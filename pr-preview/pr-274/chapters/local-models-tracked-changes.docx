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Local Models and Offline Agents</w:t>
      </w:r>
    </w:p>
    <w:p>
      <w:pPr>
        <w:pStyle w:val="Date"/>
      </w:pPr>
      <w:del w:id="1" w:author="PR Preview" w:date="2026-01-01T00:00:00Z">
        <w:r>
          <w:delText xml:space="preserve">Last modified: 2026-10-08 18:32:17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12:21:20 (PDT)</w:t>
        </w:r>
      </w:ins>
    </w:p>
    <w:p>
      <w:pPr>
        <w:pStyle w:val="FirstParagraph"/>
      </w:pPr>
      <w:r>
        <w:t xml:space="preserve">Cloud model providers offer state-of-the-art capability,</w:t>
      </w:r>
      <w:r>
        <w:t xml:space="preserve"> </w:t>
      </w:r>
      <w:r>
        <w:t xml:space="preserve">but privacy constraints, HIPAA data handling, air-gapped environments,</w:t>
      </w:r>
      <w:r>
        <w:t xml:space="preserve"> </w:t>
      </w:r>
      <w:r>
        <w:t xml:space="preserve">and cost considerations often require running models locally or offline.</w:t>
      </w:r>
      <w:r>
        <w:t xml:space="preserve"> </w:t>
      </w:r>
      <w:r>
        <w:t xml:space="preserve">This chapter covers running coding agents without outside network calls,</w:t>
      </w:r>
      <w:r>
        <w:t xml:space="preserve"> </w:t>
      </w:r>
      <w:r>
        <w:t xml:space="preserve">connecting open harnesses to local Ollama and OpenRouter endpoints,</w:t>
      </w:r>
      <w:r>
        <w:t xml:space="preserve"> </w:t>
      </w:r>
      <w:r>
        <w:t xml:space="preserve">steering Claude Code with non-Anthropic models,</w:t>
      </w:r>
      <w:r>
        <w:t xml:space="preserve"> </w:t>
      </w:r>
      <w:r>
        <w:t xml:space="preserve">and evaluating small local models for autonomous coding loops.</w:t>
      </w:r>
    </w:p>
    <w:bookmarkStart w:id="61" w:name="sec-ai-offline"/>
    <w:p>
      <w:pPr>
        <w:pStyle w:val="Heading1"/>
      </w:pPr>
      <w:r>
        <w:t xml:space="preserve">1. Running Coding Agents Offline</w:t>
      </w:r>
    </w:p>
    <w:p>
      <w:pPr>
        <w:pStyle w:val="FirstParagraph"/>
      </w:pPr>
      <w:r>
        <w:t xml:space="preserve">Some environments restrict or prohibit internet access—high-performance computing (HPC) clusters,</w:t>
      </w:r>
      <w:r>
        <w:t xml:space="preserve"> </w:t>
      </w:r>
      <w:r>
        <w:t xml:space="preserve">hospital networks,</w:t>
      </w:r>
      <w:r>
        <w:t xml:space="preserve"> </w:t>
      </w:r>
      <w:r>
        <w:t xml:space="preserve">or air-gapped research servers may block connections to cloud AI providers.</w:t>
      </w:r>
      <w:r>
        <w:t xml:space="preserve"> </w:t>
      </w:r>
      <w:r>
        <w:t xml:space="preserve">Running a local AI model lets you use coding assistance in these settings</w:t>
      </w:r>
      <w:r>
        <w:t xml:space="preserve"> </w:t>
      </w:r>
      <w:r>
        <w:t xml:space="preserve">without sending code to external servers,</w:t>
      </w:r>
      <w:r>
        <w:t xml:space="preserve"> </w:t>
      </w:r>
      <w:r>
        <w:t xml:space="preserve">which also addresses data-privacy concerns</w:t>
      </w:r>
      <w:r>
        <w:t xml:space="preserve"> </w:t>
      </w:r>
      <w:r>
        <w:t xml:space="preserve">when working with sensitive or confidential data.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Trade-offs of Local vs. Cloud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Local models work best with a GPU (roughly 8 GB VRAM or more for smaller models);</w:t>
            </w:r>
            <w:r>
              <w:t xml:space="preserve"> </w:t>
            </w:r>
            <w:r>
              <w:t xml:space="preserve">CPU-only inference is possible but significantly slower,</w:t>
            </w:r>
            <w:r>
              <w:t xml:space="preserve"> </w:t>
            </w:r>
            <w:r>
              <w:t xml:space="preserve">and hardware needs vary with model size and quantization.</w:t>
            </w:r>
            <w:r>
              <w:t xml:space="preserve"> </w:t>
            </w:r>
            <w:r>
              <w:t xml:space="preserve">They are generally less capable than frontier cloud models,</w:t>
            </w:r>
            <w:r>
              <w:t xml:space="preserve"> </w:t>
            </w:r>
            <w:r>
              <w:t xml:space="preserve">and may produce lower-quality results on complex tasks.</w:t>
            </w:r>
            <w:r>
              <w:t xml:space="preserve"> </w:t>
            </w:r>
            <w:r>
              <w:t xml:space="preserve">For routine work in fully connected environments,</w:t>
            </w:r>
            <w:r>
              <w:t xml:space="preserve"> </w:t>
            </w:r>
            <w:r>
              <w:t xml:space="preserve">cloud-based agents remain the better choice.</w:t>
            </w:r>
            <w:r>
              <w:t xml:space="preserve"> </w:t>
            </w:r>
            <w:r>
              <w:t xml:space="preserve">Use local models when network access or data-privacy policies require it.</w:t>
            </w:r>
          </w:p>
          <w:p/>
        </w:tc>
      </w:tr>
    </w:tbl>
    <w:bookmarkStart w:id="22" w:name="running-a-local-model-with-ollama"/>
    <w:p>
      <w:pPr>
        <w:pStyle w:val="Heading4"/>
      </w:pPr>
      <w:r>
        <w:t xml:space="preserve">Running a Local Model with Ollama</w:t>
      </w:r>
    </w:p>
    <w:p>
      <w:pPr>
        <w:pStyle w:val="FirstParagraph"/>
      </w:pPr>
      <w:hyperlink r:id="rId12">
        <w:r>
          <w:rPr>
            <w:rStyle w:val="Hyperlink"/>
          </w:rPr>
          <w:t xml:space="preserve">Ollama</w:t>
        </w:r>
      </w:hyperlink>
      <w:r>
        <w:t xml:space="preserve"> </w:t>
      </w:r>
      <w:r>
        <w:t xml:space="preserve">is a common way to run open-weight AI models locally.</w:t>
      </w:r>
      <w:r>
        <w:t xml:space="preserve"> </w:t>
      </w:r>
      <w:r>
        <w:t xml:space="preserve">It packages models and a simple API server into a single tool</w:t>
      </w:r>
      <w:r>
        <w:t xml:space="preserve"> </w:t>
      </w:r>
      <w:r>
        <w:t xml:space="preserve">and is available for macOS, Linux, and Windows.</w:t>
      </w:r>
    </w:p>
    <w:p>
      <w:pPr>
        <w:pStyle w:val="BodyText"/>
      </w:pPr>
      <w:r>
        <w:rPr>
          <w:b/>
          <w:bCs/>
        </w:rPr>
        <w:t xml:space="preserve">Install Ollama: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Caution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Before running any remote install script, review it first.</w:t>
            </w:r>
            <w:r>
              <w:t xml:space="preserve"> </w:t>
            </w:r>
            <w:r>
              <w:t xml:space="preserve">The real risk is piping</w:t>
            </w:r>
            <w:r>
              <w:t xml:space="preserve"> </w:t>
            </w:r>
            <w:r>
              <w:rPr>
                <w:rStyle w:val="VerbatimChar"/>
              </w:rPr>
              <w:t xml:space="preserve">curl</w:t>
            </w:r>
            <w:r>
              <w:t xml:space="preserve"> </w:t>
            </w:r>
            <w:r>
              <w:t xml:space="preserve">straight into</w:t>
            </w:r>
            <w:r>
              <w:t xml:space="preserve"> </w:t>
            </w:r>
            <w:r>
              <w:rPr>
                <w:rStyle w:val="VerbatimChar"/>
              </w:rPr>
              <w:t xml:space="preserve">sh</w:t>
            </w:r>
            <w:r>
              <w:t xml:space="preserve">/</w:t>
            </w:r>
            <w:r>
              <w:rPr>
                <w:rStyle w:val="VerbatimChar"/>
              </w:rPr>
              <w:t xml:space="preserve">bash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curl ... | sh</w:t>
            </w:r>
            <w:r>
              <w:t xml:space="preserve">),</w:t>
            </w:r>
            <w:r>
              <w:t xml:space="preserve"> </w:t>
            </w:r>
            <w:r>
              <w:t xml:space="preserve">which executes unreviewed code. Save the script, read it, then run it:</w:t>
            </w:r>
            <w:r>
              <w:t xml:space="preserve"> </w:t>
            </w:r>
            <w:r>
              <w:rPr>
                <w:rStyle w:val="VerbatimChar"/>
              </w:rPr>
              <w:t xml:space="preserve">curl -fsSL https://ollama.com/install.sh -o install.sh &amp;&amp; less install.sh</w:t>
            </w:r>
            <w:r>
              <w:t xml:space="preserve"> </w:t>
            </w:r>
            <w:r>
              <w:t xml:space="preserve">(paging the saved file rather than piping</w:t>
            </w:r>
            <w:r>
              <w:t xml:space="preserve"> </w:t>
            </w:r>
            <w:r>
              <w:rPr>
                <w:rStyle w:val="VerbatimChar"/>
              </w:rPr>
              <w:t xml:space="preserve">curl</w:t>
            </w:r>
            <w:r>
              <w:t xml:space="preserve"> </w:t>
            </w:r>
            <w:r>
              <w:t xml:space="preserve">into</w:t>
            </w:r>
            <w:r>
              <w:t xml:space="preserve"> </w:t>
            </w:r>
            <w:r>
              <w:rPr>
                <w:rStyle w:val="VerbatimChar"/>
              </w:rPr>
              <w:t xml:space="preserve">less</w:t>
            </w:r>
            <w:r>
              <w:t xml:space="preserve">, which can</w:t>
            </w:r>
            <w:r>
              <w:t xml:space="preserve"> </w:t>
            </w:r>
            <w:r>
              <w:t xml:space="preserve">behave oddly in some terminal emulators).</w:t>
            </w:r>
            <w:r>
              <w:t xml:space="preserve"> </w:t>
            </w:r>
            <w:r>
              <w:t xml:space="preserve">Alternatively, use your system package manager (e.g.,</w:t>
            </w:r>
            <w:r>
              <w:t xml:space="preserve"> </w:t>
            </w:r>
            <w:r>
              <w:rPr>
                <w:rStyle w:val="VerbatimChar"/>
              </w:rPr>
              <w:t xml:space="preserve">brew install ollama</w:t>
            </w:r>
            <w:r>
              <w:t xml:space="preserve"> </w:t>
            </w:r>
            <w:r>
              <w:t xml:space="preserve">on macOS)</w:t>
            </w:r>
            <w:r>
              <w:t xml:space="preserve"> </w:t>
            </w:r>
            <w:r>
              <w:t xml:space="preserve">or follow the manual installation steps on the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Ollama releases page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p>
      <w:pPr>
        <w:pStyle w:val="SourceCode"/>
      </w:pPr>
      <w:r>
        <w:rPr>
          <w:rStyle w:val="CommentTok"/>
        </w:rPr>
        <w:t xml:space="preserve"># macOS / Linux: download, review, then run (do not chain these into one command)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https://ollama.com/install.sh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install.sh</w:t>
      </w:r>
      <w:r>
        <w:br/>
      </w:r>
      <w:r>
        <w:rPr>
          <w:rStyle w:val="FunctionTok"/>
        </w:rPr>
        <w:t xml:space="preserve">less</w:t>
      </w:r>
      <w:r>
        <w:rPr>
          <w:rStyle w:val="NormalTok"/>
        </w:rPr>
        <w:t xml:space="preserve"> install.sh   </w:t>
      </w:r>
      <w:r>
        <w:rPr>
          <w:rStyle w:val="CommentTok"/>
        </w:rPr>
        <w:t xml:space="preserve"># review the script before running it (see caution above)</w:t>
      </w:r>
      <w:r>
        <w:br/>
      </w:r>
      <w:r>
        <w:rPr>
          <w:rStyle w:val="FunctionTok"/>
        </w:rPr>
        <w:t xml:space="preserve">sh</w:t>
      </w:r>
      <w:r>
        <w:rPr>
          <w:rStyle w:val="NormalTok"/>
        </w:rPr>
        <w:t xml:space="preserve"> install.sh</w:t>
      </w:r>
    </w:p>
    <w:p>
      <w:pPr>
        <w:pStyle w:val="FirstParagraph"/>
      </w:pPr>
      <w:r>
        <w:t xml:space="preserve">On Windows, download the installer from</w:t>
      </w:r>
      <w:r>
        <w:t xml:space="preserve"> </w:t>
      </w:r>
      <w:hyperlink r:id="rId17">
        <w:r>
          <w:rPr>
            <w:rStyle w:val="Hyperlink"/>
          </w:rPr>
          <w:t xml:space="preserve">https://ollama.com/download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Pull a code-focused model:</w:t>
      </w:r>
    </w:p>
    <w:p>
      <w:pPr>
        <w:pStyle w:val="SourceCode"/>
      </w:pPr>
      <w:r>
        <w:rPr>
          <w:rStyle w:val="CommentTok"/>
        </w:rPr>
        <w:t xml:space="preserve"># Smaller, faster; works on most machines with a modern GPU or Apple Silicon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pull qwen2.5-coder:7b</w:t>
      </w:r>
      <w:r>
        <w:br/>
      </w:r>
      <w:r>
        <w:br/>
      </w:r>
      <w:r>
        <w:rPr>
          <w:rStyle w:val="CommentTok"/>
        </w:rPr>
        <w:t xml:space="preserve"># More capable; larger memory footprint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pull qwen2.5-coder:32b</w:t>
      </w:r>
      <w:r>
        <w:br/>
      </w:r>
      <w:r>
        <w:br/>
      </w:r>
      <w:r>
        <w:rPr>
          <w:rStyle w:val="CommentTok"/>
        </w:rPr>
        <w:t xml:space="preserve"># Alternatively, a general-purpose model (70B variant; needs a high-memory GPU)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pull llama3.3</w:t>
      </w:r>
    </w:p>
    <w:p>
      <w:pPr>
        <w:pStyle w:val="FirstParagraph"/>
      </w:pPr>
      <w:r>
        <w:t xml:space="preserve">The VRAM each model needs depends on its size and quantization and changes as</w:t>
      </w:r>
      <w:r>
        <w:t xml:space="preserve"> </w:t>
      </w:r>
      <w:r>
        <w:t xml:space="preserve">models are re-quantized—check the</w:t>
      </w:r>
      <w:r>
        <w:t xml:space="preserve"> </w:t>
      </w:r>
      <w:hyperlink r:id="rId18">
        <w:r>
          <w:rPr>
            <w:rStyle w:val="Hyperlink"/>
          </w:rPr>
          <w:t xml:space="preserve">Ollama model library</w:t>
        </w:r>
      </w:hyperlink>
      <w:r>
        <w:t xml:space="preserve"> </w:t>
      </w:r>
      <w:r>
        <w:t xml:space="preserve">for current requirements. As a rough guide, smaller (7B) models run on consumer</w:t>
      </w:r>
      <w:r>
        <w:t xml:space="preserve"> </w:t>
      </w:r>
      <w:r>
        <w:t xml:space="preserve">GPUs with around 8 GB of VRAM, while larger (32B and 70B) models need</w:t>
      </w:r>
      <w:r>
        <w:t xml:space="preserve"> </w:t>
      </w:r>
      <w:r>
        <w:t xml:space="preserve">substantially more and may not fit on a single GPU.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good completion model is not necessarily a usable agent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models above are strong at</w:t>
            </w:r>
            <w:r>
              <w:t xml:space="preserve"> </w:t>
            </w:r>
            <w:r>
              <w:rPr>
                <w:i/>
                <w:iCs/>
              </w:rPr>
              <w:t xml:space="preserve">writing code</w:t>
            </w:r>
            <w:r>
              <w:t xml:space="preserve"> </w:t>
            </w:r>
            <w:r>
              <w:t xml:space="preserve">when you ask them to.</w:t>
            </w:r>
            <w:r>
              <w:t xml:space="preserve"> </w:t>
            </w:r>
            <w:r>
              <w:t xml:space="preserve">That is a different skill from</w:t>
            </w:r>
            <w:r>
              <w:t xml:space="preserve"> </w:t>
            </w:r>
            <w:r>
              <w:rPr>
                <w:b/>
                <w:bCs/>
              </w:rPr>
              <w:t xml:space="preserve">tool calling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emitting a well-formed request to read a file or run a command,</w:t>
            </w:r>
            <w:r>
              <w:t xml:space="preserve"> </w:t>
            </w:r>
            <w:r>
              <w:t xml:space="preserve">and then using the result.</w:t>
            </w:r>
            <w:r>
              <w:t xml:space="preserve"> </w:t>
            </w:r>
            <w:r>
              <w:t xml:space="preserve">Inline completion and chat need only the first.</w:t>
            </w:r>
            <w:r>
              <w:t xml:space="preserve"> </w:t>
            </w:r>
            <w:r>
              <w:t xml:space="preserve">Anything autonomous needs the second,</w:t>
            </w:r>
            <w:r>
              <w:t xml:space="preserve"> </w:t>
            </w:r>
            <w:r>
              <w:t xml:space="preserve">because an agent that cannot call a tool cannot read your repository at all.</w:t>
            </w:r>
          </w:p>
          <w:p>
            <w:pPr>
              <w:pStyle w:val="BodyText"/>
            </w:pPr>
            <w:r>
              <w:t xml:space="preserve">The two come apart in practice,</w:t>
            </w:r>
            <w:r>
              <w:t xml:space="preserve"> </w:t>
            </w:r>
            <w:r>
              <w:t xml:space="preserve">and the failure is subtler than a model simply refusing.</w:t>
            </w:r>
            <w:r>
              <w:t xml:space="preserve"> </w:t>
            </w:r>
            <w:r>
              <w:t xml:space="preserve">Tested against a single-function tool schema on a 24 GB M2,</w:t>
            </w:r>
            <w:r>
              <w:t xml:space="preserve"> </w:t>
            </w:r>
            <w:r>
              <w:rPr>
                <w:rStyle w:val="VerbatimChar"/>
              </w:rPr>
              <w:t xml:space="preserve">qwen2.5-coder:14b</w:t>
            </w:r>
            <w:r>
              <w:t xml:space="preserve"> </w:t>
            </w:r>
            <w:r>
              <w:t xml:space="preserve">returned</w:t>
            </w:r>
            <w:r>
              <w:t xml:space="preserve"> </w:t>
            </w:r>
            <w:r>
              <w:rPr>
                <w:rStyle w:val="VerbatimChar"/>
              </w:rPr>
              <w:t xml:space="preserve">finish_reason: stop</w:t>
            </w:r>
            <w:r>
              <w:t xml:space="preserve"> </w:t>
            </w:r>
            <w:r>
              <w:t xml:space="preserve">with an empty</w:t>
            </w:r>
            <w:r>
              <w:t xml:space="preserve"> </w:t>
            </w:r>
            <w:r>
              <w:rPr>
                <w:rStyle w:val="VerbatimChar"/>
              </w:rPr>
              <w:t xml:space="preserve">tool_calls</w:t>
            </w:r>
            <w:r>
              <w:t xml:space="preserve"> </w:t>
            </w:r>
            <w:r>
              <w:t xml:space="preserve">field on four attempts out of four.</w:t>
            </w:r>
            <w:r>
              <w:t xml:space="preserve"> </w:t>
            </w:r>
            <w:r>
              <w:t xml:space="preserve">It had not ignored the request:</w:t>
            </w:r>
            <w:r>
              <w:t xml:space="preserve"> </w:t>
            </w:r>
            <w:r>
              <w:t xml:space="preserve">it wrote a correct tool call as ordinary prose in the</w:t>
            </w:r>
            <w:r>
              <w:t xml:space="preserve"> </w:t>
            </w:r>
            <w:r>
              <w:rPr>
                <w:rStyle w:val="VerbatimChar"/>
              </w:rPr>
              <w:t xml:space="preserve">content</w:t>
            </w:r>
            <w:r>
              <w:t xml:space="preserve"> </w:t>
            </w:r>
            <w:r>
              <w:t xml:space="preserve">field,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{</w:t>
            </w:r>
            <w:r>
              <w:rPr>
                <w:rStyle w:val="DataTypeTok"/>
              </w:rPr>
              <w:t xml:space="preserve">"name"</w:t>
            </w:r>
            <w:r>
              <w:rPr>
                <w:rStyle w:val="FunctionTok"/>
              </w:rPr>
              <w:t xml:space="preserve">: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"read_file"</w:t>
            </w:r>
            <w:r>
              <w:rPr>
                <w:rStyle w:val="FunctionTok"/>
              </w:rPr>
              <w:t xml:space="preserve">,</w:t>
            </w:r>
            <w:r>
              <w:rPr>
                <w:rStyle w:val="NormalTok"/>
              </w:rPr>
              <w:t xml:space="preserve"> </w:t>
            </w:r>
            <w:r>
              <w:rPr>
                <w:rStyle w:val="DataTypeTok"/>
              </w:rPr>
              <w:t xml:space="preserve">"arguments"</w:t>
            </w:r>
            <w:r>
              <w:rPr>
                <w:rStyle w:val="FunctionTok"/>
              </w:rPr>
              <w:t xml:space="preserve">: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{</w:t>
            </w:r>
            <w:r>
              <w:rPr>
                <w:rStyle w:val="DataTypeTok"/>
              </w:rPr>
              <w:t xml:space="preserve">"path"</w:t>
            </w:r>
            <w:r>
              <w:rPr>
                <w:rStyle w:val="FunctionTok"/>
              </w:rPr>
              <w:t xml:space="preserve">: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"src/main.py"</w:t>
            </w:r>
            <w:r>
              <w:rPr>
                <w:rStyle w:val="FunctionTok"/>
              </w:rPr>
              <w:t xml:space="preserve">}}</w:t>
            </w:r>
          </w:p>
          <w:p>
            <w:pPr>
              <w:pStyle w:val="FirstParagraph"/>
            </w:pPr>
            <w:r>
              <w:t xml:space="preserve">which is the right JSON in the wrong place.</w:t>
            </w:r>
            <w:r>
              <w:t xml:space="preserve"> </w:t>
            </w:r>
            <w:r>
              <w:t xml:space="preserve">A harness looks for</w:t>
            </w:r>
            <w:r>
              <w:t xml:space="preserve"> </w:t>
            </w:r>
            <w:r>
              <w:rPr>
                <w:rStyle w:val="VerbatimChar"/>
              </w:rPr>
              <w:t xml:space="preserve">tool_calls</w:t>
            </w:r>
            <w:r>
              <w:t xml:space="preserve">,</w:t>
            </w:r>
            <w:r>
              <w:t xml:space="preserve"> </w:t>
            </w:r>
            <w:r>
              <w:t xml:space="preserve">finds nothing,</w:t>
            </w:r>
            <w:r>
              <w:t xml:space="preserve"> </w:t>
            </w:r>
            <w:r>
              <w:t xml:space="preserve">and treats the turn as a plain reply,</w:t>
            </w:r>
            <w:r>
              <w:t xml:space="preserve"> </w:t>
            </w:r>
            <w:r>
              <w:t xml:space="preserve">so the tool never runs.</w:t>
            </w:r>
            <w:r>
              <w:t xml:space="preserve"> </w:t>
            </w:r>
            <w:r>
              <w:rPr>
                <w:rStyle w:val="VerbatimChar"/>
              </w:rPr>
              <w:t xml:space="preserve">granite4:7b-a1b-h</w:t>
            </w:r>
            <w:r>
              <w:t xml:space="preserve">,</w:t>
            </w:r>
            <w:r>
              <w:t xml:space="preserve"> </w:t>
            </w:r>
            <w:r>
              <w:t xml:space="preserve">at half the parameter count,</w:t>
            </w:r>
            <w:r>
              <w:t xml:space="preserve"> </w:t>
            </w:r>
            <w:r>
              <w:t xml:space="preserve">returned a well-formed call in the</w:t>
            </w:r>
            <w:r>
              <w:t xml:space="preserve"> </w:t>
            </w:r>
            <w:r>
              <w:rPr>
                <w:rStyle w:val="VerbatimChar"/>
              </w:rPr>
              <w:t xml:space="preserve">tool_calls</w:t>
            </w:r>
            <w:r>
              <w:t xml:space="preserve"> </w:t>
            </w:r>
            <w:r>
              <w:t xml:space="preserve">field three times out of three</w:t>
            </w:r>
            <w:r>
              <w:t xml:space="preserve"> </w:t>
            </w:r>
            <w:r>
              <w:t xml:space="preserve">and completed a full multi-turn round trip.</w:t>
            </w:r>
          </w:p>
          <w:p>
            <w:pPr>
              <w:pStyle w:val="BodyText"/>
            </w:pPr>
            <w:r>
              <w:t xml:space="preserve">An advertised</w:t>
            </w:r>
            <w:r>
              <w:t xml:space="preserve"> </w:t>
            </w:r>
            <w:r>
              <w:rPr>
                <w:rStyle w:val="VerbatimChar"/>
              </w:rPr>
              <w:t xml:space="preserve">tools</w:t>
            </w:r>
            <w:r>
              <w:t xml:space="preserve"> </w:t>
            </w:r>
            <w:r>
              <w:t xml:space="preserve">capability is necessary but not sufficient,</w:t>
            </w:r>
            <w:r>
              <w:t xml:space="preserve"> </w:t>
            </w:r>
            <w:r>
              <w:t xml:space="preserve">so do not settle the question with</w:t>
            </w:r>
            <w:r>
              <w:t xml:space="preserve"> </w:t>
            </w:r>
            <w:r>
              <w:rPr>
                <w:rStyle w:val="VerbatimChar"/>
              </w:rPr>
              <w:t xml:space="preserve">ollama show</w:t>
            </w:r>
            <w:r>
              <w:t xml:space="preserve">.</w:t>
            </w:r>
            <w:r>
              <w:t xml:space="preserve"> </w:t>
            </w:r>
            <w:r>
              <w:t xml:space="preserve">On the same machine</w:t>
            </w:r>
            <w:r>
              <w:t xml:space="preserve"> </w:t>
            </w:r>
            <w:r>
              <w:rPr>
                <w:rStyle w:val="VerbatimChar"/>
              </w:rPr>
              <w:t xml:space="preserve">qwen2.5-coder:14b</w:t>
            </w:r>
            <w:r>
              <w:t xml:space="preserve"> </w:t>
            </w:r>
            <w:r>
              <w:t xml:space="preserve">lists</w:t>
            </w:r>
            <w:r>
              <w:t xml:space="preserve"> </w:t>
            </w:r>
            <w:r>
              <w:rPr>
                <w:rStyle w:val="VerbatimChar"/>
              </w:rPr>
              <w:t xml:space="preserve">tools</w:t>
            </w:r>
            <w:r>
              <w:t xml:space="preserve"> </w:t>
            </w:r>
            <w:r>
              <w:t xml:space="preserve">among its capabilities</w:t>
            </w:r>
            <w:r>
              <w:t xml:space="preserve"> </w:t>
            </w:r>
            <w:r>
              <w:t xml:space="preserve">and still cannot be driven by a harness,</w:t>
            </w:r>
            <w:r>
              <w:t xml:space="preserve"> </w:t>
            </w:r>
            <w:r>
              <w:t xml:space="preserve">for the reason above.</w:t>
            </w:r>
            <w:r>
              <w:t xml:space="preserve"> </w:t>
            </w:r>
            <w:r>
              <w:t xml:space="preserve">Test it yourself with one request before building a loop on it:</w:t>
            </w:r>
          </w:p>
          <w:p>
            <w:pPr>
              <w:pStyle w:val="SourceCode"/>
            </w:pPr>
            <w:r>
              <w:rPr>
                <w:rStyle w:val="VariableTok"/>
              </w:rPr>
              <w:t xml:space="preserve">RESP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$(</w:t>
            </w:r>
            <w:r>
              <w:rPr>
                <w:rStyle w:val="ExtensionTok"/>
              </w:rPr>
              <w:t xml:space="preserve">curl</w:t>
            </w:r>
            <w:r>
              <w:rPr>
                <w:rStyle w:val="NormalTok"/>
              </w:rPr>
              <w:t xml:space="preserve"> </w:t>
            </w:r>
            <w:r>
              <w:rPr>
                <w:rStyle w:val="AttributeTok"/>
              </w:rPr>
              <w:t xml:space="preserve">-s</w:t>
            </w:r>
            <w:r>
              <w:rPr>
                <w:rStyle w:val="NormalTok"/>
              </w:rPr>
              <w:t xml:space="preserve"> </w:t>
            </w:r>
            <w:r>
              <w:rPr>
                <w:rStyle w:val="AttributeTok"/>
              </w:rPr>
              <w:t xml:space="preserve">-w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'\n%{http_code}'</w:t>
            </w:r>
            <w:r>
              <w:rPr>
                <w:rStyle w:val="NormalTok"/>
              </w:rPr>
              <w:t xml:space="preserve"> </w:t>
            </w:r>
            <w:r>
              <w:rPr>
                <w:rStyle w:val="DataTypeTok"/>
              </w:rPr>
              <w:t xml:space="preserve">\</w:t>
            </w:r>
            <w:r>
              <w:br/>
            </w:r>
            <w:r>
              <w:rPr>
                <w:rStyle w:val="NormalTok"/>
              </w:rPr>
              <w:t xml:space="preserve">  http://localhost:11434/v1/chat/completions </w:t>
            </w:r>
            <w:r>
              <w:rPr>
                <w:rStyle w:val="AttributeTok"/>
              </w:rPr>
              <w:t xml:space="preserve">-H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'content-type: application/json'</w:t>
            </w:r>
            <w:r>
              <w:rPr>
                <w:rStyle w:val="NormalTok"/>
              </w:rPr>
              <w:t xml:space="preserve"> </w:t>
            </w:r>
            <w:r>
              <w:rPr>
                <w:rStyle w:val="AttributeTok"/>
              </w:rPr>
              <w:t xml:space="preserve">-d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'{</w:t>
            </w:r>
            <w:r>
              <w:br/>
            </w:r>
            <w:r>
              <w:rPr>
                <w:rStyle w:val="StringTok"/>
              </w:rPr>
              <w:t xml:space="preserve">  "model": "granite4:7b-a1b-h", "stream": false,</w:t>
            </w:r>
            <w:r>
              <w:br/>
            </w:r>
            <w:r>
              <w:rPr>
                <w:rStyle w:val="StringTok"/>
              </w:rPr>
              <w:t xml:space="preserve">  "messages": [{"role": "user", "content": "What is in src/main.py? Use the tool."}],</w:t>
            </w:r>
            <w:r>
              <w:br/>
            </w:r>
            <w:r>
              <w:rPr>
                <w:rStyle w:val="StringTok"/>
              </w:rPr>
              <w:t xml:space="preserve">  "tools": [{"type": "function", "function": {"name": "read_file",</w:t>
            </w:r>
            <w:r>
              <w:br/>
            </w:r>
            <w:r>
              <w:rPr>
                <w:rStyle w:val="StringTok"/>
              </w:rPr>
              <w:t xml:space="preserve">    "parameters": {"type": "object", "properties": {"path": {"type": "string"}},</w:t>
            </w:r>
            <w:r>
              <w:br/>
            </w:r>
            <w:r>
              <w:rPr>
                <w:rStyle w:val="StringTok"/>
              </w:rPr>
              <w:t xml:space="preserve">    "required": ["path"]}}}]}'</w:t>
            </w:r>
            <w:r>
              <w:rPr>
                <w:rStyle w:val="Variable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VariableTok"/>
              </w:rPr>
              <w:t xml:space="preserve">CODE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$(</w:t>
            </w:r>
            <w:r>
              <w:rPr>
                <w:rStyle w:val="BuiltInTok"/>
              </w:rPr>
              <w:t xml:space="preserve">printf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'%s'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</w:t>
            </w:r>
            <w:r>
              <w:rPr>
                <w:rStyle w:val="VariableTok"/>
              </w:rPr>
              <w:t xml:space="preserve">$RESP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 xml:space="preserve">|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tail</w:t>
            </w:r>
            <w:r>
              <w:rPr>
                <w:rStyle w:val="NormalTok"/>
              </w:rPr>
              <w:t xml:space="preserve"> </w:t>
            </w:r>
            <w:r>
              <w:rPr>
                <w:rStyle w:val="AttributeTok"/>
              </w:rPr>
              <w:t xml:space="preserve">-1</w:t>
            </w:r>
            <w:r>
              <w:rPr>
                <w:rStyle w:val="VariableTok"/>
              </w:rPr>
              <w:t xml:space="preserve">)</w:t>
            </w:r>
            <w:r>
              <w:br/>
            </w:r>
            <w:r>
              <w:rPr>
                <w:rStyle w:val="VariableTok"/>
              </w:rPr>
              <w:t xml:space="preserve">BODY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$(</w:t>
            </w:r>
            <w:r>
              <w:rPr>
                <w:rStyle w:val="BuiltInTok"/>
              </w:rPr>
              <w:t xml:space="preserve">printf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'%s'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</w:t>
            </w:r>
            <w:r>
              <w:rPr>
                <w:rStyle w:val="VariableTok"/>
              </w:rPr>
              <w:t xml:space="preserve">$RESP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 xml:space="preserve">|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sed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'$d'</w:t>
            </w:r>
            <w:r>
              <w:rPr>
                <w:rStyle w:val="Variable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[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</w:t>
            </w:r>
            <w:r>
              <w:rPr>
                <w:rStyle w:val="VariableTok"/>
              </w:rPr>
              <w:t xml:space="preserve">$CODE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!=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"200"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]</w:t>
            </w:r>
            <w:r>
              <w:rPr>
                <w:rStyle w:val="KeywordTok"/>
              </w:rPr>
              <w:t xml:space="preserve">;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then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BuiltInTok"/>
              </w:rPr>
              <w:t xml:space="preserve">echo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"request failed (HTTP </w:t>
            </w:r>
            <w:r>
              <w:rPr>
                <w:rStyle w:val="VariableTok"/>
              </w:rPr>
              <w:t xml:space="preserve">$CODE</w:t>
            </w:r>
            <w:r>
              <w:rPr>
                <w:rStyle w:val="StringTok"/>
              </w:rPr>
              <w:t xml:space="preserve">): </w:t>
            </w:r>
            <w:r>
              <w:rPr>
                <w:rStyle w:val="VariableTok"/>
              </w:rPr>
              <w:t xml:space="preserve">$BODY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        </w:t>
            </w:r>
            <w:r>
              <w:rPr>
                <w:rStyle w:val="CommentTok"/>
              </w:rPr>
              <w:t xml:space="preserve"># bad tag, tools unsupported, server down</w:t>
            </w:r>
            <w:r>
              <w:br/>
            </w:r>
            <w:r>
              <w:rPr>
                <w:rStyle w:val="ControlFlowTok"/>
              </w:rPr>
              <w:t xml:space="preserve">elif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printf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'%s'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</w:t>
            </w:r>
            <w:r>
              <w:rPr>
                <w:rStyle w:val="VariableTok"/>
              </w:rPr>
              <w:t xml:space="preserve">$BODY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 xml:space="preserve">|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grep</w:t>
            </w:r>
            <w:r>
              <w:rPr>
                <w:rStyle w:val="NormalTok"/>
              </w:rPr>
              <w:t xml:space="preserve"> </w:t>
            </w:r>
            <w:r>
              <w:rPr>
                <w:rStyle w:val="AttributeTok"/>
              </w:rPr>
              <w:t xml:space="preserve">-q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'"tool_calls"'</w:t>
            </w:r>
            <w:r>
              <w:rPr>
                <w:rStyle w:val="KeywordTok"/>
              </w:rPr>
              <w:t xml:space="preserve">;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then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BuiltInTok"/>
              </w:rPr>
              <w:t xml:space="preserve">echo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"usable as an agent"</w:t>
            </w:r>
            <w:r>
              <w:br/>
            </w:r>
            <w:r>
              <w:rPr>
                <w:rStyle w:val="ControlFlowTok"/>
              </w:rPr>
              <w:t xml:space="preserve">else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BuiltInTok"/>
              </w:rPr>
              <w:t xml:space="preserve">echo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 tool call; completion model only"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BuiltInTok"/>
              </w:rPr>
              <w:t xml:space="preserve">printf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'%s'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</w:t>
            </w:r>
            <w:r>
              <w:rPr>
                <w:rStyle w:val="VariableTok"/>
              </w:rPr>
              <w:t xml:space="preserve">$BODY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 xml:space="preserve">|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grep</w:t>
            </w:r>
            <w:r>
              <w:rPr>
                <w:rStyle w:val="NormalTok"/>
              </w:rPr>
              <w:t xml:space="preserve"> </w:t>
            </w:r>
            <w:r>
              <w:rPr>
                <w:rStyle w:val="AttributeTok"/>
              </w:rPr>
              <w:t xml:space="preserve">-o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'"content":"[^"]*"'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 xml:space="preserve">|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 </w:t>
            </w:r>
            <w:r>
              <w:rPr>
                <w:rStyle w:val="AttributeTok"/>
              </w:rPr>
              <w:t xml:space="preserve">-c</w:t>
            </w:r>
            <w:r>
              <w:rPr>
                <w:rStyle w:val="NormalTok"/>
              </w:rPr>
              <w:t xml:space="preserve"> 200</w:t>
            </w:r>
            <w:r>
              <w:br/>
            </w:r>
            <w:r>
              <w:rPr>
                <w:rStyle w:val="ControlFlowTok"/>
              </w:rPr>
              <w:t xml:space="preserve">fi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Check the status code separately from the result.</w:t>
            </w:r>
            <w:r>
              <w:t xml:space="preserve"> </w:t>
            </w:r>
            <w:r>
              <w:t xml:space="preserve">A request that simply errored —</w:t>
            </w:r>
            <w:r>
              <w:t xml:space="preserve"> </w:t>
            </w:r>
            <w:r>
              <w:t xml:space="preserve">a mistyped tag,</w:t>
            </w:r>
            <w:r>
              <w:t xml:space="preserve"> </w:t>
            </w:r>
            <w:r>
              <w:t xml:space="preserve">a model the server rejects for tool use,</w:t>
            </w:r>
            <w:r>
              <w:t xml:space="preserve"> </w:t>
            </w:r>
            <w:r>
              <w:t xml:space="preserve">a server that is not running —</w:t>
            </w:r>
            <w:r>
              <w:t xml:space="preserve"> </w:t>
            </w:r>
            <w:r>
              <w:t xml:space="preserve">produces the same silence as a model that declined to call the tool,</w:t>
            </w:r>
            <w:r>
              <w:t xml:space="preserve"> </w:t>
            </w:r>
            <w:r>
              <w:t xml:space="preserve">and only one of those is a fact about the model.</w:t>
            </w:r>
            <w:r>
              <w:t xml:space="preserve"> </w:t>
            </w:r>
            <w:r>
              <w:t xml:space="preserve">Printing the</w:t>
            </w:r>
            <w:r>
              <w:t xml:space="preserve"> </w:t>
            </w:r>
            <w:r>
              <w:rPr>
                <w:rStyle w:val="VerbatimChar"/>
              </w:rPr>
              <w:t xml:space="preserve">content</w:t>
            </w:r>
            <w:r>
              <w:t xml:space="preserve"> </w:t>
            </w:r>
            <w:r>
              <w:t xml:space="preserve">field on the no-call branch is what distinguishes</w:t>
            </w:r>
            <w:r>
              <w:t xml:space="preserve"> </w:t>
            </w:r>
            <w:r>
              <w:t xml:space="preserve">a model that ignored the tools</w:t>
            </w:r>
            <w:r>
              <w:t xml:space="preserve"> </w:t>
            </w:r>
            <w:r>
              <w:t xml:space="preserve">from one that described the call in prose instead of emitting it,</w:t>
            </w:r>
            <w:r>
              <w:t xml:space="preserve"> </w:t>
            </w:r>
            <w:r>
              <w:t xml:space="preserve">which is the</w:t>
            </w:r>
            <w:r>
              <w:t xml:space="preserve"> </w:t>
            </w:r>
            <w:r>
              <w:rPr>
                <w:rStyle w:val="VerbatimChar"/>
              </w:rPr>
              <w:t xml:space="preserve">qwen2.5-coder</w:t>
            </w:r>
            <w:r>
              <w:t xml:space="preserve"> </w:t>
            </w:r>
            <w:r>
              <w:t xml:space="preserve">case above.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Start the Ollama server:</w:t>
      </w:r>
    </w:p>
    <w:p>
      <w:pPr>
        <w:pStyle w:val="SourceCode"/>
      </w:pPr>
      <w:r>
        <w:rPr>
          <w:rStyle w:val="ExtensionTok"/>
        </w:rPr>
        <w:t xml:space="preserve">ollama</w:t>
      </w:r>
      <w:r>
        <w:rPr>
          <w:rStyle w:val="NormalTok"/>
        </w:rPr>
        <w:t xml:space="preserve"> serve</w:t>
      </w:r>
    </w:p>
    <w:p>
      <w:pPr>
        <w:pStyle w:val="FirstParagraph"/>
      </w:pPr>
      <w:r>
        <w:t xml:space="preserve">By default the server listens at</w:t>
      </w:r>
      <w:r>
        <w:t xml:space="preserve"> </w:t>
      </w:r>
      <w:r>
        <w:rPr>
          <w:rStyle w:val="VerbatimChar"/>
        </w:rPr>
        <w:t xml:space="preserve">http://localhost:11434</w:t>
      </w:r>
      <w:r>
        <w:t xml:space="preserve">.</w:t>
      </w:r>
    </w:p>
    <w:bookmarkEnd w:id="22"/>
    <w:bookmarkStart w:id="25" w:name="connecting-positron-assistant-to-ollama"/>
    <w:p>
      <w:pPr>
        <w:pStyle w:val="Heading4"/>
      </w:pPr>
      <w:r>
        <w:t xml:space="preserve">Connecting Positron Assistant to Ollama</w:t>
      </w:r>
    </w:p>
    <w:p>
      <w:pPr>
        <w:pStyle w:val="FirstParagraph"/>
      </w:pPr>
      <w:hyperlink r:id="rId23">
        <w:r>
          <w:rPr>
            <w:rStyle w:val="Hyperlink"/>
          </w:rPr>
          <w:t xml:space="preserve">Positron</w:t>
        </w:r>
      </w:hyperlink>
      <w:r>
        <w:t xml:space="preserve"> </w:t>
      </w:r>
      <w:r>
        <w:t xml:space="preserve">supports Ollama natively through the</w:t>
      </w:r>
      <w:r>
        <w:t xml:space="preserve"> </w:t>
      </w:r>
      <w:hyperlink r:id="rId24">
        <w:r>
          <w:rPr>
            <w:rStyle w:val="Hyperlink"/>
          </w:rPr>
          <w:t xml:space="preserve">OpenAI-compatible API endpoint</w:t>
        </w:r>
      </w:hyperlink>
      <w:r>
        <w:t xml:space="preserve"> </w:t>
      </w:r>
      <w:r>
        <w:t xml:space="preserve">that Ollama exposes.</w:t>
      </w:r>
    </w:p>
    <w:p>
      <w:pPr>
        <w:pStyle w:val="Compact"/>
        <w:numPr>
          <w:ilvl w:val="0"/>
          <w:numId w:val="1001"/>
        </w:numPr>
      </w:pPr>
      <w:r>
        <w:t xml:space="preserve">Open the Command Palette with</w:t>
      </w:r>
      <w:r>
        <w:t xml:space="preserve"> </w:t>
      </w:r>
      <w:r>
        <w:rPr>
          <w:rStyle w:val="VerbatimChar"/>
        </w:rPr>
        <w:t xml:space="preserve">Cmd+Shift+P</w:t>
      </w:r>
      <w:r>
        <w:t xml:space="preserve"> </w:t>
      </w:r>
      <w:r>
        <w:t xml:space="preserve">(macOS) or</w:t>
      </w:r>
      <w:r>
        <w:t xml:space="preserve"> </w:t>
      </w:r>
      <w:r>
        <w:rPr>
          <w:rStyle w:val="VerbatimChar"/>
        </w:rPr>
        <w:t xml:space="preserve">Ctrl+Shift+P</w:t>
      </w:r>
      <w:r>
        <w:t xml:space="preserve"> </w:t>
      </w:r>
      <w:r>
        <w:t xml:space="preserve">(Windows/Linux).</w:t>
      </w:r>
    </w:p>
    <w:p>
      <w:pPr>
        <w:pStyle w:val="Compact"/>
        <w:numPr>
          <w:ilvl w:val="0"/>
          <w:numId w:val="1001"/>
        </w:numPr>
      </w:pPr>
      <w:r>
        <w:t xml:space="preserve">Run</w:t>
      </w:r>
      <w:r>
        <w:t xml:space="preserve"> </w:t>
      </w:r>
      <w:r>
        <w:rPr>
          <w:b/>
          <w:bCs/>
        </w:rPr>
        <w:t xml:space="preserve">Positron Assistant: Configure Language Model Providers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Ollama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Custom/OpenAI-compatible</w:t>
      </w:r>
      <w:r>
        <w:t xml:space="preserve"> </w:t>
      </w:r>
      <w:r>
        <w:t xml:space="preserve">if Ollama is not listed).</w:t>
      </w:r>
    </w:p>
    <w:p>
      <w:pPr>
        <w:pStyle w:val="Compact"/>
        <w:numPr>
          <w:ilvl w:val="0"/>
          <w:numId w:val="1001"/>
        </w:numPr>
      </w:pPr>
      <w:r>
        <w:t xml:space="preserve">Set the base URL to</w:t>
      </w:r>
      <w:r>
        <w:t xml:space="preserve"> </w:t>
      </w:r>
      <w:r>
        <w:rPr>
          <w:rStyle w:val="VerbatimChar"/>
        </w:rPr>
        <w:t xml:space="preserve">http://localhost:11434/v1</w:t>
      </w:r>
      <w:r>
        <w:t xml:space="preserve"> </w:t>
      </w:r>
      <w:r>
        <w:t xml:space="preserve">and leave the API key blank,</w:t>
      </w:r>
      <w:r>
        <w:t xml:space="preserve"> </w:t>
      </w:r>
      <w:r>
        <w:t xml:space="preserve">or, if the client rejects an empty field, enter any placeholder value such as</w:t>
      </w:r>
      <w:r>
        <w:t xml:space="preserve"> </w:t>
      </w:r>
      <w:r>
        <w:rPr>
          <w:rStyle w:val="VerbatimChar"/>
        </w:rPr>
        <w:t xml:space="preserve">ollama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Choose your model from the model list (e.g.,</w:t>
      </w:r>
      <w:r>
        <w:t xml:space="preserve"> </w:t>
      </w:r>
      <w:r>
        <w:rPr>
          <w:rStyle w:val="VerbatimChar"/>
        </w:rPr>
        <w:t xml:space="preserve">qwen2.5-coder:7b</w:t>
      </w:r>
      <w:r>
        <w:t xml:space="preserve">).</w:t>
      </w:r>
    </w:p>
    <w:p>
      <w:pPr>
        <w:pStyle w:val="FirstParagraph"/>
      </w:pPr>
      <w:r>
        <w:t xml:space="preserve">Once configured, Positron Assistant will send requests to your local Ollama server</w:t>
      </w:r>
      <w:r>
        <w:t xml:space="preserve"> </w:t>
      </w:r>
      <w:r>
        <w:t xml:space="preserve">instead of a cloud provider.</w:t>
      </w:r>
    </w:p>
    <w:bookmarkEnd w:id="25"/>
    <w:bookmarkStart w:id="27" w:name="Xdb900790d603e9eb1dbc219acfc2383290fd98a"/>
    <w:p>
      <w:pPr>
        <w:pStyle w:val="Heading4"/>
      </w:pPr>
      <w:r>
        <w:t xml:space="preserve">Connecting VS Code to Ollama via Continue</w:t>
      </w:r>
    </w:p>
    <w:p>
      <w:pPr>
        <w:pStyle w:val="FirstParagraph"/>
      </w:pPr>
      <w:hyperlink r:id="rId26">
        <w:r>
          <w:rPr>
            <w:rStyle w:val="Hyperlink"/>
          </w:rPr>
          <w:t xml:space="preserve">Continue</w:t>
        </w:r>
      </w:hyperlink>
      <w:r>
        <w:t xml:space="preserve"> </w:t>
      </w:r>
      <w:r>
        <w:t xml:space="preserve">is an open-source VS Code extension</w:t>
      </w:r>
      <w:r>
        <w:t xml:space="preserve"> </w:t>
      </w:r>
      <w:r>
        <w:t xml:space="preserve">that supports Ollama and many other local and cloud backends.</w:t>
      </w:r>
    </w:p>
    <w:p>
      <w:pPr>
        <w:pStyle w:val="Compact"/>
        <w:numPr>
          <w:ilvl w:val="0"/>
          <w:numId w:val="1002"/>
        </w:numPr>
      </w:pPr>
      <w:r>
        <w:t xml:space="preserve">Install the</w:t>
      </w:r>
      <w:r>
        <w:t xml:space="preserve"> </w:t>
      </w:r>
      <w:r>
        <w:rPr>
          <w:b/>
          <w:bCs/>
        </w:rPr>
        <w:t xml:space="preserve">Continue</w:t>
      </w:r>
      <w:r>
        <w:t xml:space="preserve"> </w:t>
      </w:r>
      <w:r>
        <w:t xml:space="preserve">extension from the VS Code marketplace.</w:t>
      </w:r>
    </w:p>
    <w:p>
      <w:pPr>
        <w:pStyle w:val="Compact"/>
        <w:numPr>
          <w:ilvl w:val="0"/>
          <w:numId w:val="1002"/>
        </w:numPr>
      </w:pPr>
      <w:r>
        <w:t xml:space="preserve">Open the Continue sidebar and click the model selector.</w:t>
      </w:r>
    </w:p>
    <w:p>
      <w:pPr>
        <w:pStyle w:val="Compact"/>
        <w:numPr>
          <w:ilvl w:val="0"/>
          <w:numId w:val="1002"/>
        </w:numPr>
      </w:pPr>
      <w:r>
        <w:t xml:space="preserve">Choose</w:t>
      </w:r>
      <w:r>
        <w:t xml:space="preserve"> </w:t>
      </w:r>
      <w:r>
        <w:rPr>
          <w:b/>
          <w:bCs/>
        </w:rPr>
        <w:t xml:space="preserve">Ollama</w:t>
      </w:r>
      <w:r>
        <w:t xml:space="preserve"> </w:t>
      </w:r>
      <w:r>
        <w:t xml:space="preserve">and select a model (Continue detects running Ollama models automatically).</w:t>
      </w:r>
    </w:p>
    <w:p>
      <w:pPr>
        <w:pStyle w:val="FirstParagraph"/>
      </w:pPr>
      <w:r>
        <w:t xml:space="preserve">Continue provides inline completions and a chat panel,</w:t>
      </w:r>
      <w:r>
        <w:t xml:space="preserve"> </w:t>
      </w:r>
      <w:r>
        <w:t xml:space="preserve">similar to GitHub Copilot,</w:t>
      </w:r>
      <w:r>
        <w:t xml:space="preserve"> </w:t>
      </w:r>
      <w:r>
        <w:t xml:space="preserve">but routed entirely to your local model.</w:t>
      </w:r>
    </w:p>
    <w:bookmarkEnd w:id="27"/>
    <w:bookmarkStart w:id="34" w:name="Xa49787af61dbef3b2520e4c56cd107733cf2925"/>
    <w:p>
      <w:pPr>
        <w:pStyle w:val="Heading4"/>
      </w:pPr>
      <w:r>
        <w:t xml:space="preserve">Running an Autonomous Coding Agent with Aider</w:t>
      </w:r>
    </w:p>
    <w:p>
      <w:pPr>
        <w:pStyle w:val="FirstParagraph"/>
      </w:pPr>
      <w:r>
        <w:t xml:space="preserve">The editor integrations above provide inline completion and chat.</w:t>
      </w:r>
      <w:r>
        <w:t xml:space="preserve"> </w:t>
      </w:r>
      <w:r>
        <w:t xml:space="preserve">For an autonomous agent that reads your files,</w:t>
      </w:r>
      <w:r>
        <w:t xml:space="preserve"> </w:t>
      </w:r>
      <w:r>
        <w:t xml:space="preserve">proposes edits across a whole repository,</w:t>
      </w:r>
      <w:r>
        <w:t xml:space="preserve"> </w:t>
      </w:r>
      <w:r>
        <w:t xml:space="preserve">and commits them to git—the local counterpart to a cloud coding agent—</w:t>
      </w:r>
      <w:hyperlink r:id="rId28">
        <w:r>
          <w:rPr>
            <w:rStyle w:val="VerbatimChar"/>
          </w:rPr>
          <w:t xml:space="preserve">aider</w:t>
        </w:r>
      </w:hyperlink>
      <w:r>
        <w:t xml:space="preserve"> </w:t>
      </w:r>
      <w:r>
        <w:t xml:space="preserve">works directly against Ollama.</w:t>
      </w:r>
    </w:p>
    <w:p>
      <w:pPr>
        <w:pStyle w:val="BodyText"/>
      </w:pPr>
      <w:r>
        <w:t xml:space="preserve">Install it in an isolated environment so its dependencies do not collide with other tools:</w:t>
      </w:r>
    </w:p>
    <w:p>
      <w:pPr>
        <w:pStyle w:val="SourceCode"/>
      </w:pPr>
      <w:r>
        <w:rPr>
          <w:rStyle w:val="CommentTok"/>
        </w:rPr>
        <w:t xml:space="preserve"># Recommended: isolated install with pipx</w:t>
      </w:r>
      <w:r>
        <w:br/>
      </w:r>
      <w:r>
        <w:rPr>
          <w:rStyle w:val="ExtensionTok"/>
        </w:rPr>
        <w:t xml:space="preserve">pipx</w:t>
      </w:r>
      <w:r>
        <w:rPr>
          <w:rStyle w:val="NormalTok"/>
        </w:rPr>
        <w:t xml:space="preserve"> install aider-chat</w:t>
      </w:r>
      <w:r>
        <w:br/>
      </w:r>
      <w:r>
        <w:br/>
      </w:r>
      <w:r>
        <w:rPr>
          <w:rStyle w:val="CommentTok"/>
        </w:rPr>
        <w:t xml:space="preserve"># Or into your user environment with pip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 install </w:t>
      </w:r>
      <w:r>
        <w:rPr>
          <w:rStyle w:val="AttributeTok"/>
        </w:rPr>
        <w:t xml:space="preserve">--user</w:t>
      </w:r>
      <w:r>
        <w:rPr>
          <w:rStyle w:val="NormalTok"/>
        </w:rPr>
        <w:t xml:space="preserve"> aider-chat</w:t>
      </w:r>
    </w:p>
    <w:p>
      <w:pPr>
        <w:pStyle w:val="FirstParagraph"/>
      </w:pPr>
      <w:r>
        <w:t xml:space="preserve">Point it at Ollama and choose a model with the</w:t>
      </w:r>
      <w:r>
        <w:t xml:space="preserve"> </w:t>
      </w:r>
      <w:r>
        <w:rPr>
          <w:rStyle w:val="VerbatimChar"/>
        </w:rPr>
        <w:t xml:space="preserve">ollama_chat/</w:t>
      </w:r>
      <w:r>
        <w:t xml:space="preserve"> </w:t>
      </w:r>
      <w:r>
        <w:t xml:space="preserve">prefix,</w:t>
      </w:r>
      <w:r>
        <w:t xml:space="preserve"> </w:t>
      </w:r>
      <w:r>
        <w:t xml:space="preserve">which gives better results in</w:t>
      </w:r>
      <w:r>
        <w:t xml:space="preserve"> </w:t>
      </w:r>
      <w:r>
        <w:rPr>
          <w:rStyle w:val="VerbatimChar"/>
        </w:rPr>
        <w:t xml:space="preserve">aider</w:t>
      </w:r>
      <w:r>
        <w:t xml:space="preserve"> </w:t>
      </w:r>
      <w:r>
        <w:t xml:space="preserve">than the plain</w:t>
      </w:r>
      <w:r>
        <w:t xml:space="preserve"> </w:t>
      </w:r>
      <w:r>
        <w:rPr>
          <w:rStyle w:val="VerbatimChar"/>
        </w:rPr>
        <w:t xml:space="preserve">ollama/</w:t>
      </w:r>
      <w:r>
        <w:t xml:space="preserve"> </w:t>
      </w:r>
      <w:r>
        <w:t xml:space="preserve">prefix: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OLLAMA_API_BASE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http://127.0.0.1:11434</w:t>
      </w:r>
      <w:r>
        <w:br/>
      </w:r>
      <w:r>
        <w:rPr>
          <w:rStyle w:val="ExtensionTok"/>
        </w:rPr>
        <w:t xml:space="preserve">aider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ollama_chat/qwen2.5-coder:7b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Raise the Ollama context window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Ollama’s default context window is small,</w:t>
            </w:r>
            <w:r>
              <w:t xml:space="preserve"> </w:t>
            </w:r>
            <w:r>
              <w:t xml:space="preserve">which silently truncates your code and makes the model look far less capable than it is.</w:t>
            </w:r>
            <w:r>
              <w:t xml:space="preserve"> </w:t>
            </w:r>
            <w:r>
              <w:t xml:space="preserve">This is the single most common mistake when pairing</w:t>
            </w:r>
            <w:r>
              <w:t xml:space="preserve"> </w:t>
            </w:r>
            <w:r>
              <w:rPr>
                <w:rStyle w:val="VerbatimChar"/>
              </w:rPr>
              <w:t xml:space="preserve">aider</w:t>
            </w:r>
            <w:r>
              <w:t xml:space="preserve"> </w:t>
            </w:r>
            <w:r>
              <w:t xml:space="preserve">with Ollama.</w:t>
            </w:r>
          </w:p>
          <w:p>
            <w:pPr>
              <w:pStyle w:val="BodyText"/>
            </w:pPr>
            <w:r>
              <w:t xml:space="preserve">The default is not a fixed number.</w:t>
            </w:r>
            <w:r>
              <w:t xml:space="preserve"> </w:t>
            </w:r>
            <w:r>
              <w:t xml:space="preserve">Ollama picks it from the memory it detects,</w:t>
            </w:r>
            <w:r>
              <w:t xml:space="preserve"> </w:t>
            </w:r>
            <w:r>
              <w:t xml:space="preserve">as its own</w:t>
            </w:r>
            <w:r>
              <w:t xml:space="preserve"> </w:t>
            </w:r>
            <w:r>
              <w:rPr>
                <w:rStyle w:val="VerbatimChar"/>
              </w:rPr>
              <w:t xml:space="preserve">ollama serve --help</w:t>
            </w:r>
            <w:r>
              <w:t xml:space="preserve"> </w:t>
            </w:r>
            <w:r>
              <w:t xml:space="preserve">states: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OLLAMA_CONTEXT_LENGTH   Context length to use unless otherwise specified</w:t>
            </w:r>
            <w:r>
              <w:br/>
            </w:r>
            <w:r>
              <w:rPr>
                <w:rStyle w:val="VerbatimChar"/>
              </w:rPr>
              <w:t xml:space="preserve">                        (default: 4k/32k/256k based on VRAM)</w:t>
            </w:r>
          </w:p>
          <w:p>
            <w:pPr>
              <w:pStyle w:val="FirstParagraph"/>
            </w:pPr>
            <w:r>
              <w:t xml:space="preserve">Do not assume you landed in a generous tier.</w:t>
            </w:r>
            <w:r>
              <w:t xml:space="preserve"> </w:t>
            </w:r>
            <w:r>
              <w:t xml:space="preserve">A 24 GB Apple-silicon machine gets</w:t>
            </w:r>
            <w:r>
              <w:t xml:space="preserve"> </w:t>
            </w:r>
            <w:r>
              <w:rPr>
                <w:b/>
                <w:bCs/>
              </w:rPr>
              <w:t xml:space="preserve">4096 tokens</w:t>
            </w:r>
            <w:r>
              <w:t xml:space="preserve">,</w:t>
            </w:r>
            <w:r>
              <w:t xml:space="preserve"> </w:t>
            </w:r>
            <w:r>
              <w:t xml:space="preserve">not the 32k its total memory suggests,</w:t>
            </w:r>
            <w:r>
              <w:t xml:space="preserve"> </w:t>
            </w:r>
            <w:r>
              <w:t xml:space="preserve">because only about 75% of unified memory is addressable by the GPU</w:t>
            </w:r>
            <w:r>
              <w:t xml:space="preserve"> </w:t>
            </w:r>
            <w:r>
              <w:t xml:space="preserve">and the tier boundary sits above that share.</w:t>
            </w:r>
            <w:r>
              <w:t xml:space="preserve"> </w:t>
            </w:r>
            <w:r>
              <w:t xml:space="preserve">Check what you actually got rather than inferring it —</w:t>
            </w:r>
            <w:r>
              <w:t xml:space="preserve"> </w:t>
            </w:r>
            <w:r>
              <w:rPr>
                <w:rStyle w:val="VerbatimChar"/>
              </w:rPr>
              <w:t xml:space="preserve">ollama ps</w:t>
            </w:r>
            <w:r>
              <w:t xml:space="preserve"> </w:t>
            </w:r>
            <w:r>
              <w:t xml:space="preserve">prints the context of each loaded model:</w:t>
            </w:r>
          </w:p>
          <w:p>
            <w:pPr>
              <w:pStyle w:val="SourceCode"/>
            </w:pPr>
            <w:r>
              <w:rPr>
                <w:rStyle w:val="ExtensionTok"/>
              </w:rPr>
              <w:t xml:space="preserve">ollama</w:t>
            </w:r>
            <w:r>
              <w:rPr>
                <w:rStyle w:val="NormalTok"/>
              </w:rPr>
              <w:t xml:space="preserve"> ps</w:t>
            </w:r>
            <w:r>
              <w:br/>
            </w:r>
            <w:r>
              <w:rPr>
                <w:rStyle w:val="CommentTok"/>
              </w:rPr>
              <w:t xml:space="preserve"># NAME                 SIZE     PROCESSOR    CONTEXT</w:t>
            </w:r>
            <w:r>
              <w:br/>
            </w:r>
            <w:r>
              <w:rPr>
                <w:rStyle w:val="CommentTok"/>
              </w:rPr>
              <w:t xml:space="preserve"># qwen2.5-coder:14b    9.5 GB   100% GPU     4096</w:t>
            </w:r>
          </w:p>
          <w:p>
            <w:pPr>
              <w:pStyle w:val="FirstParagraph"/>
            </w:pPr>
            <w:r>
              <w:t xml:space="preserve">There are three ways to raise it,</w:t>
            </w:r>
            <w:r>
              <w:t xml:space="preserve"> </w:t>
            </w:r>
            <w:r>
              <w:t xml:space="preserve">and they differ in which clients they reach:</w:t>
            </w:r>
          </w:p>
          <w:p>
            <w:pPr>
              <w:numPr>
                <w:ilvl w:val="0"/>
                <w:numId w:val="1003"/>
              </w:numPr>
            </w:pPr>
            <w:r>
              <w:rPr>
                <w:rStyle w:val="VerbatimChar"/>
                <w:b/>
                <w:bCs/>
              </w:rPr>
              <w:t xml:space="preserve">OLLAMA_CONTEXT_LENGTH</w:t>
            </w:r>
            <w:r>
              <w:t xml:space="preserve"> </w:t>
            </w:r>
            <w:r>
              <w:t xml:space="preserve">on the server, which sets the default for everything.</w:t>
            </w:r>
            <w:r>
              <w:t xml:space="preserve"> </w:t>
            </w:r>
            <w:r>
              <w:t xml:space="preserve">Note that the macOS menu-bar app starts the server with its own environment,</w:t>
            </w:r>
            <w:r>
              <w:t xml:space="preserve"> </w:t>
            </w:r>
            <w:r>
              <w:t xml:space="preserve">so exporting the variable in your shell does not reach it;</w:t>
            </w:r>
            <w:r>
              <w:t xml:space="preserve"> </w:t>
            </w:r>
            <w:r>
              <w:t xml:space="preserve">this route applies when you run</w:t>
            </w:r>
            <w:r>
              <w:t xml:space="preserve"> </w:t>
            </w:r>
            <w:r>
              <w:rPr>
                <w:rStyle w:val="VerbatimChar"/>
              </w:rPr>
              <w:t xml:space="preserve">ollama serve</w:t>
            </w:r>
            <w:r>
              <w:t xml:space="preserve"> </w:t>
            </w:r>
            <w:r>
              <w:t xml:space="preserve">yourself.</w:t>
            </w:r>
          </w:p>
          <w:p>
            <w:pPr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A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num_ctx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parameter sent per request</w:t>
            </w:r>
            <w:r>
              <w:t xml:space="preserve">,</w:t>
            </w:r>
            <w:r>
              <w:t xml:space="preserve"> </w:t>
            </w:r>
            <w:r>
              <w:t xml:space="preserve">which is what</w:t>
            </w:r>
            <w:r>
              <w:t xml:space="preserve"> </w:t>
            </w:r>
            <w:r>
              <w:rPr>
                <w:rStyle w:val="VerbatimChar"/>
              </w:rPr>
              <w:t xml:space="preserve">aider</w:t>
            </w:r>
            <w:r>
              <w:t xml:space="preserve"> </w:t>
            </w:r>
            <w:r>
              <w:t xml:space="preserve">does through</w:t>
            </w:r>
            <w:r>
              <w:t xml:space="preserve"> </w:t>
            </w:r>
            <w:r>
              <w:rPr>
                <w:rStyle w:val="VerbatimChar"/>
              </w:rPr>
              <w:t xml:space="preserve">~/.aider.model.settings.yml</w:t>
            </w:r>
            <w:r>
              <w:t xml:space="preserve">:</w:t>
            </w:r>
          </w:p>
          <w:p>
            <w:pPr>
              <w:pStyle w:val="SourceCode"/>
              <w:numPr>
                <w:ilvl w:val="0"/>
                <w:numId w:val="1000"/>
              </w:numPr>
            </w:pPr>
            <w:r>
              <w:rPr>
                <w:rStyle w:val="KeywordTok"/>
              </w:rPr>
              <w:t xml:space="preserve">-</w:t>
            </w:r>
            <w:r>
              <w:rPr>
                <w:rStyle w:val="AttributeTok"/>
              </w:rPr>
              <w:t xml:space="preserve"> </w:t>
            </w:r>
            <w:r>
              <w:rPr>
                <w:rStyle w:val="FunctionTok"/>
              </w:rPr>
              <w:t xml:space="preserve">name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ollama_chat/qwen2.5-coder:7b</w:t>
            </w:r>
            <w:r>
              <w:br/>
            </w:r>
            <w:r>
              <w:rPr>
                <w:rStyle w:val="AttributeTok"/>
              </w:rPr>
              <w:t xml:space="preserve">  </w:t>
            </w:r>
            <w:r>
              <w:rPr>
                <w:rStyle w:val="FunctionTok"/>
              </w:rPr>
              <w:t xml:space="preserve">extra_params</w:t>
            </w:r>
            <w:r>
              <w:rPr>
                <w:rStyle w:val="KeywordTok"/>
              </w:rPr>
              <w:t xml:space="preserve">:</w:t>
            </w:r>
            <w:r>
              <w:br/>
            </w:r>
            <w:r>
              <w:rPr>
                <w:rStyle w:val="AttributeTok"/>
              </w:rPr>
              <w:t xml:space="preserve">    </w:t>
            </w:r>
            <w:r>
              <w:rPr>
                <w:rStyle w:val="FunctionTok"/>
              </w:rPr>
              <w:t xml:space="preserve">num_ctx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</w:t>
            </w:r>
            <w:r>
              <w:rPr>
                <w:rStyle w:val="DecValTok"/>
              </w:rPr>
              <w:t xml:space="preserve">32768</w:t>
            </w:r>
          </w:p>
          <w:p>
            <w:pPr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A Modelfile that bakes the context into a derived model</w:t>
            </w:r>
            <w:r>
              <w:t xml:space="preserve">,</w:t>
            </w:r>
            <w:r>
              <w:t xml:space="preserve"> </w:t>
            </w:r>
            <w:r>
              <w:t xml:space="preserve">which is the only one of the three that reaches clients</w:t>
            </w:r>
            <w:r>
              <w:t xml:space="preserve"> </w:t>
            </w:r>
            <w:r>
              <w:t xml:space="preserve">that cannot send</w:t>
            </w:r>
            <w:r>
              <w:t xml:space="preserve"> </w:t>
            </w:r>
            <w:r>
              <w:rPr>
                <w:rStyle w:val="VerbatimChar"/>
              </w:rPr>
              <w:t xml:space="preserve">num_ctx</w:t>
            </w:r>
            <w:r>
              <w:t xml:space="preserve"> </w:t>
            </w:r>
            <w:r>
              <w:t xml:space="preserve">themselves:</w:t>
            </w:r>
          </w:p>
          <w:p>
            <w:pPr>
              <w:pStyle w:val="SourceCode"/>
              <w:numPr>
                <w:ilvl w:val="0"/>
                <w:numId w:val="1000"/>
              </w:numPr>
            </w:pPr>
            <w:r>
              <w:rPr>
                <w:rStyle w:val="BuiltInTok"/>
              </w:rPr>
              <w:t xml:space="preserve">printf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'FROM granite4:7b-a1b-h\nPARAMETER num_ctx 32768\n'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&gt;</w:t>
            </w:r>
            <w:r>
              <w:rPr>
                <w:rStyle w:val="NormalTok"/>
              </w:rPr>
              <w:t xml:space="preserve"> Modelfile</w:t>
            </w:r>
            <w:r>
              <w:br/>
            </w:r>
            <w:r>
              <w:rPr>
                <w:rStyle w:val="ExtensionTok"/>
              </w:rPr>
              <w:t xml:space="preserve">ollama</w:t>
            </w:r>
            <w:r>
              <w:rPr>
                <w:rStyle w:val="NormalTok"/>
              </w:rPr>
              <w:t xml:space="preserve"> create granite4-32k </w:t>
            </w:r>
            <w:r>
              <w:rPr>
                <w:rStyle w:val="AttributeTok"/>
              </w:rPr>
              <w:t xml:space="preserve">-f</w:t>
            </w:r>
            <w:r>
              <w:rPr>
                <w:rStyle w:val="NormalTok"/>
              </w:rPr>
              <w:t xml:space="preserve"> Modelfile</w:t>
            </w:r>
          </w:p>
          <w:p>
            <w:pPr>
              <w:numPr>
                <w:ilvl w:val="0"/>
                <w:numId w:val="1000"/>
              </w:numPr>
            </w:pPr>
            <w:r>
              <w:t xml:space="preserve">The derived model shares weight blobs with its base,</w:t>
            </w:r>
            <w:r>
              <w:t xml:space="preserve"> </w:t>
            </w:r>
            <w:r>
              <w:t xml:space="preserve">so it costs no extra disk.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Context is not free.</w:t>
            </w:r>
            <w:r>
              <w:t xml:space="preserve"> </w:t>
            </w:r>
            <w:r>
              <w:t xml:space="preserve">Raising a 14B model from 4k to 32k on a 24 GB M2 took its resident size</w:t>
            </w:r>
            <w:r>
              <w:t xml:space="preserve"> </w:t>
            </w:r>
            <w:r>
              <w:t xml:space="preserve">from 9.5 GB to 15 GB,</w:t>
            </w:r>
            <w:r>
              <w:t xml:space="preserve"> </w:t>
            </w:r>
            <w:r>
              <w:t xml:space="preserve">about 5.5 GB of key-value cache,</w:t>
            </w:r>
            <w:r>
              <w:t xml:space="preserve"> </w:t>
            </w:r>
            <w:r>
              <w:t xml:space="preserve">so pick the largest value that still leaves the weights and the cache in GPU memory</w:t>
            </w:r>
            <w:r>
              <w:t xml:space="preserve"> </w:t>
            </w:r>
            <w:r>
              <w:t xml:space="preserve">and confirm with</w:t>
            </w:r>
            <w:r>
              <w:t xml:space="preserve"> </w:t>
            </w:r>
            <w:r>
              <w:rPr>
                <w:rStyle w:val="VerbatimChar"/>
              </w:rPr>
              <w:t xml:space="preserve">ollama ps</w:t>
            </w:r>
            <w:r>
              <w:t xml:space="preserve"> </w:t>
            </w:r>
            <w:r>
              <w:t xml:space="preserve">that</w:t>
            </w:r>
            <w:r>
              <w:t xml:space="preserve"> </w:t>
            </w:r>
            <w:r>
              <w:rPr>
                <w:rStyle w:val="VerbatimChar"/>
              </w:rPr>
              <w:t xml:space="preserve">PROCESSOR</w:t>
            </w:r>
            <w:r>
              <w:t xml:space="preserve"> </w:t>
            </w:r>
            <w:r>
              <w:t xml:space="preserve">still reads</w:t>
            </w:r>
            <w:r>
              <w:t xml:space="preserve"> </w:t>
            </w:r>
            <w:r>
              <w:rPr>
                <w:rStyle w:val="VerbatimChar"/>
              </w:rPr>
              <w:t xml:space="preserve">100% GPU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To avoid passing flags every time,</w:t>
      </w:r>
      <w:r>
        <w:t xml:space="preserve"> </w:t>
      </w:r>
      <w:r>
        <w:t xml:space="preserve">set defaults in a config file at</w:t>
      </w:r>
      <w:r>
        <w:t xml:space="preserve"> </w:t>
      </w:r>
      <w:r>
        <w:rPr>
          <w:rStyle w:val="VerbatimChar"/>
        </w:rPr>
        <w:t xml:space="preserve">~/.aider.conf.yml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ollama_chat/llama3.2:3b</w:t>
      </w:r>
      <w:r>
        <w:br/>
      </w:r>
      <w:r>
        <w:rPr>
          <w:rStyle w:val="FunctionTok"/>
        </w:rPr>
        <w:t xml:space="preserve">set-env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OLLAMA_API_BASE=http://127.0.0.1:11434</w:t>
      </w:r>
      <w:r>
        <w:br/>
      </w:r>
      <w:r>
        <w:br/>
      </w:r>
      <w:r>
        <w:rPr>
          <w:rStyle w:val="CommentTok"/>
        </w:rPr>
        <w:t xml:space="preserve"># Automatically load shared lab instructions and agent conventions</w:t>
      </w:r>
      <w:r>
        <w:br/>
      </w:r>
      <w:r>
        <w:rPr>
          <w:rStyle w:val="FunctionTok"/>
        </w:rPr>
        <w:t xml:space="preserve">read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~/path/to/ai-config/AGENTS.md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Keep instruction files lean for small local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While cloud frontier models handle tens of thousands of tokens of system prompt easily,</w:t>
            </w:r>
            <w:r>
              <w:t xml:space="preserve"> </w:t>
            </w:r>
            <w:r>
              <w:t xml:space="preserve">small local models (1.5B–7B) lose speed and instruction fidelity when loaded with large instruction files.</w:t>
            </w:r>
            <w:r>
              <w:t xml:space="preserve"> </w:t>
            </w:r>
            <w:r>
              <w:t xml:space="preserve">A multi-page documentation bundle (such as a 95 KB</w:t>
            </w:r>
            <w:r>
              <w:t xml:space="preserve"> </w:t>
            </w:r>
            <w:r>
              <w:rPr>
                <w:rStyle w:val="VerbatimChar"/>
              </w:rPr>
              <w:t xml:space="preserve">CLAUDE.md</w:t>
            </w:r>
            <w:r>
              <w:t xml:space="preserve">) will consume most of an SLM’s active context window</w:t>
            </w:r>
            <w:r>
              <w:t xml:space="preserve"> </w:t>
            </w:r>
            <w:r>
              <w:t xml:space="preserve">and cause severe prompt-ingestion delays.</w:t>
            </w:r>
            <w:r>
              <w:t xml:space="preserve"> </w:t>
            </w:r>
            <w:r>
              <w:t xml:space="preserve">For local SLMs,</w:t>
            </w:r>
            <w:r>
              <w:t xml:space="preserve"> </w:t>
            </w:r>
            <w:r>
              <w:t xml:space="preserve">point</w:t>
            </w:r>
            <w:r>
              <w:t xml:space="preserve"> </w:t>
            </w:r>
            <w:r>
              <w:rPr>
                <w:rStyle w:val="VerbatimChar"/>
              </w:rPr>
              <w:t xml:space="preserve">read</w:t>
            </w:r>
            <w:r>
              <w:t xml:space="preserve"> </w:t>
            </w:r>
            <w:r>
              <w:t xml:space="preserve">at a concise, focused summary file (such as</w:t>
            </w:r>
            <w:r>
              <w:t xml:space="preserve"> </w:t>
            </w:r>
            <w:r>
              <w:rPr>
                <w:rStyle w:val="VerbatimChar"/>
              </w:rPr>
              <w:t xml:space="preserve">AGENTS.md</w:t>
            </w:r>
            <w:r>
              <w:t xml:space="preserve"> </w:t>
            </w:r>
            <w:r>
              <w:t xml:space="preserve">or a project-specific rules snippet)</w:t>
            </w:r>
            <w:r>
              <w:t xml:space="preserve"> </w:t>
            </w:r>
            <w:r>
              <w:t xml:space="preserve">rather than the full multi-tool configuration suite.</w:t>
            </w:r>
          </w:p>
          <w:p/>
        </w:tc>
      </w:tr>
    </w:tbl>
    <w:bookmarkEnd w:id="34"/>
    <w:bookmarkStart w:id="35" w:name="Xfaca38e7659e63d88eb8a6433eb2bd1e6d3e705"/>
    <w:p>
      <w:pPr>
        <w:pStyle w:val="Heading4"/>
      </w:pPr>
      <w:r>
        <w:t xml:space="preserve">Running Aider with a Graphical User Interface (GUI)</w:t>
      </w:r>
    </w:p>
    <w:p>
      <w:pPr>
        <w:pStyle w:val="FirstParagraph"/>
      </w:pPr>
      <w:r>
        <w:t xml:space="preserve">While</w:t>
      </w:r>
      <w:r>
        <w:t xml:space="preserve"> </w:t>
      </w:r>
      <w:r>
        <w:rPr>
          <w:rStyle w:val="VerbatimChar"/>
        </w:rPr>
        <w:t xml:space="preserve">aider</w:t>
      </w:r>
      <w:r>
        <w:t xml:space="preserve"> </w:t>
      </w:r>
      <w:r>
        <w:t xml:space="preserve">is primarily used from the command line,</w:t>
      </w:r>
      <w:r>
        <w:t xml:space="preserve"> </w:t>
      </w:r>
      <w:r>
        <w:t xml:space="preserve">it includes a built-in browser-based GUI:</w:t>
      </w:r>
    </w:p>
    <w:p>
      <w:pPr>
        <w:pStyle w:val="SourceCode"/>
      </w:pPr>
      <w:r>
        <w:rPr>
          <w:rStyle w:val="ExtensionTok"/>
        </w:rPr>
        <w:t xml:space="preserve">aider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ollama_chat/llama3.2:3b </w:t>
      </w:r>
      <w:r>
        <w:rPr>
          <w:rStyle w:val="AttributeTok"/>
        </w:rPr>
        <w:t xml:space="preserve">--gui</w:t>
      </w:r>
    </w:p>
    <w:p>
      <w:pPr>
        <w:pStyle w:val="FirstParagraph"/>
      </w:pPr>
      <w:r>
        <w:t xml:space="preserve">This launches a local web application in your default browser with:</w:t>
      </w:r>
    </w:p>
    <w:p>
      <w:pPr>
        <w:pStyle w:val="Compact"/>
        <w:numPr>
          <w:ilvl w:val="0"/>
          <w:numId w:val="1004"/>
        </w:numPr>
      </w:pPr>
      <w:r>
        <w:t xml:space="preserve">A visual chat timeline and diff review panel</w:t>
      </w:r>
    </w:p>
    <w:p>
      <w:pPr>
        <w:pStyle w:val="Compact"/>
        <w:numPr>
          <w:ilvl w:val="0"/>
          <w:numId w:val="1004"/>
        </w:numPr>
      </w:pPr>
      <w:r>
        <w:t xml:space="preserve">Point-and-click file selectors for adding files into the active context</w:t>
      </w:r>
    </w:p>
    <w:p>
      <w:pPr>
        <w:pStyle w:val="Compact"/>
        <w:numPr>
          <w:ilvl w:val="0"/>
          <w:numId w:val="1004"/>
        </w:numPr>
      </w:pPr>
      <w:r>
        <w:t xml:space="preserve">Speech-to-text voice input support</w:t>
      </w:r>
    </w:p>
    <w:bookmarkEnd w:id="35"/>
    <w:bookmarkStart w:id="38" w:name="integrating-aider-into-vs-code"/>
    <w:p>
      <w:pPr>
        <w:pStyle w:val="Heading4"/>
      </w:pPr>
      <w:r>
        <w:t xml:space="preserve">Integrating Aider into VS Code</w:t>
      </w:r>
    </w:p>
    <w:p>
      <w:pPr>
        <w:pStyle w:val="FirstParagraph"/>
      </w:pPr>
      <w:r>
        <w:t xml:space="preserve">You can bring Aider directly into VS Code or Positron through three workflows: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Integrated Terminal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aider</w:t>
      </w:r>
      <w:r>
        <w:t xml:space="preserve"> </w:t>
      </w:r>
      <w:r>
        <w:t xml:space="preserve">in the built-in terminal (</w:t>
      </w:r>
      <w:r>
        <w:rPr>
          <w:rStyle w:val="VerbatimChar"/>
        </w:rPr>
        <w:t xml:space="preserve">Ctrl+`</w:t>
      </w:r>
      <w:r>
        <w:t xml:space="preserve">). Edits and Git commits made by Aider immediately reflect in your editor tabs.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VS Code Simple Browser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aider --gui</w:t>
      </w:r>
      <w:r>
        <w:t xml:space="preserve"> </w:t>
      </w:r>
      <w:r>
        <w:t xml:space="preserve">in the terminal, open the Command Palette (</w:t>
      </w:r>
      <w:r>
        <w:rPr>
          <w:rStyle w:val="VerbatimChar"/>
        </w:rPr>
        <w:t xml:space="preserve">Cmd+Shift+P</w:t>
      </w:r>
      <w:r>
        <w:t xml:space="preserve">), and run</w:t>
      </w:r>
      <w:r>
        <w:t xml:space="preserve"> </w:t>
      </w:r>
      <w:r>
        <w:rPr>
          <w:b/>
          <w:bCs/>
        </w:rPr>
        <w:t xml:space="preserve">Simple Browser: Show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http://localhost:8501</w:t>
      </w:r>
      <w:r>
        <w:t xml:space="preserve"> </w:t>
      </w:r>
      <w:r>
        <w:t xml:space="preserve">to dock the Aider interface side-by-side with your code.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VS Code Extension</w:t>
      </w:r>
      <w:r>
        <w:t xml:space="preserve">: Install a community integration such as</w:t>
      </w:r>
      <w:r>
        <w:t xml:space="preserve"> </w:t>
      </w:r>
      <w:r>
        <w:rPr>
          <w:b/>
          <w:bCs/>
        </w:rPr>
        <w:t xml:space="preserve">Aider</w:t>
      </w:r>
      <w:r>
        <w:t xml:space="preserve"> </w:t>
      </w:r>
      <w:r>
        <w:t xml:space="preserve">(by MattFlower) or</w:t>
      </w:r>
      <w:r>
        <w:t xml:space="preserve"> </w:t>
      </w:r>
      <w:r>
        <w:rPr>
          <w:b/>
          <w:bCs/>
        </w:rPr>
        <w:t xml:space="preserve">Aider Composer</w:t>
      </w:r>
      <w:r>
        <w:t xml:space="preserve"> </w:t>
      </w:r>
      <w:r>
        <w:t xml:space="preserve">(by lee2py) from the marketplace for dedicated sidebar controls and editor context-menu actions.</w:t>
      </w:r>
    </w:p>
    <w:p>
      <w:pPr>
        <w:pStyle w:val="FirstParagraph"/>
      </w:pPr>
      <w:r>
        <w:rPr>
          <w:rStyle w:val="VerbatimChar"/>
        </w:rPr>
        <w:t xml:space="preserve">aider</w:t>
      </w:r>
      <w:r>
        <w:t xml:space="preserve"> </w:t>
      </w:r>
      <w:r>
        <w:t xml:space="preserve">can also split the work between two models in</w:t>
      </w:r>
      <w:r>
        <w:t xml:space="preserve"> </w:t>
      </w:r>
      <w:r>
        <w:t xml:space="preserve">“architect”</w:t>
      </w:r>
      <w:r>
        <w:t xml:space="preserve"> </w:t>
      </w:r>
      <w:r>
        <w:t xml:space="preserve">mode:</w:t>
      </w:r>
      <w:r>
        <w:t xml:space="preserve"> </w:t>
      </w:r>
      <w:r>
        <w:t xml:space="preserve">a larger model plans the change (the architect),</w:t>
      </w:r>
      <w:r>
        <w:t xml:space="preserve"> </w:t>
      </w:r>
      <w:r>
        <w:t xml:space="preserve">and a second model applies the edits (the editor).</w:t>
      </w:r>
    </w:p>
    <w:p>
      <w:pPr>
        <w:pStyle w:val="SourceCode"/>
      </w:pPr>
      <w:r>
        <w:rPr>
          <w:rStyle w:val="ExtensionTok"/>
        </w:rPr>
        <w:t xml:space="preserve">aider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--architect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ollama_chat/qwen2.5-coder:32b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--editor-model</w:t>
      </w:r>
      <w:r>
        <w:rPr>
          <w:rStyle w:val="NormalTok"/>
        </w:rPr>
        <w:t xml:space="preserve"> ollama_chat/qwen2.5-coder:7b</w:t>
      </w:r>
    </w:p>
    <w:p>
      <w:pPr>
        <w:pStyle w:val="FirstParagraph"/>
      </w:pPr>
      <w:r>
        <w:t xml:space="preserve">This can improve results on multi-step changes,</w:t>
      </w:r>
      <w:r>
        <w:t xml:space="preserve"> </w:t>
      </w:r>
      <w:r>
        <w:t xml:space="preserve">but on a machine without a strong GPU it roughly doubles the time per turn,</w:t>
      </w:r>
      <w:r>
        <w:t xml:space="preserve"> </w:t>
      </w:r>
      <w:r>
        <w:t xml:space="preserve">because the two models take turns and their weights are swapped in and out of memory.</w:t>
      </w:r>
      <w:r>
        <w:t xml:space="preserve"> </w:t>
      </w:r>
      <w:r>
        <w:t xml:space="preserve">Reserve it for genuinely tricky changes;</w:t>
      </w:r>
      <w:r>
        <w:t xml:space="preserve"> </w:t>
      </w:r>
      <w:r>
        <w:t xml:space="preserve">for small edits, a single model is faster.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Set</w:t>
            </w:r>
            <w:r>
              <w:t xml:space="preserve"> </w:t>
            </w:r>
            <w:r>
              <w:rPr>
                <w:rStyle w:val="VerbatimChar"/>
              </w:rPr>
              <w:t xml:space="preserve">edit_format: whole</w:t>
            </w:r>
            <w:r>
              <w:t xml:space="preserve"> </w:t>
            </w:r>
            <w:r>
              <w:t xml:space="preserve">for a small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rStyle w:val="VerbatimChar"/>
              </w:rPr>
              <w:t xml:space="preserve">aider</w:t>
            </w:r>
            <w:r>
              <w:t xml:space="preserve"> </w:t>
            </w:r>
            <w:r>
              <w:t xml:space="preserve">asks the model to express an edit either as a</w:t>
            </w:r>
            <w:r>
              <w:t xml:space="preserve"> </w:t>
            </w:r>
            <w:r>
              <w:t xml:space="preserve">SEARCH/REPLACE block (</w:t>
            </w:r>
            <w:r>
              <w:rPr>
                <w:rStyle w:val="VerbatimChar"/>
              </w:rPr>
              <w:t xml:space="preserve">diff</w:t>
            </w:r>
            <w:r>
              <w:t xml:space="preserve">, the default for most models)</w:t>
            </w:r>
            <w:r>
              <w:t xml:space="preserve"> </w:t>
            </w:r>
            <w:r>
              <w:t xml:space="preserve">or by rewriting the file (</w:t>
            </w:r>
            <w:r>
              <w:rPr>
                <w:rStyle w:val="VerbatimChar"/>
              </w:rPr>
              <w:t xml:space="preserve">whole</w:t>
            </w:r>
            <w:r>
              <w:t xml:space="preserve">).</w:t>
            </w:r>
            <w:r>
              <w:t xml:space="preserve"> </w:t>
            </w:r>
            <w:r>
              <w:t xml:space="preserve">Producing an exact SEARCH/REPLACE block is a demanding format,</w:t>
            </w:r>
            <w:r>
              <w:t xml:space="preserve"> </w:t>
            </w:r>
            <w:r>
              <w:t xml:space="preserve">and small models are unreliable at it.</w:t>
            </w:r>
          </w:p>
          <w:p>
            <w:pPr>
              <w:pStyle w:val="BodyText"/>
            </w:pPr>
            <w:r>
              <w:t xml:space="preserve">Measured on a 24 GB M2 with</w:t>
            </w:r>
            <w:r>
              <w:t xml:space="preserve"> </w:t>
            </w:r>
            <w:r>
              <w:rPr>
                <w:rStyle w:val="VerbatimChar"/>
              </w:rPr>
              <w:t xml:space="preserve">granite4:7b-a1b-h</w:t>
            </w:r>
            <w:r>
              <w:t xml:space="preserve"> </w:t>
            </w:r>
            <w:r>
              <w:t xml:space="preserve">at 32k context,</w:t>
            </w:r>
            <w:r>
              <w:t xml:space="preserve"> </w:t>
            </w:r>
            <w:r>
              <w:t xml:space="preserve">same prompt each time: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File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rPr>
                      <w:rStyle w:val="VerbatimChar"/>
                    </w:rPr>
                    <w:t xml:space="preserve">edit_format: diff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rPr>
                      <w:rStyle w:val="VerbatimChar"/>
                    </w:rPr>
                    <w:t xml:space="preserve">edit_format: whole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One function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3 of 3 correct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3 of 3 correct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Two functions, one to be left alone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0 of 3 correct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3 of 3 correct</w:t>
                  </w:r>
                </w:p>
              </w:tc>
            </w:tr>
          </w:tbl>
          <w:p>
            <w:pPr>
              <w:pStyle w:val="BodyText"/>
            </w:pPr>
            <w:r>
              <w:t xml:space="preserve">The two-function failure is worth dwelling on,</w:t>
            </w:r>
            <w:r>
              <w:t xml:space="preserve"> </w:t>
            </w:r>
            <w:r>
              <w:t xml:space="preserve">because it is not the failure you would expect.</w:t>
            </w:r>
            <w:r>
              <w:t xml:space="preserve"> </w:t>
            </w:r>
            <w:r>
              <w:t xml:space="preserve">The model did not refuse the edit or produce a broken file.</w:t>
            </w:r>
            <w:r>
              <w:t xml:space="preserve"> </w:t>
            </w:r>
            <w:r>
              <w:t xml:space="preserve">In all three</w:t>
            </w:r>
            <w:r>
              <w:t xml:space="preserve"> </w:t>
            </w:r>
            <w:r>
              <w:rPr>
                <w:rStyle w:val="VerbatimChar"/>
              </w:rPr>
              <w:t xml:space="preserve">diff</w:t>
            </w:r>
            <w:r>
              <w:t xml:space="preserve"> </w:t>
            </w:r>
            <w:r>
              <w:t xml:space="preserve">runs it fixed the target function correctly</w:t>
            </w:r>
            <w:r>
              <w:t xml:space="preserve"> </w:t>
            </w:r>
            <w:r>
              <w:rPr>
                <w:b/>
                <w:bCs/>
              </w:rPr>
              <w:t xml:space="preserve">and silently deleted the other one</w:t>
            </w:r>
            <w:r>
              <w:t xml:space="preserve">,</w:t>
            </w:r>
            <w:r>
              <w:t xml:space="preserve"> </w:t>
            </w:r>
            <w:r>
              <w:t xml:space="preserve">then committed with a message naming only the intended fix.</w:t>
            </w:r>
            <w:r>
              <w:t xml:space="preserve"> </w:t>
            </w:r>
            <w:r>
              <w:t xml:space="preserve">Nothing in the commit message,</w:t>
            </w:r>
            <w:r>
              <w:t xml:space="preserve"> </w:t>
            </w:r>
            <w:r>
              <w:t xml:space="preserve">the exit status,</w:t>
            </w:r>
            <w:r>
              <w:t xml:space="preserve"> </w:t>
            </w:r>
            <w:r>
              <w:t xml:space="preserve">or the model’s own summary mentioned the deletion.</w:t>
            </w:r>
          </w:p>
          <w:p>
            <w:pPr>
              <w:pStyle w:val="BodyText"/>
            </w:pPr>
            <w:r>
              <w:t xml:space="preserve">That is the hazard of an unattended loop in its most concrete form:</w:t>
            </w:r>
            <w:r>
              <w:t xml:space="preserve"> </w:t>
            </w:r>
            <w:r>
              <w:t xml:space="preserve">a step that reports success while destroying work,</w:t>
            </w:r>
            <w:r>
              <w:t xml:space="preserve"> </w:t>
            </w:r>
            <w:r>
              <w:t xml:space="preserve">leaving a wrong state as the premise for every step after it.</w:t>
            </w:r>
            <w:r>
              <w:t xml:space="preserve"> </w:t>
            </w:r>
            <w:r>
              <w:t xml:space="preserve">It is also why committing after every step matters —</w:t>
            </w:r>
            <w:r>
              <w:t xml:space="preserve"> </w:t>
            </w:r>
            <w:r>
              <w:rPr>
                <w:rStyle w:val="VerbatimChar"/>
              </w:rPr>
              <w:t xml:space="preserve">git</w:t>
            </w:r>
            <w:r>
              <w:t xml:space="preserve"> </w:t>
            </w:r>
            <w:r>
              <w:t xml:space="preserve">held the original,</w:t>
            </w:r>
            <w:r>
              <w:t xml:space="preserve"> </w:t>
            </w:r>
            <w:r>
              <w:t xml:space="preserve">so the damage was one</w:t>
            </w:r>
            <w:r>
              <w:t xml:space="preserve"> </w:t>
            </w:r>
            <w:r>
              <w:rPr>
                <w:rStyle w:val="VerbatimChar"/>
              </w:rPr>
              <w:t xml:space="preserve">git revert</w:t>
            </w:r>
            <w:r>
              <w:t xml:space="preserve"> </w:t>
            </w:r>
            <w:r>
              <w:t xml:space="preserve">away rather than lost.</w:t>
            </w:r>
          </w:p>
          <w:p>
            <w:pPr>
              <w:pStyle w:val="BodyText"/>
            </w:pPr>
            <w:r>
              <w:t xml:space="preserve">Set the format per model:</w:t>
            </w:r>
          </w:p>
          <w:p>
            <w:pPr>
              <w:pStyle w:val="SourceCode"/>
            </w:pPr>
            <w:r>
              <w:rPr>
                <w:rStyle w:val="KeywordTok"/>
              </w:rPr>
              <w:t xml:space="preserve">-</w:t>
            </w:r>
            <w:r>
              <w:rPr>
                <w:rStyle w:val="AttributeTok"/>
              </w:rPr>
              <w:t xml:space="preserve"> </w:t>
            </w:r>
            <w:r>
              <w:rPr>
                <w:rStyle w:val="FunctionTok"/>
              </w:rPr>
              <w:t xml:space="preserve">name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ollama_chat/granite4-32k</w:t>
            </w:r>
            <w:r>
              <w:br/>
            </w:r>
            <w:r>
              <w:rPr>
                <w:rStyle w:val="AttributeTok"/>
              </w:rPr>
              <w:t xml:space="preserve">  </w:t>
            </w:r>
            <w:r>
              <w:rPr>
                <w:rStyle w:val="FunctionTok"/>
              </w:rPr>
              <w:t xml:space="preserve">edit_format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whole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rStyle w:val="VerbatimChar"/>
              </w:rPr>
              <w:t xml:space="preserve">whole</w:t>
            </w:r>
            <w:r>
              <w:t xml:space="preserve"> </w:t>
            </w:r>
            <w:r>
              <w:t xml:space="preserve">costs more tokens per edit,</w:t>
            </w:r>
            <w:r>
              <w:t xml:space="preserve"> </w:t>
            </w:r>
            <w:r>
              <w:t xml:space="preserve">since the model rewrites the whole file,</w:t>
            </w:r>
            <w:r>
              <w:t xml:space="preserve"> </w:t>
            </w:r>
            <w:r>
              <w:t xml:space="preserve">which is a real cost on large files.</w:t>
            </w:r>
            <w:r>
              <w:t xml:space="preserve"> </w:t>
            </w:r>
            <w:r>
              <w:t xml:space="preserve">Larger models generally handle</w:t>
            </w:r>
            <w:r>
              <w:t xml:space="preserve"> </w:t>
            </w:r>
            <w:r>
              <w:rPr>
                <w:rStyle w:val="VerbatimChar"/>
              </w:rPr>
              <w:t xml:space="preserve">diff</w:t>
            </w:r>
            <w:r>
              <w:t xml:space="preserve"> </w:t>
            </w:r>
            <w:r>
              <w:t xml:space="preserve">correctly;</w:t>
            </w:r>
            <w:r>
              <w:t xml:space="preserve"> </w:t>
            </w:r>
            <w:r>
              <w:t xml:space="preserve">re-measure rather than assuming either way.</w:t>
            </w:r>
          </w:p>
          <w:p/>
        </w:tc>
      </w:tr>
    </w:tbl>
    <w:bookmarkEnd w:id="38"/>
    <w:bookmarkStart w:id="42" w:name="connecting-claude-code-to-ollama"/>
    <w:p>
      <w:pPr>
        <w:pStyle w:val="Heading4"/>
      </w:pPr>
      <w:r>
        <w:t xml:space="preserve">Connecting Claude Code to Ollama</w:t>
      </w:r>
    </w:p>
    <w:p>
      <w:pPr>
        <w:pStyle w:val="FirstParagraph"/>
      </w:pPr>
      <w:r>
        <w:t xml:space="preserve">Ollama also serves an</w:t>
      </w:r>
      <w:r>
        <w:t xml:space="preserve"> </w:t>
      </w:r>
      <w:r>
        <w:rPr>
          <w:b/>
          <w:bCs/>
        </w:rPr>
        <w:t xml:space="preserve">Anthropic-compatible</w:t>
      </w:r>
      <w:r>
        <w:t xml:space="preserve"> </w:t>
      </w:r>
      <w:r>
        <w:t xml:space="preserve">endpoint at</w:t>
      </w:r>
      <w:r>
        <w:t xml:space="preserve"> </w:t>
      </w:r>
      <w:r>
        <w:rPr>
          <w:rStyle w:val="VerbatimChar"/>
        </w:rPr>
        <w:t xml:space="preserve">/v1/messages</w:t>
      </w:r>
      <w:r>
        <w:t xml:space="preserve">,</w:t>
      </w:r>
      <w:r>
        <w:t xml:space="preserve"> </w:t>
      </w:r>
      <w:r>
        <w:t xml:space="preserve">alongside the OpenAI-compatible one used above.</w:t>
      </w:r>
      <w:r>
        <w:t xml:space="preserve"> </w:t>
      </w:r>
      <w:r>
        <w:t xml:space="preserve">Any client that speaks the Anthropic API can therefore be pointed at a local model,</w:t>
      </w:r>
      <w:r>
        <w:t xml:space="preserve"> </w:t>
      </w:r>
      <w:r>
        <w:t xml:space="preserve">including</w:t>
      </w:r>
      <w:r>
        <w:t xml:space="preserve"> </w:t>
      </w:r>
      <w:hyperlink r:id="rId39">
        <w:r>
          <w:rPr>
            <w:rStyle w:val="Hyperlink"/>
          </w:rPr>
          <w:t xml:space="preserve">Claude Code</w:t>
        </w:r>
      </w:hyperlink>
      <w:r>
        <w:t xml:space="preserve"> </w:t>
      </w:r>
      <w:r>
        <w:t xml:space="preserve">itself,</w:t>
      </w:r>
      <w:r>
        <w:t xml:space="preserve"> </w:t>
      </w:r>
      <w:r>
        <w:t xml:space="preserve">with no proxy in between.</w:t>
      </w:r>
      <w:r>
        <w:t xml:space="preserve"> </w:t>
      </w:r>
      <w:r>
        <w:t xml:space="preserve">Check that the endpoint answers before wiring anything to it: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http://localhost:11434/v1/messages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'{"model":"granite4-32k","max_tokens":50,</w:t>
      </w:r>
      <w:r>
        <w:br/>
      </w:r>
      <w:r>
        <w:rPr>
          <w:rStyle w:val="StringTok"/>
        </w:rPr>
        <w:t xml:space="preserve">       "messages":[{"role":"user","content":"Say OK only."}]}'</w:t>
      </w:r>
    </w:p>
    <w:p>
      <w:pPr>
        <w:pStyle w:val="FirstParagraph"/>
      </w:pPr>
      <w:r>
        <w:t xml:space="preserve">Point Claude Code at it with three environment variables: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ANTHROPIC_BASE_URL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http://localhost:11434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ANTHROPIC_AUTH_TOKEN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ollama   </w:t>
      </w:r>
      <w:r>
        <w:rPr>
          <w:rStyle w:val="CommentTok"/>
        </w:rPr>
        <w:t xml:space="preserve"># any non-empty value; Ollama ignores it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ANTHROPIC_API_KEY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ensure no real key is sent to localhost</w:t>
      </w:r>
      <w:r>
        <w:br/>
      </w:r>
      <w:r>
        <w:rPr>
          <w:rStyle w:val="ExtensionTok"/>
        </w:rPr>
        <w:t xml:space="preserve">claude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granite4-32k</w:t>
      </w:r>
    </w:p>
    <w:p>
      <w:pPr>
        <w:pStyle w:val="FirstParagraph"/>
      </w:pPr>
      <w:r>
        <w:t xml:space="preserve">Set these in a wrapper script rather than in your shell profile,</w:t>
      </w:r>
      <w:r>
        <w:t xml:space="preserve"> </w:t>
      </w:r>
      <w:r>
        <w:t xml:space="preserve">so that plain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keeps using the cloud</w:t>
      </w:r>
      <w:r>
        <w:t xml:space="preserve"> </w:t>
      </w:r>
      <w:r>
        <w:t xml:space="preserve">and a separate command uses the local model.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heavyweight harness can defeat a small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works,</w:t>
            </w:r>
            <w:r>
              <w:t xml:space="preserve"> </w:t>
            </w:r>
            <w:r>
              <w:t xml:space="preserve">but expect worse results than the same model gives through</w:t>
            </w:r>
            <w:r>
              <w:t xml:space="preserve"> </w:t>
            </w:r>
            <w:r>
              <w:rPr>
                <w:rStyle w:val="VerbatimChar"/>
              </w:rPr>
              <w:t xml:space="preserve">aider</w:t>
            </w:r>
            <w:r>
              <w:t xml:space="preserve">,</w:t>
            </w:r>
            <w:r>
              <w:t xml:space="preserve"> </w:t>
            </w:r>
            <w:r>
              <w:t xml:space="preserve">and understand why before blaming the model.</w:t>
            </w:r>
          </w:p>
          <w:p>
            <w:pPr>
              <w:pStyle w:val="BodyText"/>
            </w:pPr>
            <w:r>
              <w:t xml:space="preserve">A harness spends context before your task does.</w:t>
            </w:r>
            <w:r>
              <w:t xml:space="preserve"> </w:t>
            </w:r>
            <w:r>
              <w:t xml:space="preserve">Claude Code sends a long system prompt and a schema for every tool it exposes,</w:t>
            </w:r>
            <w:r>
              <w:t xml:space="preserve"> </w:t>
            </w:r>
            <w:r>
              <w:t xml:space="preserve">and any Model Context Protocol (MCP) servers you have configured</w:t>
            </w:r>
            <w:r>
              <w:t xml:space="preserve"> </w:t>
            </w:r>
            <w:r>
              <w:t xml:space="preserve">add their own schemas on top.</w:t>
            </w:r>
            <w:r>
              <w:t xml:space="preserve"> </w:t>
            </w:r>
            <w:r>
              <w:t xml:space="preserve">Against a 32k local context that overhead is a large fraction of the budget,</w:t>
            </w:r>
            <w:r>
              <w:t xml:space="preserve"> </w:t>
            </w:r>
            <w:r>
              <w:t xml:space="preserve">and a small model handles it poorly.</w:t>
            </w:r>
          </w:p>
          <w:p>
            <w:pPr>
              <w:pStyle w:val="BodyText"/>
            </w:pPr>
            <w:r>
              <w:t xml:space="preserve">Observed on a 24 GB M2 with</w:t>
            </w:r>
            <w:r>
              <w:t xml:space="preserve"> </w:t>
            </w:r>
            <w:r>
              <w:rPr>
                <w:rStyle w:val="VerbatimChar"/>
              </w:rPr>
              <w:t xml:space="preserve">granite4:7b-a1b-h</w:t>
            </w:r>
            <w:r>
              <w:t xml:space="preserve">,</w:t>
            </w:r>
            <w:r>
              <w:t xml:space="preserve"> </w:t>
            </w:r>
            <w:r>
              <w:t xml:space="preserve">asking only that it read one file and comment on one function: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With a GitHub MCP server loaded, the model ignored the question</w:t>
            </w:r>
            <w:r>
              <w:t xml:space="preserve"> </w:t>
            </w:r>
            <w:r>
              <w:t xml:space="preserve">and produced a paragraph about missing credentials.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With MCP disabled, it invented a task list whose contents were copied</w:t>
            </w:r>
            <w:r>
              <w:t xml:space="preserve"> </w:t>
            </w:r>
            <w:r>
              <w:t xml:space="preserve">from the description of a tool it had been shown.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With the tool surface cut to</w:t>
            </w:r>
            <w:r>
              <w:t xml:space="preserve"> </w:t>
            </w:r>
            <w:r>
              <w:rPr>
                <w:rStyle w:val="VerbatimChar"/>
              </w:rPr>
              <w:t xml:space="preserve">Read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Grep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Glob</w:t>
            </w:r>
            <w:r>
              <w:t xml:space="preserve">, it still ignored</w:t>
            </w:r>
            <w:r>
              <w:t xml:space="preserve"> </w:t>
            </w:r>
            <w:r>
              <w:t xml:space="preserve">the question and asked what it should work on.</w:t>
            </w:r>
          </w:p>
          <w:p>
            <w:pPr>
              <w:pStyle w:val="FirstParagraph"/>
            </w:pPr>
            <w:r>
              <w:t xml:space="preserve">The same model, same context, through</w:t>
            </w:r>
            <w:r>
              <w:t xml:space="preserve"> </w:t>
            </w:r>
            <w:r>
              <w:rPr>
                <w:rStyle w:val="VerbatimChar"/>
              </w:rPr>
              <w:t xml:space="preserve">aider</w:t>
            </w:r>
            <w:r>
              <w:t xml:space="preserve">,</w:t>
            </w:r>
            <w:r>
              <w:t xml:space="preserve"> </w:t>
            </w:r>
            <w:r>
              <w:t xml:space="preserve">fixed a real bug and committed it in 17 seconds.</w:t>
            </w:r>
            <w:r>
              <w:t xml:space="preserve"> </w:t>
            </w:r>
            <w:r>
              <w:t xml:space="preserve">Swapping in a 12B model produced no answer at all in ten minutes,</w:t>
            </w:r>
            <w:r>
              <w:t xml:space="preserve"> </w:t>
            </w:r>
            <w:r>
              <w:t xml:space="preserve">because processing that much prompt at 10 tokens per second is simply slow.</w:t>
            </w:r>
          </w:p>
          <w:p>
            <w:pPr>
              <w:pStyle w:val="BodyText"/>
            </w:pPr>
            <w:r>
              <w:t xml:space="preserve">Two practical rules follow.</w:t>
            </w:r>
            <w:r>
              <w:t xml:space="preserve"> </w:t>
            </w:r>
            <w:r>
              <w:t xml:space="preserve">Shrink the tool surface a local model is shown —</w:t>
            </w:r>
            <w:r>
              <w:t xml:space="preserve"> </w:t>
            </w:r>
            <w:r>
              <w:rPr>
                <w:rStyle w:val="VerbatimChar"/>
              </w:rPr>
              <w:t xml:space="preserve">--strict-mcp-config --mcp-config '{"mcpServers":{}}'</w:t>
            </w:r>
            <w:r>
              <w:t xml:space="preserve"> </w:t>
            </w:r>
            <w:r>
              <w:t xml:space="preserve">loads no MCP servers,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--allowed-tools</w:t>
            </w:r>
            <w:r>
              <w:t xml:space="preserve"> </w:t>
            </w:r>
            <w:r>
              <w:t xml:space="preserve">narrows the built-ins.</w:t>
            </w:r>
            <w:r>
              <w:t xml:space="preserve"> </w:t>
            </w:r>
            <w:r>
              <w:t xml:space="preserve">And tell the harness the real context size,</w:t>
            </w:r>
            <w:r>
              <w:t xml:space="preserve"> </w:t>
            </w:r>
            <w:r>
              <w:t xml:space="preserve">since Claude Code assumes a 200k window for a model it does not recognize</w:t>
            </w:r>
            <w:r>
              <w:t xml:space="preserve"> </w:t>
            </w:r>
            <w:r>
              <w:t xml:space="preserve">and would let the conversation grow far past what the model can hold:</w:t>
            </w:r>
          </w:p>
          <w:p>
            <w:pPr>
              <w:pStyle w:val="SourceCode"/>
            </w:pPr>
            <w:r>
              <w:rPr>
                <w:rStyle w:val="BuiltInTok"/>
              </w:rPr>
              <w:t xml:space="preserve">export</w:t>
            </w:r>
            <w:r>
              <w:rPr>
                <w:rStyle w:val="NormalTok"/>
              </w:rPr>
              <w:t xml:space="preserve"> </w:t>
            </w:r>
            <w:r>
              <w:rPr>
                <w:rStyle w:val="VariableTok"/>
              </w:rPr>
              <w:t xml:space="preserve">CLAUDE_CODE_MAX_CONTEXT_TOKENS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32768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For autonomous work on a small local model,</w:t>
            </w:r>
            <w:r>
              <w:t xml:space="preserve"> </w:t>
            </w:r>
            <w:r>
              <w:t xml:space="preserve">prefer a light harness such as</w:t>
            </w:r>
            <w:r>
              <w:t xml:space="preserve"> </w:t>
            </w:r>
            <w:r>
              <w:rPr>
                <w:rStyle w:val="VerbatimChar"/>
              </w:rPr>
              <w:t xml:space="preserve">aider</w:t>
            </w:r>
            <w:r>
              <w:t xml:space="preserve">.</w:t>
            </w:r>
            <w:r>
              <w:t xml:space="preserve"> </w:t>
            </w:r>
            <w:r>
              <w:t xml:space="preserve">Reserve this route for using a familiar interface offline,</w:t>
            </w:r>
            <w:r>
              <w:t xml:space="preserve"> </w:t>
            </w:r>
            <w:r>
              <w:t xml:space="preserve">not for getting the best out of the hardware.</w:t>
            </w:r>
          </w:p>
          <w:p/>
        </w:tc>
      </w:tr>
    </w:tbl>
    <w:bookmarkEnd w:id="42"/>
    <w:bookmarkStart w:id="48" w:name="X59411e82da523ef2314b797b4d6b6b495bf0db8"/>
    <w:p>
      <w:pPr>
        <w:pStyle w:val="Heading4"/>
      </w:pPr>
      <w:r>
        <w:t xml:space="preserve">Falling Back Between Cloud and Local Automatically</w:t>
      </w:r>
    </w:p>
    <w:p>
      <w:pPr>
        <w:pStyle w:val="FirstParagraph"/>
      </w:pPr>
      <w:r>
        <w:t xml:space="preserve">Air-gapped work aside,</w:t>
      </w:r>
      <w:r>
        <w:t xml:space="preserve"> </w:t>
      </w:r>
      <w:r>
        <w:t xml:space="preserve">the common case is a laptop that is usually online but sometimes is not—on a</w:t>
      </w:r>
      <w:r>
        <w:t xml:space="preserve"> </w:t>
      </w:r>
      <w:r>
        <w:t xml:space="preserve">plane, behind a flaky hospital network, or temporarily rate-limited by a cloud provider.</w:t>
      </w:r>
      <w:r>
        <w:t xml:space="preserve"> </w:t>
      </w:r>
      <w:r>
        <w:t xml:space="preserve">You can keep a coding agent working across these gaps</w:t>
      </w:r>
      <w:r>
        <w:t xml:space="preserve"> </w:t>
      </w:r>
      <w:r>
        <w:t xml:space="preserve">by putting a cloud model and a local model behind one endpoint</w:t>
      </w:r>
      <w:r>
        <w:t xml:space="preserve"> </w:t>
      </w:r>
      <w:r>
        <w:t xml:space="preserve">and falling back automatically.</w:t>
      </w:r>
    </w:p>
    <w:p>
      <w:pPr>
        <w:pStyle w:val="BodyText"/>
      </w:pPr>
      <w:hyperlink r:id="rId43">
        <w:r>
          <w:rPr>
            <w:rStyle w:val="VerbatimChar"/>
          </w:rPr>
          <w:t xml:space="preserve">LiteLLM</w:t>
        </w:r>
      </w:hyperlink>
      <w:r>
        <w:t xml:space="preserve"> </w:t>
      </w:r>
      <w:r>
        <w:t xml:space="preserve">runs a small local proxy</w:t>
      </w:r>
      <w:r>
        <w:t xml:space="preserve"> </w:t>
      </w:r>
      <w:r>
        <w:t xml:space="preserve">that presents a single OpenAI-compatible endpoint.</w:t>
      </w:r>
      <w:r>
        <w:t xml:space="preserve"> </w:t>
      </w:r>
      <w:r>
        <w:t xml:space="preserve">You give it a primary model and one or more fallbacks;</w:t>
      </w:r>
      <w:r>
        <w:t xml:space="preserve"> </w:t>
      </w:r>
      <w:r>
        <w:t xml:space="preserve">when the primary fails with a retryable error—a rate-limit response (HTTP 429),</w:t>
      </w:r>
      <w:r>
        <w:t xml:space="preserve"> </w:t>
      </w:r>
      <w:r>
        <w:t xml:space="preserve">or a connection error when you are offline—it retries the request on the next model.</w:t>
      </w:r>
      <w:r>
        <w:t xml:space="preserve"> </w:t>
      </w:r>
      <w:r>
        <w:t xml:space="preserve">Pointing your agent at the proxy instead of directly at a provider</w:t>
      </w:r>
      <w:r>
        <w:t xml:space="preserve"> </w:t>
      </w:r>
      <w:r>
        <w:t xml:space="preserve">makes the cloud-to-local switch automatic and invisible to the tool.</w:t>
      </w:r>
    </w:p>
    <w:p>
      <w:pPr>
        <w:pStyle w:val="BodyText"/>
      </w:pPr>
      <w:r>
        <w:t xml:space="preserve">Install the proxy: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 install </w:t>
      </w:r>
      <w:r>
        <w:rPr>
          <w:rStyle w:val="AttributeTok"/>
        </w:rPr>
        <w:t xml:space="preserve">--user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"litellm[proxy]"</w:t>
      </w:r>
    </w:p>
    <w:p>
      <w:pPr>
        <w:pStyle w:val="FirstParagraph"/>
      </w:pPr>
      <w:r>
        <w:t xml:space="preserve">Create a config file (for example,</w:t>
      </w:r>
      <w:r>
        <w:t xml:space="preserve"> </w:t>
      </w:r>
      <w:r>
        <w:rPr>
          <w:rStyle w:val="VerbatimChar"/>
        </w:rPr>
        <w:t xml:space="preserve">~/.litellm/config.yaml</w:t>
      </w:r>
      <w:r>
        <w:t xml:space="preserve">)</w:t>
      </w:r>
      <w:r>
        <w:t xml:space="preserve"> </w:t>
      </w:r>
      <w:r>
        <w:t xml:space="preserve">with a cloud primary and a local fallback:</w:t>
      </w:r>
    </w:p>
    <w:p>
      <w:pPr>
        <w:pStyle w:val="SourceCode"/>
      </w:pPr>
      <w:r>
        <w:rPr>
          <w:rStyle w:val="FunctionTok"/>
        </w:rPr>
        <w:t xml:space="preserve">model_list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Cloud primary --- replace with your provider and a current model id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model_name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coder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litellm_params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anthropic/YOUR-MODEL-ID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api_key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os.environ/ANTHROPIC_API_KEY</w:t>
      </w:r>
      <w:r>
        <w:br/>
      </w:r>
      <w:r>
        <w:rPr>
          <w:rStyle w:val="CommentTok"/>
        </w:rPr>
        <w:t xml:space="preserve">  # Local fallback, served by Ollama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model_name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coder-local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litellm_params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ollama_chat/qwen2.5-coder:7b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api_base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http://localhost:11434</w:t>
      </w:r>
      <w:r>
        <w:br/>
      </w:r>
      <w:r>
        <w:br/>
      </w:r>
      <w:r>
        <w:rPr>
          <w:rStyle w:val="FunctionTok"/>
        </w:rPr>
        <w:t xml:space="preserve">litellm_settings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num_retries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fallbacks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"coder-local"</w:t>
      </w:r>
      <w:r>
        <w:rPr>
          <w:rStyle w:val="KeywordTok"/>
        </w:rPr>
        <w:t xml:space="preserve">]</w:t>
      </w:r>
    </w:p>
    <w:p>
      <w:pPr>
        <w:pStyle w:val="FirstParagraph"/>
      </w:pPr>
      <w:r>
        <w:t xml:space="preserve">Run the proxy, which listens on</w:t>
      </w:r>
      <w:r>
        <w:t xml:space="preserve"> </w:t>
      </w:r>
      <w:r>
        <w:rPr>
          <w:rStyle w:val="VerbatimChar"/>
        </w:rPr>
        <w:t xml:space="preserve">http://localhost:4000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litellm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~/.litellm/config.yaml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4000</w:t>
      </w:r>
    </w:p>
    <w:p>
      <w:pPr>
        <w:pStyle w:val="FirstParagraph"/>
      </w:pPr>
      <w:r>
        <w:t xml:space="preserve">Then point your agent at the proxy.</w:t>
      </w:r>
      <w:r>
        <w:t xml:space="preserve"> </w:t>
      </w:r>
      <w:r>
        <w:t xml:space="preserve">Because the proxy speaks the OpenAI API,</w:t>
      </w:r>
      <w:r>
        <w:t xml:space="preserve"> </w:t>
      </w:r>
      <w:r>
        <w:t xml:space="preserve">most tools accept it as a custom endpoint.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aider</w:t>
      </w:r>
      <w:r>
        <w:t xml:space="preserve">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OPENAI_API_BASE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http://localhost:4000/v1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OPENAI_API_KEY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placeholder   </w:t>
      </w:r>
      <w:r>
        <w:rPr>
          <w:rStyle w:val="CommentTok"/>
        </w:rPr>
        <w:t xml:space="preserve"># the proxy needs no key unless you set one</w:t>
      </w:r>
      <w:r>
        <w:br/>
      </w:r>
      <w:r>
        <w:rPr>
          <w:rStyle w:val="ExtensionTok"/>
        </w:rPr>
        <w:t xml:space="preserve">aider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openai/coder</w:t>
      </w:r>
    </w:p>
    <w:p>
      <w:pPr>
        <w:pStyle w:val="FirstParagraph"/>
      </w:pPr>
      <w:r>
        <w:t xml:space="preserve">Requests now go to the cloud model when it is reachable</w:t>
      </w:r>
      <w:r>
        <w:t xml:space="preserve"> </w:t>
      </w:r>
      <w:r>
        <w:t xml:space="preserve">and fall back to the local model on a rate limit or when you are offline.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cloud API key is separate from a chat subscription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cloud side needs an API key billed per token,</w:t>
            </w:r>
            <w:r>
              <w:t xml:space="preserve"> </w:t>
            </w:r>
            <w:r>
              <w:t xml:space="preserve">issued from the provider’s developer console.</w:t>
            </w:r>
            <w:r>
              <w:t xml:space="preserve"> </w:t>
            </w:r>
            <w:r>
              <w:t xml:space="preserve">A chat subscription such as Claude Pro or a Copilot seat is not an API key</w:t>
            </w:r>
            <w:r>
              <w:t xml:space="preserve"> </w:t>
            </w:r>
            <w:r>
              <w:t xml:space="preserve">and cannot be used here.</w:t>
            </w:r>
            <w:r>
              <w:t xml:space="preserve"> </w:t>
            </w:r>
            <w:r>
              <w:t xml:space="preserve">Omit the cloud entry entirely to run local-only,</w:t>
            </w:r>
            <w:r>
              <w:t xml:space="preserve"> </w:t>
            </w:r>
            <w:r>
              <w:t xml:space="preserve">or add the key later to enable the hybrid.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Keep the proxy on loopback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By default the proxy binds to localhost, which is what you want.</w:t>
            </w:r>
            <w:r>
              <w:t xml:space="preserve"> </w:t>
            </w:r>
            <w:r>
              <w:t xml:space="preserve">Do not expose it on</w:t>
            </w:r>
            <w:r>
              <w:t xml:space="preserve"> </w:t>
            </w:r>
            <w:r>
              <w:rPr>
                <w:rStyle w:val="VerbatimChar"/>
              </w:rPr>
              <w:t xml:space="preserve">0.0.0.0</w:t>
            </w:r>
            <w:r>
              <w:t xml:space="preserve"> </w:t>
            </w:r>
            <w:r>
              <w:t xml:space="preserve">on a shared or untrusted network without authentication,</w:t>
            </w:r>
            <w:r>
              <w:t xml:space="preserve"> </w:t>
            </w:r>
            <w:r>
              <w:t xml:space="preserve">because anyone who can reach the port can spend your cloud API key.</w:t>
            </w:r>
          </w:p>
          <w:p/>
        </w:tc>
      </w:tr>
    </w:tbl>
    <w:bookmarkEnd w:id="48"/>
    <w:bookmarkStart w:id="56" w:name="working-in-hpc-cluster-environments"/>
    <w:p>
      <w:pPr>
        <w:pStyle w:val="Heading4"/>
      </w:pPr>
      <w:r>
        <w:t xml:space="preserve">Working in HPC / Cluster Environments</w:t>
      </w:r>
    </w:p>
    <w:p>
      <w:pPr>
        <w:pStyle w:val="FirstParagraph"/>
      </w:pPr>
      <w:r>
        <w:t xml:space="preserve">Many HPC clusters do not have outbound internet access on compute nodes</w:t>
      </w:r>
      <w:r>
        <w:t xml:space="preserve"> </w:t>
      </w:r>
      <w:r>
        <w:t xml:space="preserve">but do allow access on login nodes.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Install the Ollama binary on the cluster first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Ollama must be installed on the cluster (on the host that will run</w:t>
            </w:r>
            <w:r>
              <w:t xml:space="preserve"> </w:t>
            </w:r>
            <w:r>
              <w:rPr>
                <w:rStyle w:val="VerbatimChar"/>
              </w:rPr>
              <w:t xml:space="preserve">ollama serve</w:t>
            </w:r>
            <w:r>
              <w:t xml:space="preserve">)</w:t>
            </w:r>
            <w:r>
              <w:t xml:space="preserve"> </w:t>
            </w:r>
            <w:r>
              <w:t xml:space="preserve">before any of the steps below.</w:t>
            </w:r>
            <w:r>
              <w:t xml:space="preserve"> </w:t>
            </w:r>
            <w:r>
              <w:t xml:space="preserve">On most HPC systems you do not have root access,</w:t>
            </w:r>
            <w:r>
              <w:t xml:space="preserve"> </w:t>
            </w:r>
            <w:r>
              <w:t xml:space="preserve">so the</w:t>
            </w:r>
            <w:r>
              <w:t xml:space="preserve"> </w:t>
            </w:r>
            <w:r>
              <w:rPr>
                <w:rStyle w:val="VerbatimChar"/>
              </w:rPr>
              <w:t xml:space="preserve">curl | sh</w:t>
            </w:r>
            <w:r>
              <w:t xml:space="preserve"> </w:t>
            </w:r>
            <w:r>
              <w:t xml:space="preserve">installer may fail or install to the wrong place.</w:t>
            </w:r>
            <w:r>
              <w:t xml:space="preserve"> </w:t>
            </w:r>
            <w:r>
              <w:t xml:space="preserve">Instead, check whether your cluster already provides it (e.g.,</w:t>
            </w:r>
            <w:r>
              <w:t xml:space="preserve"> </w:t>
            </w:r>
            <w:r>
              <w:rPr>
                <w:rStyle w:val="VerbatimChar"/>
              </w:rPr>
              <w:t xml:space="preserve">module load ollama</w:t>
            </w:r>
            <w:r>
              <w:t xml:space="preserve">),</w:t>
            </w:r>
            <w:r>
              <w:t xml:space="preserve"> </w:t>
            </w:r>
            <w:r>
              <w:t xml:space="preserve">ask your HPC administrators,</w:t>
            </w:r>
            <w:r>
              <w:t xml:space="preserve"> </w:t>
            </w:r>
            <w:r>
              <w:t xml:space="preserve">or download a static binary from the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Ollama releases page</w:t>
              </w:r>
            </w:hyperlink>
            <w:r>
              <w:t xml:space="preserve"> </w:t>
            </w:r>
            <w:r>
              <w:t xml:space="preserve">and place it on your</w:t>
            </w:r>
            <w:r>
              <w:t xml:space="preserve"> </w:t>
            </w:r>
            <w:r>
              <w:rPr>
                <w:rStyle w:val="VerbatimChar"/>
              </w:rPr>
              <w:t xml:space="preserve">PATH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A useful pattern: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Pre-pull models</w:t>
      </w:r>
      <w:r>
        <w:t xml:space="preserve"> </w:t>
      </w:r>
      <w:r>
        <w:t xml:space="preserve">on a login node or a machine with internet access,</w:t>
      </w:r>
      <w:r>
        <w:t xml:space="preserve"> </w:t>
      </w:r>
      <w:r>
        <w:t xml:space="preserve">then copy the model files to the cluster: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On a machine with internet access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pull qwen2.5-coder:7b</w:t>
      </w:r>
      <w:r>
        <w:br/>
      </w:r>
      <w:r>
        <w:rPr>
          <w:rStyle w:val="CommentTok"/>
        </w:rPr>
        <w:t xml:space="preserve"># Ollama stores models in ~/.ollama/models by default</w:t>
      </w:r>
      <w:r>
        <w:br/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~/.ollama/models/ user@cluster.example.edu:~/.ollama/models/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numPr>
                <w:ilvl w:val="0"/>
                <w:numId w:val="1000"/>
              </w:numPr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Watch your home-directory quota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numPr>
                <w:ilvl w:val="0"/>
                <w:numId w:val="1000"/>
              </w:numPr>
            </w:pPr>
            <w:pPr>
              <w:spacing w:before="16"/>
            </w:pPr>
            <w:r>
              <w:t xml:space="preserve">Model files are large—</w:t>
            </w:r>
            <w:r>
              <w:rPr>
                <w:rStyle w:val="VerbatimChar"/>
              </w:rPr>
              <w:t xml:space="preserve">qwen2.5-coder:7b</w:t>
            </w:r>
            <w:r>
              <w:t xml:space="preserve"> </w:t>
            </w:r>
            <w:r>
              <w:t xml:space="preserve">is ~4 GB and</w:t>
            </w:r>
            <w:r>
              <w:t xml:space="preserve"> </w:t>
            </w:r>
            <w:r>
              <w:rPr>
                <w:rStyle w:val="VerbatimChar"/>
              </w:rPr>
              <w:t xml:space="preserve">qwen2.5-coder:32b</w:t>
            </w:r>
            <w:r>
              <w:t xml:space="preserve"> </w:t>
            </w:r>
            <w:r>
              <w:t xml:space="preserve">is ~20 GB—and most HPC home directories have tight quotas (often 10–50 GB).</w:t>
            </w:r>
            <w:r>
              <w:t xml:space="preserve"> </w:t>
            </w:r>
            <w:r>
              <w:t xml:space="preserve">Filling your home directory can break other jobs.</w:t>
            </w:r>
            <w:r>
              <w:t xml:space="preserve"> </w:t>
            </w:r>
            <w:r>
              <w:t xml:space="preserve">Redirect model storage to a scratch or project filesystem with</w:t>
            </w:r>
            <w:r>
              <w:t xml:space="preserve"> </w:t>
            </w:r>
            <w:r>
              <w:rPr>
                <w:rStyle w:val="VerbatimChar"/>
              </w:rPr>
              <w:t xml:space="preserve">OLLAMA_MODELS</w:t>
            </w:r>
            <w:r>
              <w:t xml:space="preserve"> </w:t>
            </w:r>
            <w:r>
              <w:t xml:space="preserve">and rsync to that path instead:</w:t>
            </w:r>
          </w:p>
          <w:p>
            <w:pPr>
              <w:pStyle w:val="SourceCode"/>
              <w:numPr>
                <w:ilvl w:val="0"/>
                <w:numId w:val="1000"/>
              </w:numPr>
            </w:pPr>
            <w:r>
              <w:rPr>
                <w:rStyle w:val="CommentTok"/>
              </w:rPr>
              <w:t xml:space="preserve"># On your local machine: copy the models to the cluster scratch filesystem</w:t>
            </w:r>
            <w:r>
              <w:br/>
            </w:r>
            <w:r>
              <w:rPr>
                <w:rStyle w:val="FunctionTok"/>
              </w:rPr>
              <w:t xml:space="preserve">rsync</w:t>
            </w:r>
            <w:r>
              <w:rPr>
                <w:rStyle w:val="NormalTok"/>
              </w:rPr>
              <w:t xml:space="preserve"> </w:t>
            </w:r>
            <w:r>
              <w:rPr>
                <w:rStyle w:val="AttributeTok"/>
              </w:rPr>
              <w:t xml:space="preserve">-a</w:t>
            </w:r>
            <w:r>
              <w:rPr>
                <w:rStyle w:val="NormalTok"/>
              </w:rPr>
              <w:t xml:space="preserve"> ~/.ollama/models/ user@cluster.example.edu:/scratch/</w:t>
            </w:r>
            <w:r>
              <w:rPr>
                <w:rStyle w:val="VariableTok"/>
              </w:rPr>
              <w:t xml:space="preserve">$USER</w:t>
            </w:r>
            <w:r>
              <w:rPr>
                <w:rStyle w:val="NormalTok"/>
              </w:rPr>
              <w:t xml:space="preserve">/ollama-models/</w:t>
            </w:r>
          </w:p>
          <w:p>
            <w:pPr>
              <w:pStyle w:val="SourceCode"/>
              <w:numPr>
                <w:ilvl w:val="0"/>
                <w:numId w:val="1000"/>
              </w:numPr>
            </w:pPr>
            <w:r>
              <w:rPr>
                <w:rStyle w:val="CommentTok"/>
              </w:rPr>
              <w:t xml:space="preserve"># On the cluster: point ollama at that path (export before `ollama serve`)</w:t>
            </w:r>
            <w:r>
              <w:br/>
            </w:r>
            <w:r>
              <w:rPr>
                <w:rStyle w:val="BuiltInTok"/>
              </w:rPr>
              <w:t xml:space="preserve">export</w:t>
            </w:r>
            <w:r>
              <w:rPr>
                <w:rStyle w:val="NormalTok"/>
              </w:rPr>
              <w:t xml:space="preserve"> </w:t>
            </w:r>
            <w:r>
              <w:rPr>
                <w:rStyle w:val="VariableTok"/>
              </w:rPr>
              <w:t xml:space="preserve">OLLAMA_MODELS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/scratch/</w:t>
            </w:r>
            <w:r>
              <w:rPr>
                <w:rStyle w:val="VariableTok"/>
              </w:rPr>
              <w:t xml:space="preserve">$USER</w:t>
            </w:r>
            <w:r>
              <w:rPr>
                <w:rStyle w:val="NormalTok"/>
              </w:rPr>
              <w:t xml:space="preserve">/ollama-models</w:t>
            </w:r>
          </w:p>
          <w:p>
            <w:pPr>
              <w:numPr>
                <w:ilvl w:val="0"/>
                <w:numId w:val="1000"/>
              </w:numPr>
            </w:pPr>
            <w:pPr>
              <w:spacing w:after="16"/>
            </w:pPr>
            <w:r>
              <w:t xml:space="preserve">Set the same</w:t>
            </w:r>
            <w:r>
              <w:t xml:space="preserve"> </w:t>
            </w:r>
            <w:r>
              <w:rPr>
                <w:rStyle w:val="VerbatimChar"/>
              </w:rPr>
              <w:t xml:space="preserve">OLLAMA_MODELS</w:t>
            </w:r>
            <w:r>
              <w:t xml:space="preserve"> </w:t>
            </w:r>
            <w:r>
              <w:t xml:space="preserve">value before running</w:t>
            </w:r>
            <w:r>
              <w:t xml:space="preserve"> </w:t>
            </w:r>
            <w:r>
              <w:rPr>
                <w:rStyle w:val="VerbatimChar"/>
              </w:rPr>
              <w:t xml:space="preserve">ollama serve</w:t>
            </w:r>
            <w:r>
              <w:t xml:space="preserve"> </w:t>
            </w:r>
            <w:r>
              <w:t xml:space="preserve">so the server</w:t>
            </w:r>
            <w:r>
              <w:t xml:space="preserve"> </w:t>
            </w:r>
            <w:r>
              <w:t xml:space="preserve">finds the models.</w:t>
            </w:r>
          </w:p>
          <w:p/>
        </w:tc>
      </w:tr>
    </w:tbl>
    <w:p>
      <w:pPr>
        <w:numPr>
          <w:ilvl w:val="0"/>
          <w:numId w:val="1007"/>
        </w:numPr>
      </w:pPr>
      <w:r>
        <w:rPr>
          <w:b/>
          <w:bCs/>
        </w:rPr>
        <w:t xml:space="preserve">Start Ollama on a compute node</w:t>
      </w:r>
      <w:r>
        <w:t xml:space="preserve"> </w:t>
      </w:r>
      <w:r>
        <w:t xml:space="preserve">(or an interactive session)</w:t>
      </w:r>
      <w:r>
        <w:t xml:space="preserve"> </w:t>
      </w:r>
      <w:r>
        <w:t xml:space="preserve">using the pre-downloaded model files—no internet required.</w:t>
      </w:r>
      <w:r>
        <w:t xml:space="preserve"> </w:t>
      </w:r>
      <w:r>
        <w:t xml:space="preserve">Set</w:t>
      </w:r>
      <w:r>
        <w:t xml:space="preserve"> </w:t>
      </w:r>
      <w:r>
        <w:rPr>
          <w:rStyle w:val="VerbatimChar"/>
        </w:rPr>
        <w:t xml:space="preserve">OLLAMA_HOST=0.0.0.0</w:t>
      </w:r>
      <w:r>
        <w:t xml:space="preserve"> </w:t>
      </w:r>
      <w:r>
        <w:t xml:space="preserve">so the SSH tunnel from the login node can reach the port:</w:t>
      </w:r>
    </w:p>
    <w:p>
      <w:pPr>
        <w:pStyle w:val="SourceCode"/>
        <w:numPr>
          <w:ilvl w:val="0"/>
          <w:numId w:val="1000"/>
        </w:numPr>
      </w:pPr>
      <w:r>
        <w:rPr>
          <w:rStyle w:val="VariableTok"/>
        </w:rPr>
        <w:t xml:space="preserve">OLLAMA_HOST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0.0.0.0:11434 </w:t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serve</w:t>
      </w:r>
      <w:r>
        <w:br/>
      </w:r>
      <w:r>
        <w:rPr>
          <w:rStyle w:val="CommentTok"/>
        </w:rPr>
        <w:t xml:space="preserve"># If you redirected model storage (see quota warning above):</w:t>
      </w:r>
      <w:r>
        <w:br/>
      </w:r>
      <w:r>
        <w:rPr>
          <w:rStyle w:val="CommentTok"/>
        </w:rPr>
        <w:t xml:space="preserve"># OLLAMA_HOST=0.0.0.0:11434 OLLAMA_MODELS=/scratch/$USER/ollama-models ollama serve</w:t>
      </w:r>
    </w:p>
    <w:p>
      <w:pPr>
        <w:numPr>
          <w:ilvl w:val="0"/>
          <w:numId w:val="1000"/>
        </w:numPr>
      </w:pPr>
      <w:r>
        <w:t xml:space="preserve">If you are on a shared compute node, be aware that binding to</w:t>
      </w:r>
      <w:r>
        <w:t xml:space="preserve"> </w:t>
      </w:r>
      <w:r>
        <w:rPr>
          <w:rStyle w:val="VerbatimChar"/>
        </w:rPr>
        <w:t xml:space="preserve">0.0.0.0</w:t>
      </w:r>
      <w:r>
        <w:t xml:space="preserve"> </w:t>
      </w:r>
      <w:r>
        <w:t xml:space="preserve">exposes the Ollama port to other users on that host. Scheduler policies vary</w:t>
      </w:r>
      <w:r>
        <w:t xml:space="preserve"> </w:t>
      </w:r>
      <w:r>
        <w:t xml:space="preserve">by site and job type, so confirm whether your job has exclusive node access</w:t>
      </w:r>
      <w:r>
        <w:t xml:space="preserve"> </w:t>
      </w:r>
      <w:r>
        <w:t xml:space="preserve">(request it explicitly when in doubt—e.g.,</w:t>
      </w:r>
      <w:r>
        <w:t xml:space="preserve"> </w:t>
      </w:r>
      <w:r>
        <w:rPr>
          <w:rStyle w:val="VerbatimChar"/>
        </w:rPr>
        <w:t xml:space="preserve">--exclusive</w:t>
      </w:r>
      <w:r>
        <w:t xml:space="preserve"> </w:t>
      </w:r>
      <w:r>
        <w:t xml:space="preserve">in SLURM), or bind</w:t>
      </w:r>
      <w:r>
        <w:t xml:space="preserve"> </w:t>
      </w:r>
      <w:r>
        <w:t xml:space="preserve">only to loopback (</w:t>
      </w:r>
      <w:r>
        <w:rPr>
          <w:rStyle w:val="VerbatimChar"/>
        </w:rPr>
        <w:t xml:space="preserve">OLLAMA_HOST=127.0.0.1:11434</w:t>
      </w:r>
      <w:r>
        <w:t xml:space="preserve">) and tunnel from the login</w:t>
      </w:r>
      <w:r>
        <w:t xml:space="preserve"> </w:t>
      </w:r>
      <w:r>
        <w:t xml:space="preserve">node when the node is shared.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Forward the port</w:t>
      </w:r>
      <w:r>
        <w:t xml:space="preserve"> </w:t>
      </w:r>
      <w:r>
        <w:t xml:space="preserve">to your local machine to use your editor’s Ollama integration.</w:t>
      </w:r>
      <w:r>
        <w:t xml:space="preserve"> </w:t>
      </w:r>
      <w:r>
        <w:t xml:space="preserve">Because Ollama is running on a compute node (e.g.,</w:t>
      </w:r>
      <w:r>
        <w:t xml:space="preserve"> </w:t>
      </w:r>
      <w:r>
        <w:rPr>
          <w:rStyle w:val="VerbatimChar"/>
        </w:rPr>
        <w:t xml:space="preserve">gpu-node-01</w:t>
      </w:r>
      <w:r>
        <w:t xml:space="preserve">),</w:t>
      </w:r>
      <w:r>
        <w:t xml:space="preserve"> </w:t>
      </w:r>
      <w:r>
        <w:t xml:space="preserve">forward through the login node to that specific host: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Replace gpu-node-01 with your actual compute node hostname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11434:gpu-node-01:11434 user@cluster.example.edu</w:t>
      </w:r>
    </w:p>
    <w:p>
      <w:pPr>
        <w:numPr>
          <w:ilvl w:val="0"/>
          <w:numId w:val="1000"/>
        </w:numPr>
      </w:pPr>
      <w:r>
        <w:t xml:space="preserve">This terminal must stay open for as long as you use the editor’s Ollama</w:t>
      </w:r>
      <w:r>
        <w:t xml:space="preserve"> </w:t>
      </w:r>
      <w:r>
        <w:t xml:space="preserve">integration—closing it tears down the tunnel and silently drops the</w:t>
      </w:r>
      <w:r>
        <w:t xml:space="preserve"> </w:t>
      </w:r>
      <w:r>
        <w:t xml:space="preserve">connection. Alternatively, start the tunnel in the background (non-interactive)</w:t>
      </w:r>
      <w:r>
        <w:t xml:space="preserve"> </w:t>
      </w:r>
      <w:r>
        <w:t xml:space="preserve">so it does not occupy a terminal: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11434:gpu-node-01:11434 user@cluster.example.edu</w:t>
      </w:r>
    </w:p>
    <w:p>
      <w:pPr>
        <w:numPr>
          <w:ilvl w:val="0"/>
          <w:numId w:val="1000"/>
        </w:numPr>
      </w:pPr>
      <w:r>
        <w:t xml:space="preserve">(</w:t>
      </w:r>
      <w:r>
        <w:rPr>
          <w:rStyle w:val="VerbatimChar"/>
        </w:rPr>
        <w:t xml:space="preserve">-N</w:t>
      </w:r>
      <w:r>
        <w:t xml:space="preserve"> </w:t>
      </w:r>
      <w:r>
        <w:t xml:space="preserve">runs no remote command,</w:t>
      </w:r>
      <w:r>
        <w:t xml:space="preserve"> </w:t>
      </w:r>
      <w:r>
        <w:rPr>
          <w:rStyle w:val="VerbatimChar"/>
        </w:rPr>
        <w:t xml:space="preserve">-f</w:t>
      </w:r>
      <w:r>
        <w:t xml:space="preserve"> </w:t>
      </w:r>
      <w:r>
        <w:t xml:space="preserve">backgrounds ssh after authenticating.)</w:t>
      </w:r>
      <w:r>
        <w:t xml:space="preserve"> </w:t>
      </w:r>
      <w:r>
        <w:t xml:space="preserve">To stop the tunnel later, match the full SSH command rather than a bare</w:t>
      </w:r>
      <w:r>
        <w:t xml:space="preserve"> </w:t>
      </w:r>
      <w:r>
        <w:t xml:space="preserve">port string—</w:t>
      </w:r>
      <w:r>
        <w:rPr>
          <w:rStyle w:val="VerbatimChar"/>
        </w:rPr>
        <w:t xml:space="preserve">pkill -f "ssh.*-N.*11434:gpu-node-01"</w:t>
      </w:r>
      <w:r>
        <w:t xml:space="preserve">—so you don’t</w:t>
      </w:r>
      <w:r>
        <w:t xml:space="preserve"> </w:t>
      </w:r>
      <w:r>
        <w:t xml:space="preserve">accidentally kill unrelated processes whose command line happens to contain</w:t>
      </w:r>
      <w:r>
        <w:t xml:space="preserve"> </w:t>
      </w:r>
      <w:r>
        <w:t xml:space="preserve">that port. Safer still, note the PID when you start it</w:t>
      </w:r>
      <w:r>
        <w:t xml:space="preserve"> </w:t>
      </w:r>
      <w:r>
        <w:t xml:space="preserve">(</w:t>
      </w:r>
      <w:r>
        <w:rPr>
          <w:rStyle w:val="VerbatimChar"/>
        </w:rPr>
        <w:t xml:space="preserve">pgrep -f "11434:gpu-node-01"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kill</w:t>
      </w:r>
      <w:r>
        <w:t xml:space="preserve"> </w:t>
      </w:r>
      <w:r>
        <w:t xml:space="preserve">that PID directly.</w:t>
      </w:r>
    </w:p>
    <w:p>
      <w:pPr>
        <w:numPr>
          <w:ilvl w:val="0"/>
          <w:numId w:val="1000"/>
        </w:numPr>
      </w:pPr>
      <w:r>
        <w:t xml:space="preserve">Then configure your editor to use</w:t>
      </w:r>
      <w:r>
        <w:t xml:space="preserve"> </w:t>
      </w:r>
      <w:r>
        <w:rPr>
          <w:rStyle w:val="VerbatimChar"/>
        </w:rPr>
        <w:t xml:space="preserve">http://localhost:11434/v1</w:t>
      </w:r>
      <w:r>
        <w:t xml:space="preserve"> </w:t>
      </w:r>
      <w:r>
        <w:t xml:space="preserve">as the base URL.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SLURM and GPU Allocation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If running Ollama on a SLURM-managed cluster,</w:t>
            </w:r>
            <w:r>
              <w:t xml:space="preserve"> </w:t>
            </w:r>
            <w:r>
              <w:t xml:space="preserve">request a GPU node with enough VRAM for your chosen model</w:t>
            </w:r>
            <w:r>
              <w:t xml:space="preserve"> </w:t>
            </w:r>
            <w:r>
              <w:t xml:space="preserve">and load any required CUDA modules before starting</w:t>
            </w:r>
            <w:r>
              <w:t xml:space="preserve"> </w:t>
            </w:r>
            <w:r>
              <w:rPr>
                <w:rStyle w:val="VerbatimChar"/>
              </w:rPr>
              <w:t xml:space="preserve">ollama serve</w:t>
            </w:r>
            <w:r>
              <w:t xml:space="preserve">.</w:t>
            </w:r>
            <w:r>
              <w:t xml:space="preserve"> </w:t>
            </w:r>
            <w:r>
              <w:t xml:space="preserve">See the</w:t>
            </w:r>
            <w:r>
              <w:t xml:space="preserve"> </w:t>
            </w:r>
            <w:hyperlink r:id="rId55">
              <w:r>
                <w:rPr>
                  <w:rStyle w:val="Hyperlink"/>
                </w:rPr>
                <w:t xml:space="preserve">UCD-SERG Lab Manual’s SLURM chapter</w:t>
              </w:r>
            </w:hyperlink>
            <w:r>
              <w:t xml:space="preserve"> </w:t>
            </w:r>
            <w:r>
              <w:t xml:space="preserve">for guidance on requesting GPU resources.</w:t>
            </w:r>
          </w:p>
          <w:p/>
        </w:tc>
      </w:tr>
    </w:tbl>
    <w:bookmarkEnd w:id="56"/>
    <w:bookmarkStart w:id="59" w:name="privacy-considerations"/>
    <w:p>
      <w:pPr>
        <w:pStyle w:val="Heading4"/>
      </w:pPr>
      <w:r>
        <w:t xml:space="preserve">Privacy Considerations</w:t>
      </w:r>
    </w:p>
    <w:p>
      <w:pPr>
        <w:pStyle w:val="FirstParagraph"/>
      </w:pPr>
      <w:r>
        <w:t xml:space="preserve">Running a model locally ensures that your code and prompts</w:t>
      </w:r>
      <w:r>
        <w:t xml:space="preserve"> </w:t>
      </w:r>
      <w:r>
        <w:t xml:space="preserve">never leave your machine or cluster.</w:t>
      </w:r>
      <w:r>
        <w:t xml:space="preserve"> </w:t>
      </w:r>
      <w:r>
        <w:t xml:space="preserve">This is important when working with:</w:t>
      </w:r>
    </w:p>
    <w:p>
      <w:pPr>
        <w:pStyle w:val="Compact"/>
        <w:numPr>
          <w:ilvl w:val="0"/>
          <w:numId w:val="1008"/>
        </w:numPr>
      </w:pPr>
      <w:r>
        <w:t xml:space="preserve">Protected health information (PHI) or other HIPAA-regulated data</w:t>
      </w:r>
    </w:p>
    <w:p>
      <w:pPr>
        <w:pStyle w:val="Compact"/>
        <w:numPr>
          <w:ilvl w:val="0"/>
          <w:numId w:val="1008"/>
        </w:numPr>
      </w:pPr>
      <w:r>
        <w:t xml:space="preserve">Unpublished research data under data-use agreements (DUAs)</w:t>
      </w:r>
    </w:p>
    <w:p>
      <w:pPr>
        <w:pStyle w:val="Compact"/>
        <w:numPr>
          <w:ilvl w:val="0"/>
          <w:numId w:val="1008"/>
        </w:numPr>
      </w:pPr>
      <w:r>
        <w:t xml:space="preserve">Proprietary or commercially sensitive code</w:t>
      </w:r>
    </w:p>
    <w:p>
      <w:pPr>
        <w:pStyle w:val="FirstParagraph"/>
      </w:pPr>
      <w:r>
        <w:t xml:space="preserve">Even with local models,</w:t>
      </w:r>
      <w:r>
        <w:t xml:space="preserve"> </w:t>
      </w:r>
      <w:r>
        <w:t xml:space="preserve">avoid including raw sensitive data in prompts.</w:t>
      </w:r>
      <w:r>
        <w:t xml:space="preserve"> </w:t>
      </w:r>
      <w:r>
        <w:t xml:space="preserve">Work with anonymized or synthetic data wherever possible.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“Local”</w:t>
            </w:r>
            <w:r>
              <w:t xml:space="preserve"> </w:t>
            </w:r>
            <w:r>
              <w:t xml:space="preserve">is not automatic—some model tags route to a cloud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Running Ollama does not by itself guarantee that a prompt stays on your machine.</w:t>
            </w:r>
            <w:r>
              <w:t xml:space="preserve"> </w:t>
            </w:r>
            <w:r>
              <w:t xml:space="preserve">Ollama can serve</w:t>
            </w:r>
            <w:r>
              <w:t xml:space="preserve"> </w:t>
            </w:r>
            <w:r>
              <w:rPr>
                <w:b/>
                <w:bCs/>
              </w:rPr>
              <w:t xml:space="preserve">cloud-hosted</w:t>
            </w:r>
            <w:r>
              <w:t xml:space="preserve"> </w:t>
            </w:r>
            <w:r>
              <w:t xml:space="preserve">models alongside local ones,</w:t>
            </w:r>
            <w:r>
              <w:t xml:space="preserve"> </w:t>
            </w:r>
            <w:r>
              <w:t xml:space="preserve">and those are the models too large to run on a laptop at all,</w:t>
            </w:r>
            <w:r>
              <w:t xml:space="preserve"> </w:t>
            </w:r>
            <w:r>
              <w:t xml:space="preserve">which is exactly when a tag is tempting.</w:t>
            </w:r>
            <w:r>
              <w:t xml:space="preserve"> </w:t>
            </w:r>
            <w:r>
              <w:t xml:space="preserve">A cloud-routed tag looks much like a local one in everyday use.</w:t>
            </w:r>
          </w:p>
          <w:p>
            <w:pPr>
              <w:pStyle w:val="BodyText"/>
            </w:pPr>
            <w:r>
              <w:t xml:space="preserve">Two habits keep this honest,</w:t>
            </w:r>
            <w:r>
              <w:t xml:space="preserve"> </w:t>
            </w:r>
            <w:r>
              <w:t xml:space="preserve">and they matter most in precisely the settings that motivated running locally:</w:t>
            </w:r>
          </w:p>
          <w:p>
            <w:pPr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Pull and reference explicitly local tags</w:t>
            </w:r>
            <w:r>
              <w:t xml:space="preserve">,</w:t>
            </w:r>
            <w:r>
              <w:t xml:space="preserve"> </w:t>
            </w:r>
            <w:r>
              <w:t xml:space="preserve">and treat a tag with no listed download size as cloud-routed until you check</w:t>
            </w:r>
            <w:r>
              <w:t xml:space="preserve"> </w:t>
            </w:r>
            <w:r>
              <w:t xml:space="preserve">its own page in the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Ollama model library</w:t>
              </w:r>
            </w:hyperlink>
            <w:r>
              <w:t xml:space="preserve">.</w:t>
            </w:r>
          </w:p>
          <w:p>
            <w:pPr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Disable the cloud path outright</w:t>
            </w:r>
            <w:r>
              <w:t xml:space="preserve"> </w:t>
            </w:r>
            <w:r>
              <w:t xml:space="preserve">when the data is regulated,</w:t>
            </w:r>
            <w:r>
              <w:t xml:space="preserve"> </w:t>
            </w:r>
            <w:r>
              <w:t xml:space="preserve">so the guarantee does not depend on remembering which tag is which:</w:t>
            </w:r>
          </w:p>
          <w:p>
            <w:pPr>
              <w:pStyle w:val="SourceCode"/>
              <w:numPr>
                <w:ilvl w:val="0"/>
                <w:numId w:val="1000"/>
              </w:numPr>
            </w:pPr>
            <w:r>
              <w:rPr>
                <w:rStyle w:val="VariableTok"/>
              </w:rPr>
              <w:t xml:space="preserve">OLLAMA_NO_CLOUD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1 </w:t>
            </w:r>
            <w:r>
              <w:rPr>
                <w:rStyle w:val="ExtensionTok"/>
              </w:rPr>
              <w:t xml:space="preserve">ollama</w:t>
            </w:r>
            <w:r>
              <w:rPr>
                <w:rStyle w:val="NormalTok"/>
              </w:rPr>
              <w:t xml:space="preserve"> serve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Verify rather than trust either one.</w:t>
            </w:r>
            <w:r>
              <w:t xml:space="preserve"> </w:t>
            </w:r>
            <w:r>
              <w:t xml:space="preserve">Cut the machine off the network,</w:t>
            </w:r>
            <w:r>
              <w:t xml:space="preserve"> </w:t>
            </w:r>
            <w:r>
              <w:t xml:space="preserve">or block outbound traffic,</w:t>
            </w:r>
            <w:r>
              <w:t xml:space="preserve"> </w:t>
            </w:r>
            <w:r>
              <w:t xml:space="preserve">and confirm the agent still completes a real task —</w:t>
            </w:r>
            <w:r>
              <w:t xml:space="preserve"> </w:t>
            </w:r>
            <w:r>
              <w:t xml:space="preserve">the check described under</w:t>
            </w:r>
            <w:r>
              <w:t xml:space="preserve"> </w:t>
            </w:r>
            <w:hyperlink w:anchor="verifying-you-are-genuinely-offline">
              <w:r>
                <w:rPr>
                  <w:rStyle w:val="Hyperlink"/>
                </w:rPr>
                <w:t xml:space="preserve">Verifying you are genuinely offline</w:t>
              </w:r>
            </w:hyperlink>
            <w:r>
              <w:t xml:space="preserve"> </w:t>
            </w:r>
            <w:r>
              <w:t xml:space="preserve">below.</w:t>
            </w:r>
            <w:r>
              <w:t xml:space="preserve"> </w:t>
            </w:r>
            <w:r>
              <w:t xml:space="preserve">A setup that quietly depended on a cloud endpoint fails that test immediately.</w:t>
            </w:r>
          </w:p>
          <w:p/>
        </w:tc>
      </w:tr>
    </w:tbl>
    <w:bookmarkEnd w:id="59"/>
    <w:bookmarkStart w:id="60" w:name="verifying-you-are-genuinely-offline"/>
    <w:p>
      <w:pPr>
        <w:pStyle w:val="Heading4"/>
      </w:pPr>
      <w:r>
        <w:t xml:space="preserve">Verifying you are genuinely offline</w:t>
      </w:r>
    </w:p>
    <w:p>
      <w:pPr>
        <w:pStyle w:val="FirstParagraph"/>
      </w:pPr>
      <w:r>
        <w:t xml:space="preserve">A local setup that has never been tested without a network</w:t>
      </w:r>
      <w:r>
        <w:t xml:space="preserve"> </w:t>
      </w:r>
      <w:r>
        <w:t xml:space="preserve">is a local setup you are guessing about.</w:t>
      </w:r>
      <w:r>
        <w:t xml:space="preserve"> </w:t>
      </w:r>
      <w:r>
        <w:t xml:space="preserve">Cutting the machine off entirely is the honest test.</w:t>
      </w:r>
      <w:r>
        <w:t xml:space="preserve"> </w:t>
      </w:r>
      <w:r>
        <w:t xml:space="preserve">A lighter one that does not disturb the rest of your session</w:t>
      </w:r>
      <w:r>
        <w:t xml:space="preserve"> </w:t>
      </w:r>
      <w:r>
        <w:t xml:space="preserve">is to make outbound traffic fail for a single command,</w:t>
      </w:r>
      <w:r>
        <w:t xml:space="preserve"> </w:t>
      </w:r>
      <w:r>
        <w:t xml:space="preserve">while leaving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 </w:t>
      </w:r>
      <w:r>
        <w:t xml:space="preserve">reachable: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HTTPS_PROXY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http://127.0.0.1:9 </w:t>
      </w:r>
      <w:r>
        <w:rPr>
          <w:rStyle w:val="VariableTok"/>
        </w:rPr>
        <w:t xml:space="preserve">HTTP_PROXY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http://127.0.0.1:9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NO_PROXY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localhost,127.0.0.1</w:t>
      </w:r>
      <w:r>
        <w:br/>
      </w:r>
      <w:r>
        <w:br/>
      </w:r>
      <w:r>
        <w:rPr>
          <w:rStyle w:val="CommentTok"/>
        </w:rPr>
        <w:t xml:space="preserve"># Confirm the block is real before trusting the result: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5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'%{http_code}\n'</w:t>
      </w:r>
      <w:r>
        <w:rPr>
          <w:rStyle w:val="NormalTok"/>
        </w:rPr>
        <w:t xml:space="preserve"> https://example.com  </w:t>
      </w:r>
      <w:r>
        <w:rPr>
          <w:rStyle w:val="CommentTok"/>
        </w:rPr>
        <w:t xml:space="preserve"># 000 = blocked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5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'%{http_code}\n'</w:t>
      </w:r>
      <w:r>
        <w:rPr>
          <w:rStyle w:val="NormalTok"/>
        </w:rPr>
        <w:t xml:space="preserve"> http://localhost:11434/api/version  </w:t>
      </w:r>
      <w:r>
        <w:rPr>
          <w:rStyle w:val="CommentTok"/>
        </w:rPr>
        <w:t xml:space="preserve"># 200 = local</w:t>
      </w:r>
      <w:r>
        <w:br/>
      </w:r>
      <w:r>
        <w:br/>
      </w:r>
      <w:r>
        <w:rPr>
          <w:rStyle w:val="ExtensionTok"/>
        </w:rPr>
        <w:t xml:space="preserve">aider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--yes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--message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 the off-by-one error in mean()."</w:t>
      </w:r>
      <w:r>
        <w:rPr>
          <w:rStyle w:val="NormalTok"/>
        </w:rPr>
        <w:t xml:space="preserve"> stats.py</w:t>
      </w:r>
    </w:p>
    <w:p>
      <w:pPr>
        <w:pStyle w:val="FirstParagraph"/>
      </w:pPr>
      <w:r>
        <w:t xml:space="preserve">Check the block itself first,</w:t>
      </w:r>
      <w:r>
        <w:t xml:space="preserve"> </w:t>
      </w:r>
      <w:r>
        <w:t xml:space="preserve">as above.</w:t>
      </w:r>
      <w:r>
        <w:t xml:space="preserve"> </w:t>
      </w:r>
      <w:r>
        <w:t xml:space="preserve">A test that passes because the proxy was never applied</w:t>
      </w:r>
      <w:r>
        <w:t xml:space="preserve"> </w:t>
      </w:r>
      <w:r>
        <w:t xml:space="preserve">tells you nothing,</w:t>
      </w:r>
      <w:r>
        <w:t xml:space="preserve"> </w:t>
      </w:r>
      <w:r>
        <w:t xml:space="preserve">and looks exactly like success.</w:t>
      </w:r>
    </w:p>
    <w:bookmarkEnd w:id="60"/>
    <w:bookmarkEnd w:id="61"/>
    <w:bookmarkStart w:id="73" w:name="sec-ai-aeris-and-graft"/>
    <w:p>
      <w:pPr>
        <w:pStyle w:val="Heading1"/>
      </w:pPr>
      <w:r>
        <w:t xml:space="preserve">2. Assessing Aeris and Graft</w:t>
      </w:r>
    </w:p>
    <w:p>
      <w:pPr>
        <w:pStyle w:val="FirstParagraph"/>
      </w:pPr>
      <w:r>
        <w:t xml:space="preserve">Issue</w:t>
      </w:r>
      <w:r>
        <w:t xml:space="preserve"> </w:t>
      </w:r>
      <w:hyperlink r:id="rId62">
        <w:r>
          <w:rPr>
            <w:rStyle w:val="Hyperlink"/>
          </w:rPr>
          <w:t xml:space="preserve">#46</w:t>
        </w:r>
      </w:hyperlink>
      <w:r>
        <w:t xml:space="preserve"> </w:t>
      </w:r>
      <w:r>
        <w:t xml:space="preserve">asked whether two GitHub projects,</w:t>
      </w:r>
      <w:r>
        <w:t xml:space="preserve"> </w:t>
      </w:r>
      <w:r>
        <w:t xml:space="preserve">Aeris and Graft,</w:t>
      </w:r>
      <w:r>
        <w:t xml:space="preserve"> </w:t>
      </w:r>
      <w:r>
        <w:t xml:space="preserve">have a place in the lab’s AI workflow.</w:t>
      </w:r>
      <w:r>
        <w:t xml:space="preserve"> </w:t>
      </w:r>
      <w:r>
        <w:t xml:space="preserve">The notes below reflect each repository’s README and metadata</w:t>
      </w:r>
      <w:r>
        <w:t xml:space="preserve"> </w:t>
      </w:r>
      <w:r>
        <w:t xml:space="preserve">as read on 2026-09-09.</w:t>
      </w:r>
    </w:p>
    <w:bookmarkStart w:id="67" w:name="aeris"/>
    <w:p>
      <w:pPr>
        <w:pStyle w:val="Heading4"/>
      </w:pPr>
      <w:r>
        <w:t xml:space="preserve">Aeris</w:t>
      </w:r>
    </w:p>
    <w:p>
      <w:pPr>
        <w:pStyle w:val="FirstParagraph"/>
      </w:pPr>
      <w:hyperlink r:id="rId63">
        <w:r>
          <w:rPr>
            <w:rStyle w:val="VerbatimChar"/>
          </w:rPr>
          <w:t xml:space="preserve">Cedrick-Coto/Aeris</w:t>
        </w:r>
      </w:hyperlink>
      <w:r>
        <w:t xml:space="preserve"> </w:t>
      </w:r>
      <w:r>
        <w:t xml:space="preserve">(Coto 2026)</w:t>
      </w:r>
      <w:r>
        <w:t xml:space="preserve"> </w:t>
      </w:r>
      <w:r>
        <w:t xml:space="preserve">describes itself as a deterministic cognitive simulation engine</w:t>
      </w:r>
      <w:r>
        <w:t xml:space="preserve"> </w:t>
      </w:r>
      <w:r>
        <w:t xml:space="preserve">with emergent narrative,</w:t>
      </w:r>
      <w:r>
        <w:t xml:space="preserve"> </w:t>
      </w:r>
      <w:r>
        <w:t xml:space="preserve">whose README describes an entity-component-system (ECS) architecture in C# (.NET 10).</w:t>
      </w:r>
      <w:r>
        <w:t xml:space="preserve"> </w:t>
      </w:r>
      <w:r>
        <w:t xml:space="preserve">Its design premise is that the language model</w:t>
      </w:r>
      <w:r>
        <w:t xml:space="preserve"> </w:t>
      </w:r>
      <w:r>
        <w:t xml:space="preserve">“verbalizes, never thinks”</w:t>
      </w:r>
      <w:r>
        <w:t xml:space="preserve">:</w:t>
      </w:r>
      <w:r>
        <w:t xml:space="preserve"> </w:t>
      </w:r>
      <w:r>
        <w:t xml:space="preserve">a deterministic simulation core computes perception, attention, memory, affect, and goals each tick,</w:t>
      </w:r>
      <w:r>
        <w:t xml:space="preserve"> </w:t>
      </w:r>
      <w:r>
        <w:t xml:space="preserve">and the LLM only turns that state into narrative or dialogue,</w:t>
      </w:r>
      <w:r>
        <w:t xml:space="preserve"> </w:t>
      </w:r>
      <w:r>
        <w:t xml:space="preserve">never modifying it.</w:t>
      </w:r>
      <w:r>
        <w:t xml:space="preserve"> </w:t>
      </w:r>
      <w:r>
        <w:t xml:space="preserve">The target application is a simulated character in a Pokemon world.</w:t>
      </w:r>
    </w:p>
    <w:p>
      <w:pPr>
        <w:pStyle w:val="BodyText"/>
      </w:pPr>
      <w:r>
        <w:t xml:space="preserve">Repository facts (measured 2026-09-09):</w:t>
      </w:r>
    </w:p>
    <w:p>
      <w:pPr>
        <w:pStyle w:val="Compact"/>
        <w:numPr>
          <w:ilvl w:val="0"/>
          <w:numId w:val="1010"/>
        </w:numPr>
      </w:pPr>
      <w:r>
        <w:t xml:space="preserve">GPL-3.0 license</w:t>
      </w:r>
    </w:p>
    <w:p>
      <w:pPr>
        <w:pStyle w:val="Compact"/>
        <w:numPr>
          <w:ilvl w:val="0"/>
          <w:numId w:val="1010"/>
        </w:numPr>
      </w:pPr>
      <w:r>
        <w:t xml:space="preserve">2 stars, 1 fork, 2 contributors, 80 commits since creation on 2026-07-26</w:t>
      </w:r>
    </w:p>
    <w:p>
      <w:pPr>
        <w:pStyle w:val="Compact"/>
        <w:numPr>
          <w:ilvl w:val="0"/>
          <w:numId w:val="1010"/>
        </w:numPr>
      </w:pPr>
      <w:r>
        <w:t xml:space="preserve">2 commits in the month before the reading date</w:t>
      </w:r>
    </w:p>
    <w:p>
      <w:pPr>
        <w:pStyle w:val="Compact"/>
        <w:numPr>
          <w:ilvl w:val="0"/>
          <w:numId w:val="1010"/>
        </w:numPr>
      </w:pPr>
      <w:r>
        <w:t xml:space="preserve">87 Markdown files and three</w:t>
      </w:r>
      <w:r>
        <w:t xml:space="preserve"> </w:t>
      </w:r>
      <w:r>
        <w:rPr>
          <w:rStyle w:val="VerbatimChar"/>
        </w:rPr>
        <w:t xml:space="preserve">.csproj</w:t>
      </w:r>
      <w:r>
        <w:t xml:space="preserve"> </w:t>
      </w:r>
      <w:r>
        <w:t xml:space="preserve">project files 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but no</w:t>
      </w:r>
      <w:r>
        <w:t xml:space="preserve"> </w:t>
      </w:r>
      <w:r>
        <w:rPr>
          <w:rStyle w:val="VerbatimChar"/>
        </w:rPr>
        <w:t xml:space="preserve">.cs</w:t>
      </w:r>
      <w:r>
        <w:t xml:space="preserve"> </w:t>
      </w:r>
      <w:r>
        <w:t xml:space="preserve">source files,</w:t>
      </w:r>
      <w:r>
        <w:t xml:space="preserve"> </w:t>
      </w:r>
      <w:r>
        <w:t xml:space="preserve">so the</w:t>
      </w:r>
      <w:r>
        <w:t xml:space="preserve"> </w:t>
      </w:r>
      <w:r>
        <w:t xml:space="preserve">“complete”</w:t>
      </w:r>
      <w:r>
        <w:t xml:space="preserve"> </w:t>
      </w:r>
      <w:r>
        <w:t xml:space="preserve">engine and</w:t>
      </w:r>
      <w:r>
        <w:t xml:space="preserve"> </w:t>
      </w:r>
      <w:r>
        <w:t xml:space="preserve">“210 tests”</w:t>
      </w:r>
      <w:r>
        <w:t xml:space="preserve"> </w:t>
      </w:r>
      <w:r>
        <w:t xml:space="preserve">that the README roadmap reports</w:t>
      </w:r>
      <w:r>
        <w:t xml:space="preserve"> </w:t>
      </w:r>
      <w:r>
        <w:t xml:space="preserve">are not present in the public repository</w:t>
      </w:r>
    </w:p>
    <w:p>
      <w:pPr>
        <w:pStyle w:val="FirstParagraph"/>
      </w:pPr>
      <w:r>
        <w:t xml:space="preserve">The project is a research design document for LLM-backed simulated agents,</w:t>
      </w:r>
      <w:r>
        <w:t xml:space="preserve"> </w:t>
      </w:r>
      <w:r>
        <w:t xml:space="preserve">not a tool for working with AI coding assistants.</w:t>
      </w:r>
      <w:r>
        <w:t xml:space="preserve"> </w:t>
      </w:r>
      <w:r>
        <w:t xml:space="preserve">Nothing in it targets writing, reviewing, or running code.</w:t>
      </w:r>
    </w:p>
    <w:bookmarkStart w:id="66" w:name="useful-to-us-no"/>
    <w:p>
      <w:pPr>
        <w:pStyle w:val="Heading5"/>
      </w:pPr>
      <w:r>
        <w:t xml:space="preserve">Useful to us? No</w:t>
      </w:r>
    </w:p>
    <w:p>
      <w:pPr>
        <w:pStyle w:val="FirstParagraph"/>
      </w:pPr>
      <w:r>
        <w:t xml:space="preserve">Aeris does not overlap with any lab workflow.</w:t>
      </w:r>
      <w:r>
        <w:t xml:space="preserve"> </w:t>
      </w:r>
      <w:r>
        <w:t xml:space="preserve">Its one transferable idea,</w:t>
      </w:r>
      <w:r>
        <w:t xml:space="preserve"> </w:t>
      </w:r>
      <w:r>
        <w:t xml:space="preserve">keeping the LLM out of state changes and confining it to presentation,</w:t>
      </w:r>
      <w:r>
        <w:t xml:space="preserve"> </w:t>
      </w:r>
      <w:r>
        <w:t xml:space="preserve">is already how this site recommends treating agents:</w:t>
      </w:r>
      <w:r>
        <w:t xml:space="preserve"> </w:t>
      </w:r>
      <w:r>
        <w:t xml:space="preserve">the</w:t>
      </w:r>
      <w:r>
        <w:t xml:space="preserve"> </w:t>
      </w:r>
      <w:hyperlink r:id="rId64">
        <w:r>
          <w:rPr>
            <w:rStyle w:val="Hyperlink"/>
          </w:rPr>
          <w:t xml:space="preserve">responsibility-for-validation policy</w:t>
        </w:r>
      </w:hyperlink>
      <w:r>
        <w:t xml:space="preserve"> </w:t>
      </w:r>
      <w:r>
        <w:t xml:space="preserve">and the</w:t>
      </w:r>
      <w:r>
        <w:t xml:space="preserve"> </w:t>
      </w:r>
      <w:hyperlink r:id="rId65">
        <w:r>
          <w:rPr>
            <w:rStyle w:val="Hyperlink"/>
          </w:rPr>
          <w:t xml:space="preserve">review guidance</w:t>
        </w:r>
      </w:hyperlink>
      <w:r>
        <w:t xml:space="preserve"> </w:t>
      </w:r>
      <w:r>
        <w:t xml:space="preserve">put the deterministic checks and the accountability with the human and the CI pipeline,</w:t>
      </w:r>
      <w:r>
        <w:t xml:space="preserve"> </w:t>
      </w:r>
      <w:r>
        <w:t xml:space="preserve">not the model.</w:t>
      </w:r>
      <w:r>
        <w:t xml:space="preserve"> </w:t>
      </w:r>
      <w:r>
        <w:t xml:space="preserve">The GPL-3.0 license would also complicate reuse of any code in lab packages,</w:t>
      </w:r>
      <w:r>
        <w:t xml:space="preserve"> </w:t>
      </w:r>
      <w:r>
        <w:t xml:space="preserve">though at the reading date there was no code to reuse.</w:t>
      </w:r>
      <w:r>
        <w:t xml:space="preserve"> </w:t>
      </w:r>
      <w:r>
        <w:t xml:space="preserve">No further action is warranted.</w:t>
      </w:r>
    </w:p>
    <w:bookmarkEnd w:id="66"/>
    <w:bookmarkEnd w:id="67"/>
    <w:bookmarkStart w:id="72" w:name="graft"/>
    <w:p>
      <w:pPr>
        <w:pStyle w:val="Heading4"/>
      </w:pPr>
      <w:r>
        <w:t xml:space="preserve">Graft</w:t>
      </w:r>
    </w:p>
    <w:p>
      <w:pPr>
        <w:pStyle w:val="FirstParagraph"/>
      </w:pPr>
      <w:hyperlink r:id="rId68">
        <w:r>
          <w:rPr>
            <w:rStyle w:val="VerbatimChar"/>
          </w:rPr>
          <w:t xml:space="preserve">trailhq/Graft</w:t>
        </w:r>
      </w:hyperlink>
      <w:r>
        <w:t xml:space="preserve"> </w:t>
      </w:r>
      <w:r>
        <w:t xml:space="preserve">(NanoNets and Trail contributors 2026)</w:t>
      </w:r>
      <w:r>
        <w:t xml:space="preserve"> </w:t>
      </w:r>
      <w:r>
        <w:t xml:space="preserve">(formerly</w:t>
      </w:r>
      <w:r>
        <w:t xml:space="preserve"> </w:t>
      </w:r>
      <w:r>
        <w:rPr>
          <w:rStyle w:val="VerbatimChar"/>
        </w:rPr>
        <w:t xml:space="preserve">NanoNets/Graft</w:t>
      </w:r>
      <w:r>
        <w:t xml:space="preserve">; the old URL redirected at the reading date)</w:t>
      </w:r>
      <w:r>
        <w:t xml:space="preserve"> </w:t>
      </w:r>
      <w:r>
        <w:t xml:space="preserve">is an open-source</w:t>
      </w:r>
      <w:r>
        <w:t xml:space="preserve"> </w:t>
      </w:r>
      <w:r>
        <w:t xml:space="preserve">“context layer”</w:t>
      </w:r>
      <w:r>
        <w:t xml:space="preserve"> </w:t>
      </w:r>
      <w:r>
        <w:t xml:space="preserve">for coding agents.</w:t>
      </w:r>
      <w:r>
        <w:t xml:space="preserve"> </w:t>
      </w:r>
      <w:r>
        <w:t xml:space="preserve">Its aim is to stop an agent re-exploring a repository at the start of every task</w:t>
      </w:r>
      <w:r>
        <w:t xml:space="preserve"> </w:t>
      </w:r>
      <w:r>
        <w:t xml:space="preserve">by building a persistent map of the codebase once</w:t>
      </w:r>
      <w:r>
        <w:t xml:space="preserve"> </w:t>
      </w:r>
      <w:r>
        <w:t xml:space="preserve">and feeding the relevant parts of that map into each prompt.</w:t>
      </w:r>
    </w:p>
    <w:p>
      <w:pPr>
        <w:pStyle w:val="BodyText"/>
      </w:pPr>
      <w:r>
        <w:t xml:space="preserve">Repository facts (measured 2026-09-09):</w:t>
      </w:r>
    </w:p>
    <w:p>
      <w:pPr>
        <w:pStyle w:val="Compact"/>
        <w:numPr>
          <w:ilvl w:val="0"/>
          <w:numId w:val="1011"/>
        </w:numPr>
      </w:pPr>
      <w:r>
        <w:t xml:space="preserve">MIT license</w:t>
      </w:r>
    </w:p>
    <w:p>
      <w:pPr>
        <w:pStyle w:val="Compact"/>
        <w:numPr>
          <w:ilvl w:val="0"/>
          <w:numId w:val="1011"/>
        </w:numPr>
      </w:pPr>
      <w:r>
        <w:t xml:space="preserve">TypeScript, published on npm as</w:t>
      </w:r>
      <w:r>
        <w:t xml:space="preserve"> </w:t>
      </w:r>
      <w:r>
        <w:rPr>
          <w:rStyle w:val="VerbatimChar"/>
        </w:rPr>
        <w:t xml:space="preserve">@nanonets/graft</w:t>
      </w:r>
      <w:r>
        <w:t xml:space="preserve"> </w:t>
      </w:r>
      <w:r>
        <w:t xml:space="preserve">(0.16.0 on npm;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reads 0.17.0), requiring Node 20 or later</w:t>
      </w:r>
    </w:p>
    <w:p>
      <w:pPr>
        <w:pStyle w:val="Compact"/>
        <w:numPr>
          <w:ilvl w:val="0"/>
          <w:numId w:val="1011"/>
        </w:numPr>
      </w:pPr>
      <w:r>
        <w:t xml:space="preserve">6,788 stars, 613 forks, 34 contributors</w:t>
      </w:r>
    </w:p>
    <w:p>
      <w:pPr>
        <w:pStyle w:val="Compact"/>
        <w:numPr>
          <w:ilvl w:val="0"/>
          <w:numId w:val="1011"/>
        </w:numPr>
      </w:pPr>
      <w:r>
        <w:t xml:space="preserve">174 commits in the 30 days before the reading date, and 43 open issues (excluding pull requests)</w:t>
      </w:r>
    </w:p>
    <w:p>
      <w:pPr>
        <w:pStyle w:val="FirstParagraph"/>
      </w:pPr>
      <w:r>
        <w:t xml:space="preserve">How it works, per the README:</w:t>
      </w:r>
    </w:p>
    <w:p>
      <w:pPr>
        <w:numPr>
          <w:ilvl w:val="0"/>
          <w:numId w:val="1012"/>
        </w:numPr>
      </w:pPr>
      <w:r>
        <w:rPr>
          <w:rStyle w:val="VerbatimChar"/>
        </w:rPr>
        <w:t xml:space="preserve">graft build</w:t>
      </w:r>
      <w:r>
        <w:t xml:space="preserve"> </w:t>
      </w:r>
      <w:r>
        <w:t xml:space="preserve">parses the repository with tree-sitter into a per-symbol code graph</w:t>
      </w:r>
      <w:r>
        <w:t xml:space="preserve"> </w:t>
      </w:r>
      <w:r>
        <w:t xml:space="preserve">(functions, classes, call and import edges).</w:t>
      </w:r>
      <w:r>
        <w:t xml:space="preserve"> </w:t>
      </w:r>
      <w:r>
        <w:t xml:space="preserve">This layer is deterministic, runs locally, and never calls a model,</w:t>
      </w:r>
      <w:r>
        <w:t xml:space="preserve"> </w:t>
      </w:r>
      <w:r>
        <w:t xml:space="preserve">so it needs no API key.</w:t>
      </w:r>
    </w:p>
    <w:p>
      <w:pPr>
        <w:numPr>
          <w:ilvl w:val="0"/>
          <w:numId w:val="1012"/>
        </w:numPr>
      </w:pPr>
      <w:r>
        <w:rPr>
          <w:rStyle w:val="VerbatimChar"/>
        </w:rPr>
        <w:t xml:space="preserve">graft build --deep</w:t>
      </w:r>
      <w:r>
        <w:t xml:space="preserve"> </w:t>
      </w:r>
      <w:r>
        <w:t xml:space="preserve">adds an LLM layer:</w:t>
      </w:r>
      <w:r>
        <w:t xml:space="preserve"> </w:t>
      </w:r>
      <w:r>
        <w:t xml:space="preserve">a short summary per file,</w:t>
      </w:r>
      <w:r>
        <w:t xml:space="preserve"> </w:t>
      </w:r>
      <w:r>
        <w:t xml:space="preserve">grouped into a few dozen Markdown</w:t>
      </w:r>
      <w:r>
        <w:t xml:space="preserve"> </w:t>
      </w:r>
      <w:r>
        <w:t xml:space="preserve">“nodes”</w:t>
      </w:r>
      <w:r>
        <w:t xml:space="preserve"> </w:t>
      </w:r>
      <w:r>
        <w:t xml:space="preserve">(one per subsystem or concept)</w:t>
      </w:r>
      <w:r>
        <w:t xml:space="preserve"> </w:t>
      </w:r>
      <w:r>
        <w:t xml:space="preserve">with typed links between them and a</w:t>
      </w:r>
      <w:r>
        <w:t xml:space="preserve"> </w:t>
      </w:r>
      <w:r>
        <w:t xml:space="preserve">“crux”</w:t>
      </w:r>
      <w:r>
        <w:t xml:space="preserve"> </w:t>
      </w:r>
      <w:r>
        <w:t xml:space="preserve">excerpt of the lines that carry the logic.</w:t>
      </w:r>
      <w:r>
        <w:t xml:space="preserve"> </w:t>
      </w:r>
      <w:r>
        <w:t xml:space="preserve">The model runs under your own key through one of:</w:t>
      </w:r>
    </w:p>
    <w:p>
      <w:pPr>
        <w:pStyle w:val="Compact"/>
        <w:numPr>
          <w:ilvl w:val="1"/>
          <w:numId w:val="1013"/>
        </w:numPr>
      </w:pPr>
      <w:r>
        <w:t xml:space="preserve">OpenAI</w:t>
      </w:r>
    </w:p>
    <w:p>
      <w:pPr>
        <w:pStyle w:val="Compact"/>
        <w:numPr>
          <w:ilvl w:val="1"/>
          <w:numId w:val="1013"/>
        </w:numPr>
      </w:pPr>
      <w:r>
        <w:t xml:space="preserve">Anthropic</w:t>
      </w:r>
    </w:p>
    <w:p>
      <w:pPr>
        <w:pStyle w:val="Compact"/>
        <w:numPr>
          <w:ilvl w:val="1"/>
          <w:numId w:val="1013"/>
        </w:numPr>
      </w:pPr>
      <w:r>
        <w:t xml:space="preserve">OpenRouter</w:t>
      </w:r>
    </w:p>
    <w:p>
      <w:pPr>
        <w:pStyle w:val="Compact"/>
        <w:numPr>
          <w:ilvl w:val="1"/>
          <w:numId w:val="1013"/>
        </w:numPr>
      </w:pPr>
      <w:r>
        <w:t xml:space="preserve">a LiteLLM proxy</w:t>
      </w:r>
    </w:p>
    <w:p>
      <w:pPr>
        <w:pStyle w:val="Compact"/>
        <w:numPr>
          <w:ilvl w:val="1"/>
          <w:numId w:val="1013"/>
        </w:numPr>
      </w:pPr>
      <w:r>
        <w:t xml:space="preserve">a local server</w:t>
      </w:r>
    </w:p>
    <w:p>
      <w:pPr>
        <w:numPr>
          <w:ilvl w:val="0"/>
          <w:numId w:val="1012"/>
        </w:numPr>
      </w:pPr>
      <w:r>
        <w:rPr>
          <w:rStyle w:val="VerbatimChar"/>
        </w:rPr>
        <w:t xml:space="preserve">graft init</w:t>
      </w:r>
      <w:r>
        <w:t xml:space="preserve"> </w:t>
      </w:r>
      <w:r>
        <w:t xml:space="preserve">wires the graph into an agent.</w:t>
      </w:r>
      <w:r>
        <w:t xml:space="preserve"> </w:t>
      </w:r>
      <w:r>
        <w:t xml:space="preserve">For Claude Code it writes a skill file, hooks, and a status line.</w:t>
      </w:r>
      <w:r>
        <w:t xml:space="preserve"> </w:t>
      </w:r>
      <w:r>
        <w:t xml:space="preserve">For the other hosts it adds a fenced section to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GEMINI.md</w:t>
      </w:r>
      <w:r>
        <w:t xml:space="preserve">, or</w:t>
      </w:r>
      <w:r>
        <w:t xml:space="preserve"> </w:t>
      </w:r>
      <w:r>
        <w:rPr>
          <w:rStyle w:val="VerbatimChar"/>
        </w:rPr>
        <w:t xml:space="preserve">.github/copilot-instructions.md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t xml:space="preserve">Codex</w:t>
      </w:r>
    </w:p>
    <w:p>
      <w:pPr>
        <w:pStyle w:val="Compact"/>
        <w:numPr>
          <w:ilvl w:val="1"/>
          <w:numId w:val="1014"/>
        </w:numPr>
      </w:pPr>
      <w:r>
        <w:t xml:space="preserve">OpenCode</w:t>
      </w:r>
    </w:p>
    <w:p>
      <w:pPr>
        <w:pStyle w:val="Compact"/>
        <w:numPr>
          <w:ilvl w:val="1"/>
          <w:numId w:val="1014"/>
        </w:numPr>
      </w:pPr>
      <w:r>
        <w:t xml:space="preserve">Gemini CLI</w:t>
      </w:r>
    </w:p>
    <w:p>
      <w:pPr>
        <w:pStyle w:val="Compact"/>
        <w:numPr>
          <w:ilvl w:val="1"/>
          <w:numId w:val="1014"/>
        </w:numPr>
      </w:pPr>
      <w:r>
        <w:t xml:space="preserve">Copilot</w:t>
      </w:r>
    </w:p>
    <w:p>
      <w:pPr>
        <w:pStyle w:val="Compact"/>
        <w:numPr>
          <w:ilvl w:val="1"/>
          <w:numId w:val="1014"/>
        </w:numPr>
      </w:pPr>
      <w:r>
        <w:t xml:space="preserve">Cursor</w:t>
      </w:r>
    </w:p>
    <w:p>
      <w:pPr>
        <w:pStyle w:val="Compact"/>
        <w:numPr>
          <w:ilvl w:val="1"/>
          <w:numId w:val="1014"/>
        </w:numPr>
      </w:pPr>
      <w:r>
        <w:t xml:space="preserve">others that read those files</w:t>
      </w:r>
    </w:p>
    <w:p>
      <w:pPr>
        <w:numPr>
          <w:ilvl w:val="0"/>
          <w:numId w:val="1000"/>
        </w:numPr>
      </w:pPr>
      <w:r>
        <w:t xml:space="preserve">It also registers an MCP server exposing six tools</w:t>
      </w:r>
      <w:r>
        <w:t xml:space="preserve"> </w:t>
      </w:r>
      <w:r>
        <w:t xml:space="preserve">(find code, file API, trace callers, regex search, repo map, freshness check).</w:t>
      </w:r>
    </w:p>
    <w:p>
      <w:pPr>
        <w:numPr>
          <w:ilvl w:val="0"/>
          <w:numId w:val="1012"/>
        </w:numPr>
      </w:pPr>
      <w:r>
        <w:t xml:space="preserve">The graph is a git-ignored local cache, rebuilt incrementally and refreshed before each query;</w:t>
      </w:r>
      <w:r>
        <w:t xml:space="preserve"> </w:t>
      </w:r>
      <w:r>
        <w:t xml:space="preserve">only the small wiring is committed.</w:t>
      </w:r>
    </w:p>
    <w:p>
      <w:pPr>
        <w:numPr>
          <w:ilvl w:val="0"/>
          <w:numId w:val="1012"/>
        </w:numPr>
      </w:pPr>
      <w:r>
        <w:t xml:space="preserve">R is one of the</w:t>
      </w:r>
      <w:r>
        <w:t xml:space="preserve"> </w:t>
      </w:r>
      <w:r>
        <w:t xml:space="preserve">“full-fidelity”</w:t>
      </w:r>
      <w:r>
        <w:t xml:space="preserve"> </w:t>
      </w:r>
      <w:r>
        <w:t xml:space="preserve">languages,</w:t>
      </w:r>
      <w:r>
        <w:t xml:space="preserve"> </w:t>
      </w:r>
      <w:r>
        <w:t xml:space="preserve">with support for plain functions, S3, S4, and R6 classes and methods,</w:t>
      </w:r>
      <w:r>
        <w:t xml:space="preserve"> </w:t>
      </w:r>
      <w:r>
        <w:t xml:space="preserve">roxygen</w:t>
      </w:r>
      <w:r>
        <w:t xml:space="preserve"> </w:t>
      </w:r>
      <w:r>
        <w:rPr>
          <w:rStyle w:val="VerbatimChar"/>
        </w:rPr>
        <w:t xml:space="preserve">@export</w:t>
      </w:r>
      <w:r>
        <w:t xml:space="preserve"> </w:t>
      </w:r>
      <w:r>
        <w:t xml:space="preserve">tags, and</w:t>
      </w:r>
      <w:r>
        <w:t xml:space="preserve"> </w:t>
      </w:r>
      <w:r>
        <w:rPr>
          <w:rStyle w:val="VerbatimChar"/>
        </w:rPr>
        <w:t xml:space="preserve">library()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source()</w:t>
      </w:r>
      <w:r>
        <w:t xml:space="preserve"> </w:t>
      </w:r>
      <w:r>
        <w:t xml:space="preserve">imports.</w:t>
      </w:r>
    </w:p>
    <w:p>
      <w:pPr>
        <w:pStyle w:val="FirstParagraph"/>
      </w:pPr>
      <w:r>
        <w:t xml:space="preserve">The README reports benchmarks from the project’s own harness</w:t>
      </w:r>
      <w:r>
        <w:t xml:space="preserve"> </w:t>
      </w:r>
      <w:r>
        <w:t xml:space="preserve">(42% fewer tokens and 60% less latency with equal correctness on 162 runs across two repositories)</w:t>
      </w:r>
      <w:r>
        <w:t xml:space="preserve"> </w:t>
      </w:r>
      <w:r>
        <w:t xml:space="preserve">and a 50-instance SWE-bench Verified run,</w:t>
      </w:r>
      <w:r>
        <w:t xml:space="preserve"> </w:t>
      </w:r>
      <w:r>
        <w:t xml:space="preserve">Claude Code with Claude Sonnet 5 on both arms</w:t>
      </w:r>
      <w:r>
        <w:t xml:space="preserve"> </w:t>
      </w:r>
      <w:r>
        <w:t xml:space="preserve">(33 of 50 resolved with Graft against 27 without, using 23% fewer tokens).</w:t>
      </w:r>
      <w:r>
        <w:t xml:space="preserve"> </w:t>
      </w:r>
      <w:r>
        <w:t xml:space="preserve">These are vendor-run measurements on the vendor’s chosen tasks,</w:t>
      </w:r>
      <w:r>
        <w:t xml:space="preserve"> </w:t>
      </w:r>
      <w:r>
        <w:t xml:space="preserve">so treat them as an upper bound until reproduced.</w:t>
      </w:r>
      <w:r>
        <w:t xml:space="preserve"> </w:t>
      </w:r>
      <w:r>
        <w:t xml:space="preserve">The package sends an anonymous batched usage ping by default;</w:t>
      </w:r>
      <w:r>
        <w:t xml:space="preserve"> </w:t>
      </w:r>
      <w:r>
        <w:t xml:space="preserve">the README states the ping carries no code, paths, or queries,</w:t>
      </w:r>
      <w:r>
        <w:t xml:space="preserve"> </w:t>
      </w:r>
      <w:r>
        <w:t xml:space="preserve">and that</w:t>
      </w:r>
      <w:r>
        <w:t xml:space="preserve"> </w:t>
      </w:r>
      <w:r>
        <w:rPr>
          <w:rStyle w:val="VerbatimChar"/>
        </w:rPr>
        <w:t xml:space="preserve">graft telemetry disable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DO_NOT_TRACK=1</w:t>
      </w:r>
      <w:r>
        <w:t xml:space="preserve"> </w:t>
      </w:r>
      <w:r>
        <w:t xml:space="preserve">turns it off.</w:t>
      </w:r>
    </w:p>
    <w:bookmarkStart w:id="71" w:name="Xa1ea6490079b11533d7b9299ce93442bef23dfd"/>
    <w:p>
      <w:pPr>
        <w:pStyle w:val="Heading5"/>
      </w:pPr>
      <w:r>
        <w:t xml:space="preserve">Useful to us? Yes, trial it on one R package</w:t>
      </w:r>
    </w:p>
    <w:p>
      <w:pPr>
        <w:pStyle w:val="FirstParagraph"/>
      </w:pPr>
      <w:r>
        <w:t xml:space="preserve">Graft addresses a cost the lab pays constantly:</w:t>
      </w:r>
      <w:r>
        <w:t xml:space="preserve"> </w:t>
      </w:r>
      <w:r>
        <w:t xml:space="preserve">each new agent session re-reads an R package to rebuild the same picture of its structure.</w:t>
      </w:r>
      <w:r>
        <w:t xml:space="preserve"> </w:t>
      </w:r>
      <w:r>
        <w:t xml:space="preserve">Three things make it a good fit for a trial:</w:t>
      </w:r>
    </w:p>
    <w:p>
      <w:pPr>
        <w:pStyle w:val="Compact"/>
        <w:numPr>
          <w:ilvl w:val="0"/>
          <w:numId w:val="1015"/>
        </w:numPr>
      </w:pPr>
      <w:r>
        <w:t xml:space="preserve">The structural layer is free and local,</w:t>
      </w:r>
      <w:r>
        <w:t xml:space="preserve"> </w:t>
      </w:r>
      <w:r>
        <w:t xml:space="preserve">so it can run on a package without spending model tokens</w:t>
      </w:r>
      <w:r>
        <w:t xml:space="preserve"> </w:t>
      </w:r>
      <w:r>
        <w:t xml:space="preserve">or sending code anywhere,</w:t>
      </w:r>
      <w:r>
        <w:t xml:space="preserve"> </w:t>
      </w:r>
      <w:r>
        <w:t xml:space="preserve">which matches the constraints in</w:t>
      </w:r>
      <w:r>
        <w:t xml:space="preserve"> </w:t>
      </w:r>
      <w:hyperlink w:anchor="sec-ai-offline">
        <w:r>
          <w:rPr>
            <w:rStyle w:val="Hyperlink"/>
          </w:rPr>
          <w:t xml:space="preserve">Section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R is a first-class language in its parser,</w:t>
      </w:r>
      <w:r>
        <w:t xml:space="preserve"> </w:t>
      </w:r>
      <w:r>
        <w:t xml:space="preserve">including S3, S4, and R6 dispatch and roxygen tags.</w:t>
      </w:r>
    </w:p>
    <w:p>
      <w:pPr>
        <w:pStyle w:val="Compact"/>
        <w:numPr>
          <w:ilvl w:val="0"/>
          <w:numId w:val="1015"/>
        </w:numPr>
      </w:pPr>
      <w:r>
        <w:t xml:space="preserve">It wires into the agents the lab already uses</w:t>
      </w:r>
      <w:r>
        <w:t xml:space="preserve"> </w:t>
      </w:r>
      <w:r>
        <w:t xml:space="preserve">(Claude Code, Codex, OpenCode, Gemini CLI, and Copilot)</w:t>
      </w:r>
      <w:r>
        <w:t xml:space="preserve"> </w:t>
      </w:r>
      <w:r>
        <w:t xml:space="preserve">through their existing instruction files and an MCP server,</w:t>
      </w:r>
      <w:r>
        <w:t xml:space="preserve"> </w:t>
      </w:r>
      <w:r>
        <w:t xml:space="preserve">the mechanism</w:t>
      </w:r>
      <w:r>
        <w:t xml:space="preserve"> </w:t>
      </w:r>
      <w:hyperlink r:id="rId69">
        <w:r>
          <w:rPr>
            <w:rStyle w:val="Hyperlink"/>
          </w:rPr>
          <w:t xml:space="preserve">MCP server setup</w:t>
        </w:r>
      </w:hyperlink>
      <w:r>
        <w:t xml:space="preserve"> </w:t>
      </w:r>
      <w:r>
        <w:t xml:space="preserve">covers,</w:t>
      </w:r>
      <w:r>
        <w:t xml:space="preserve"> </w:t>
      </w:r>
      <w:r>
        <w:t xml:space="preserve">so a trial adds no new harness.</w:t>
      </w:r>
    </w:p>
    <w:p>
      <w:pPr>
        <w:pStyle w:val="FirstParagraph"/>
      </w:pPr>
      <w:r>
        <w:t xml:space="preserve">Check two things before adopting it lab-wide.</w:t>
      </w:r>
      <w:r>
        <w:t xml:space="preserve"> </w:t>
      </w:r>
      <w:r>
        <w:t xml:space="preserve">First, the benchmark claims are vendor-run,</w:t>
      </w:r>
      <w:r>
        <w:t xml:space="preserve"> </w:t>
      </w:r>
      <w:r>
        <w:t xml:space="preserve">so measure the token and tool-call counts on one of our own packages</w:t>
      </w:r>
      <w:r>
        <w:t xml:space="preserve"> </w:t>
      </w:r>
      <w:r>
        <w:t xml:space="preserve">before and after</w:t>
      </w:r>
      <w:r>
        <w:t xml:space="preserve"> </w:t>
      </w:r>
      <w:r>
        <w:rPr>
          <w:rStyle w:val="VerbatimChar"/>
        </w:rPr>
        <w:t xml:space="preserve">graft init</w:t>
      </w:r>
      <w:r>
        <w:t xml:space="preserve">.</w:t>
      </w:r>
      <w:r>
        <w:t xml:space="preserve"> </w:t>
      </w:r>
      <w:r>
        <w:t xml:space="preserve">Second, the</w:t>
      </w:r>
      <w:r>
        <w:t xml:space="preserve"> </w:t>
      </w:r>
      <w:r>
        <w:rPr>
          <w:rStyle w:val="VerbatimChar"/>
        </w:rPr>
        <w:t xml:space="preserve">--deep</w:t>
      </w:r>
      <w:r>
        <w:t xml:space="preserve"> </w:t>
      </w:r>
      <w:r>
        <w:t xml:space="preserve">layer spends model tokens on every changed file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init</w:t>
      </w:r>
      <w:r>
        <w:t xml:space="preserve"> </w:t>
      </w:r>
      <w:r>
        <w:t xml:space="preserve">step for Codex writes to user-level config outside the repository</w:t>
      </w:r>
      <w:r>
        <w:t xml:space="preserve"> </w:t>
      </w:r>
      <w:r>
        <w:t xml:space="preserve">(</w:t>
      </w:r>
      <w:r>
        <w:rPr>
          <w:rStyle w:val="VerbatimChar"/>
        </w:rPr>
        <w:t xml:space="preserve">~/.codex/</w:t>
      </w:r>
      <w:r>
        <w:t xml:space="preserve">; skip with</w:t>
      </w:r>
      <w:r>
        <w:t xml:space="preserve"> </w:t>
      </w:r>
      <w:r>
        <w:rPr>
          <w:rStyle w:val="VerbatimChar"/>
        </w:rPr>
        <w:t xml:space="preserve">--no-global</w:t>
      </w:r>
      <w:r>
        <w:t xml:space="preserve">),</w:t>
      </w:r>
      <w:r>
        <w:t xml:space="preserve"> </w:t>
      </w:r>
      <w:r>
        <w:t xml:space="preserve">so start with the structural layer only and the Claude Code wiring only.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graft init --dry-run</w:t>
      </w:r>
      <w:r>
        <w:t xml:space="preserve"> </w:t>
      </w:r>
      <w:r>
        <w:t xml:space="preserve">flag lists every file it would touch,</w:t>
      </w:r>
      <w:r>
        <w:t xml:space="preserve"> </w:t>
      </w:r>
      <w:r>
        <w:t xml:space="preserve">which is the right first command.</w:t>
      </w:r>
      <w:r>
        <w:t xml:space="preserve"> </w:t>
      </w:r>
      <w:r>
        <w:t xml:space="preserve">Graft is complementary to the memory tooling in</w:t>
      </w:r>
      <w:r>
        <w:t xml:space="preserve"> </w:t>
      </w:r>
      <w:hyperlink r:id="rId70">
        <w:r>
          <w:rPr>
            <w:rStyle w:val="Hyperlink"/>
          </w:rPr>
          <w:t xml:space="preserve">Magic Context</w:t>
        </w:r>
      </w:hyperlink>
      <w:r>
        <w:t xml:space="preserve">:</w:t>
      </w:r>
      <w:r>
        <w:t xml:space="preserve"> </w:t>
      </w:r>
      <w:r>
        <w:t xml:space="preserve">that section covers remembering what happened across sessions,</w:t>
      </w:r>
      <w:r>
        <w:t xml:space="preserve"> </w:t>
      </w:r>
      <w:r>
        <w:t xml:space="preserve">whereas Graft covers what the code is,</w:t>
      </w:r>
      <w:r>
        <w:t xml:space="preserve"> </w:t>
      </w:r>
      <w:r>
        <w:t xml:space="preserve">and the two do not overlap.</w:t>
      </w:r>
    </w:p>
    <w:bookmarkEnd w:id="71"/>
    <w:bookmarkEnd w:id="72"/>
    <w:bookmarkEnd w:id="73"/>
    <w:bookmarkStart w:id="79" w:name="sec-ai-opencode-ollama"/>
    <w:p>
      <w:pPr>
        <w:pStyle w:val="Heading1"/>
      </w:pPr>
      <w:r>
        <w:t xml:space="preserve">3. Connecting OpenCode to Local Models</w:t>
      </w:r>
    </w:p>
    <w:p>
      <w:pPr>
        <w:pStyle w:val="FirstParagraph"/>
      </w:pPr>
      <w:hyperlink r:id="rId74">
        <w:r>
          <w:rPr>
            <w:rStyle w:val="Hyperlink"/>
          </w:rPr>
          <w:t xml:space="preserve">OpenCode</w:t>
        </w:r>
      </w:hyperlink>
      <w:r>
        <w:t xml:space="preserve"> </w:t>
      </w:r>
      <w:r>
        <w:t xml:space="preserve">is an open-source coding agent</w:t>
      </w:r>
      <w:r>
        <w:t xml:space="preserve"> </w:t>
      </w:r>
      <w:r>
        <w:t xml:space="preserve">that runs in your terminal, reads your project, edits files, and runs commands.</w:t>
      </w:r>
      <w:r>
        <w:t xml:space="preserve"> </w:t>
      </w:r>
      <w:r>
        <w:t xml:space="preserve">It supports local models through OpenAI-compatible providers.</w:t>
      </w:r>
    </w:p>
    <w:p>
      <w:pPr>
        <w:pStyle w:val="BodyText"/>
      </w:pPr>
      <w:r>
        <w:t xml:space="preserve">This section assumes Ollama is already installed</w:t>
      </w:r>
      <w:r>
        <w:t xml:space="preserve"> </w:t>
      </w:r>
      <w:r>
        <w:t xml:space="preserve">and that you have pulled a code-focused model —</w:t>
      </w:r>
      <w:r>
        <w:t xml:space="preserve"> </w:t>
      </w:r>
      <w:r>
        <w:t xml:space="preserve">see</w:t>
      </w:r>
      <w:r>
        <w:t xml:space="preserve"> </w:t>
      </w:r>
      <w:hyperlink w:anchor="sec-ai-offline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for both,</w:t>
      </w:r>
      <w:r>
        <w:t xml:space="preserve"> </w:t>
      </w:r>
      <w:r>
        <w:t xml:space="preserve">including the Linux and Windows install paths.</w:t>
      </w:r>
    </w:p>
    <w:p>
      <w:pPr>
        <w:pStyle w:val="BodyText"/>
      </w:pPr>
      <w:r>
        <w:t xml:space="preserve">Verify the server is running: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http://localhost:11434/api/version</w:t>
      </w:r>
      <w:r>
        <w:br/>
      </w:r>
      <w:r>
        <w:rPr>
          <w:rStyle w:val="CommentTok"/>
        </w:rPr>
        <w:t xml:space="preserve"># {"version":"0.1.x"}</w:t>
      </w:r>
    </w:p>
    <w:p>
      <w:pPr>
        <w:pStyle w:val="FirstParagraph"/>
      </w:pPr>
      <w:r>
        <w:t xml:space="preserve">On macOS,</w:t>
      </w:r>
      <w:r>
        <w:t xml:space="preserve"> </w:t>
      </w:r>
      <w:r>
        <w:rPr>
          <w:rStyle w:val="VerbatimChar"/>
        </w:rPr>
        <w:t xml:space="preserve">brew services start ollama</w:t>
      </w:r>
      <w:r>
        <w:t xml:space="preserve"> </w:t>
      </w:r>
      <w:r>
        <w:t xml:space="preserve">registers a launchd agent</w:t>
      </w:r>
      <w:r>
        <w:t xml:space="preserve"> </w:t>
      </w:r>
      <w:r>
        <w:t xml:space="preserve">so the server comes back automatically at login</w:t>
      </w:r>
      <w:r>
        <w:t xml:space="preserve"> </w:t>
      </w:r>
      <w:r>
        <w:t xml:space="preserve">rather than needing a manual start each session.</w:t>
      </w:r>
    </w:p>
    <w:p>
      <w:pPr>
        <w:pStyle w:val="BodyText"/>
      </w:pPr>
      <w:r>
        <w:rPr>
          <w:b/>
          <w:bCs/>
        </w:rPr>
        <w:t xml:space="preserve">Install the model-discovery plugin:</w:t>
      </w:r>
    </w:p>
    <w:p>
      <w:pPr>
        <w:pStyle w:val="BodyText"/>
      </w:pPr>
      <w:r>
        <w:t xml:space="preserve">Rather than hand-coding each model into</w:t>
      </w:r>
      <w:r>
        <w:t xml:space="preserve"> </w:t>
      </w:r>
      <w:r>
        <w:rPr>
          <w:rStyle w:val="VerbatimChar"/>
        </w:rPr>
        <w:t xml:space="preserve">opencode.json</w:t>
      </w:r>
      <w:r>
        <w:t xml:space="preserve">,</w:t>
      </w:r>
      <w:r>
        <w:t xml:space="preserve"> </w:t>
      </w:r>
      <w:r>
        <w:t xml:space="preserve">use the</w:t>
      </w:r>
      <w:r>
        <w:t xml:space="preserve"> </w:t>
      </w:r>
      <w:hyperlink r:id="rId75">
        <w:r>
          <w:rPr>
            <w:rStyle w:val="VerbatimChar"/>
          </w:rPr>
          <w:t xml:space="preserve">opencode-local-ollama</w:t>
        </w:r>
      </w:hyperlink>
      <w:r>
        <w:t xml:space="preserve"> </w:t>
      </w:r>
      <w:r>
        <w:t xml:space="preserve">plugin,</w:t>
      </w:r>
      <w:r>
        <w:t xml:space="preserve"> </w:t>
      </w:r>
      <w:r>
        <w:t xml:space="preserve">which discovers your local Ollama models automatically on startup:</w:t>
      </w:r>
    </w:p>
    <w:p>
      <w:pPr>
        <w:pStyle w:val="SourceCode"/>
      </w:pPr>
      <w:r>
        <w:rPr>
          <w:rStyle w:val="ExtensionTok"/>
        </w:rPr>
        <w:t xml:space="preserve">opencode</w:t>
      </w:r>
      <w:r>
        <w:rPr>
          <w:rStyle w:val="NormalTok"/>
        </w:rPr>
        <w:t xml:space="preserve"> plugin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opencode-local-ollama</w:t>
      </w:r>
    </w:p>
    <w:p>
      <w:pPr>
        <w:pStyle w:val="FirstParagraph"/>
      </w:pPr>
      <w:r>
        <w:t xml:space="preserve">This writes to</w:t>
      </w:r>
      <w:r>
        <w:t xml:space="preserve"> </w:t>
      </w:r>
      <w:r>
        <w:rPr>
          <w:rStyle w:val="VerbatimChar"/>
        </w:rPr>
        <w:t xml:space="preserve">~/.config/opencode/opencode.json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"plugin"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"opencode-local-ollama"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Restart OpenCode and run</w:t>
      </w:r>
      <w:r>
        <w:t xml:space="preserve"> </w:t>
      </w:r>
      <w:r>
        <w:rPr>
          <w:rStyle w:val="VerbatimChar"/>
        </w:rPr>
        <w:t xml:space="preserve">/models</w:t>
      </w:r>
      <w:r>
        <w:t xml:space="preserve"> </w:t>
      </w:r>
      <w:r>
        <w:t xml:space="preserve">to see your local models listed</w:t>
      </w:r>
      <w:r>
        <w:t xml:space="preserve"> </w:t>
      </w:r>
      <w:r>
        <w:t xml:space="preserve">alongside any cloud providers.</w:t>
      </w:r>
      <w:r>
        <w:t xml:space="preserve"> </w:t>
      </w:r>
      <w:r>
        <w:t xml:space="preserve">The plugin reads from Ollama’s</w:t>
      </w:r>
      <w:r>
        <w:t xml:space="preserve"> </w:t>
      </w:r>
      <w:r>
        <w:rPr>
          <w:rStyle w:val="VerbatimChar"/>
        </w:rPr>
        <w:t xml:space="preserve">/api/tags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/api/show</w:t>
      </w:r>
      <w:r>
        <w:t xml:space="preserve"> </w:t>
      </w:r>
      <w:r>
        <w:t xml:space="preserve">endpoints,</w:t>
      </w:r>
      <w:r>
        <w:t xml:space="preserve"> </w:t>
      </w:r>
      <w:r>
        <w:t xml:space="preserve">so newly pulled models appear on the next restart with no config edits.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Alternative: multi-backend local provider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If you also run LM Studio,</w:t>
            </w:r>
            <w:r>
              <w:t xml:space="preserve"> </w:t>
            </w:r>
            <w:r>
              <w:rPr>
                <w:rStyle w:val="VerbatimChar"/>
              </w:rPr>
              <w:t xml:space="preserve">llama.cpp</w:t>
            </w:r>
            <w:r>
              <w:t xml:space="preserve">, or vLLM alongside Ollama,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78">
              <w:r>
                <w:rPr>
                  <w:rStyle w:val="VerbatimChar"/>
                </w:rPr>
                <w:t xml:space="preserve">opencode-local-provider</w:t>
              </w:r>
            </w:hyperlink>
            <w:r>
              <w:t xml:space="preserve"> </w:t>
            </w:r>
            <w:r>
              <w:t xml:space="preserve">plugin</w:t>
            </w:r>
            <w:r>
              <w:t xml:space="preserve"> </w:t>
            </w:r>
            <w:r>
              <w:t xml:space="preserve">auto-detects all of them under a single</w:t>
            </w:r>
            <w:r>
              <w:t xml:space="preserve"> </w:t>
            </w:r>
            <w:r>
              <w:rPr>
                <w:rStyle w:val="VerbatimChar"/>
              </w:rPr>
              <w:t xml:space="preserve">local</w:t>
            </w:r>
            <w:r>
              <w:t xml:space="preserve"> </w:t>
            </w:r>
            <w:r>
              <w:t xml:space="preserve">provider</w:t>
            </w:r>
            <w:r>
              <w:t xml:space="preserve"> </w:t>
            </w:r>
            <w:r>
              <w:t xml:space="preserve">and probes each at runtime for loaded models.</w:t>
            </w:r>
            <w:r>
              <w:t xml:space="preserve"> </w:t>
            </w:r>
            <w:r>
              <w:t xml:space="preserve">Install it with</w:t>
            </w:r>
            <w:r>
              <w:t xml:space="preserve"> </w:t>
            </w:r>
            <w:r>
              <w:rPr>
                <w:rStyle w:val="VerbatimChar"/>
              </w:rPr>
              <w:t xml:space="preserve">opencode plugin --global opencode-local-provider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A lightweight hand-written provider block in your project’s</w:t>
      </w:r>
      <w:r>
        <w:t xml:space="preserve"> </w:t>
      </w:r>
      <w:r>
        <w:rPr>
          <w:rStyle w:val="VerbatimChar"/>
        </w:rPr>
        <w:t xml:space="preserve">opencode.json</w:t>
      </w:r>
      <w:r>
        <w:t xml:space="preserve"> </w:t>
      </w:r>
      <w:r>
        <w:t xml:space="preserve">still works if you prefer explicit control over model names and context limits,</w:t>
      </w:r>
      <w:r>
        <w:t xml:space="preserve"> </w:t>
      </w:r>
      <w:r>
        <w:t xml:space="preserve">but the plugin removes the need to keep that list in sync with</w:t>
      </w:r>
      <w:r>
        <w:t xml:space="preserve"> </w:t>
      </w:r>
      <w:r>
        <w:rPr>
          <w:rStyle w:val="VerbatimChar"/>
        </w:rPr>
        <w:t xml:space="preserve">ollama pull</w:t>
      </w:r>
      <w:r>
        <w:t xml:space="preserve">.</w:t>
      </w:r>
    </w:p>
    <w:bookmarkEnd w:id="79"/>
    <w:bookmarkStart w:id="84" w:name="sec-ai-opencode-openrouter"/>
    <w:p>
      <w:pPr>
        <w:pStyle w:val="Heading1"/>
      </w:pPr>
      <w:r>
        <w:t xml:space="preserve">4. Connecting OpenCode to OpenRouter</w:t>
      </w:r>
    </w:p>
    <w:p>
      <w:pPr>
        <w:pStyle w:val="FirstParagraph"/>
      </w:pPr>
      <w:hyperlink r:id="rId80">
        <w:r>
          <w:rPr>
            <w:rStyle w:val="Hyperlink"/>
          </w:rPr>
          <w:t xml:space="preserve">OpenRouter</w:t>
        </w:r>
      </w:hyperlink>
      <w:r>
        <w:t xml:space="preserve"> </w:t>
      </w:r>
      <w:r>
        <w:t xml:space="preserve">is a gateway that exposes hundreds of</w:t>
      </w:r>
      <w:r>
        <w:t xml:space="preserve"> </w:t>
      </w:r>
      <w:r>
        <w:t xml:space="preserve">hosted models — Claude, GPT, Gemini, DeepSeek, Qwen, Kimi, Llama, and more</w:t>
      </w:r>
      <w:r>
        <w:t xml:space="preserve"> </w:t>
      </w:r>
      <w:r>
        <w:t xml:space="preserve">— behind a single API key and billing account.</w:t>
      </w:r>
      <w:r>
        <w:t xml:space="preserve"> </w:t>
      </w:r>
      <w:r>
        <w:t xml:space="preserve">OpenCode treats it as a built-in provider,</w:t>
      </w:r>
      <w:r>
        <w:t xml:space="preserve"> </w:t>
      </w:r>
      <w:r>
        <w:t xml:space="preserve">so its catalog appears in the</w:t>
      </w:r>
      <w:r>
        <w:t xml:space="preserve"> </w:t>
      </w:r>
      <w:r>
        <w:rPr>
          <w:rStyle w:val="VerbatimChar"/>
        </w:rPr>
        <w:t xml:space="preserve">/models</w:t>
      </w:r>
      <w:r>
        <w:t xml:space="preserve"> </w:t>
      </w:r>
      <w:r>
        <w:t xml:space="preserve">picker</w:t>
      </w:r>
      <w:r>
        <w:t xml:space="preserve"> </w:t>
      </w:r>
      <w:r>
        <w:t xml:space="preserve">alongside local models (</w:t>
      </w:r>
      <w:hyperlink w:anchor="sec-ai-opencode-ollama">
        <w:r>
          <w:rPr>
            <w:rStyle w:val="Hyperlink"/>
          </w:rPr>
          <w:t xml:space="preserve">Section 3</w:t>
        </w:r>
      </w:hyperlink>
      <w:r>
        <w:t xml:space="preserve">).</w:t>
      </w:r>
      <w:r>
        <w:t xml:space="preserve"> </w:t>
      </w:r>
      <w:r>
        <w:t xml:space="preserve">The catalog changes frequently;</w:t>
      </w:r>
      <w:r>
        <w:t xml:space="preserve"> </w:t>
      </w:r>
      <w:r>
        <w:t xml:space="preserve">model IDs below were verified against it in August 2026.</w:t>
      </w:r>
    </w:p>
    <w:p>
      <w:pPr>
        <w:pStyle w:val="BodyText"/>
      </w:pPr>
      <w:r>
        <w:rPr>
          <w:b/>
          <w:bCs/>
        </w:rPr>
        <w:t xml:space="preserve">Connect an API key:</w:t>
      </w:r>
    </w:p>
    <w:p>
      <w:pPr>
        <w:pStyle w:val="Compact"/>
        <w:numPr>
          <w:ilvl w:val="0"/>
          <w:numId w:val="1016"/>
        </w:numPr>
      </w:pPr>
      <w:r>
        <w:t xml:space="preserve">Create a key at</w:t>
      </w:r>
      <w:r>
        <w:t xml:space="preserve"> </w:t>
      </w:r>
      <w:hyperlink r:id="rId81">
        <w:r>
          <w:rPr>
            <w:rStyle w:val="Hyperlink"/>
          </w:rPr>
          <w:t xml:space="preserve">https://openrouter.ai/settings/keys</w:t>
        </w:r>
      </w:hyperlink>
      <w:r>
        <w:t xml:space="preserve"> </w:t>
      </w:r>
      <w:r>
        <w:t xml:space="preserve">and add credits at</w:t>
      </w:r>
      <w:r>
        <w:t xml:space="preserve"> </w:t>
      </w:r>
      <w:hyperlink r:id="rId82">
        <w:r>
          <w:rPr>
            <w:rStyle w:val="Hyperlink"/>
          </w:rPr>
          <w:t xml:space="preserve">https://openrouter.ai/credits</w:t>
        </w:r>
      </w:hyperlink>
      <w:r>
        <w:t xml:space="preserve">.</w:t>
      </w:r>
      <w:r>
        <w:t xml:space="preserve"> </w:t>
      </w:r>
      <w:r>
        <w:t xml:space="preserve">Some models carry a</w:t>
      </w:r>
      <w:r>
        <w:t xml:space="preserve"> </w:t>
      </w:r>
      <w:r>
        <w:rPr>
          <w:rStyle w:val="VerbatimChar"/>
        </w:rPr>
        <w:t xml:space="preserve">:free</w:t>
      </w:r>
      <w:r>
        <w:t xml:space="preserve"> </w:t>
      </w:r>
      <w:r>
        <w:t xml:space="preserve">ID suffix and cost nothing,</w:t>
      </w:r>
      <w:r>
        <w:t xml:space="preserve"> </w:t>
      </w:r>
      <w:r>
        <w:t xml:space="preserve">at the price of tight rate limits.</w:t>
      </w:r>
    </w:p>
    <w:p>
      <w:pPr>
        <w:pStyle w:val="Compact"/>
        <w:numPr>
          <w:ilvl w:val="0"/>
          <w:numId w:val="1016"/>
        </w:numPr>
      </w:pPr>
      <w:r>
        <w:t xml:space="preserve">In the OpenCode TUI, run</w:t>
      </w:r>
      <w:r>
        <w:t xml:space="preserve"> </w:t>
      </w:r>
      <w:r>
        <w:rPr>
          <w:rStyle w:val="VerbatimChar"/>
        </w:rPr>
        <w:t xml:space="preserve">/connect</w:t>
      </w:r>
      <w:r>
        <w:t xml:space="preserve">,</w:t>
      </w:r>
      <w:r>
        <w:t xml:space="preserve"> </w:t>
      </w:r>
      <w:r>
        <w:t xml:space="preserve">select</w:t>
      </w:r>
      <w:r>
        <w:t xml:space="preserve"> </w:t>
      </w:r>
      <w:r>
        <w:rPr>
          <w:b/>
          <w:bCs/>
        </w:rPr>
        <w:t xml:space="preserve">OpenRouter</w:t>
      </w:r>
      <w:r>
        <w:t xml:space="preserve">, and paste the key.</w:t>
      </w:r>
      <w:r>
        <w:t xml:space="preserve"> </w:t>
      </w:r>
      <w:r>
        <w:t xml:space="preserve">The CLI command</w:t>
      </w:r>
      <w:r>
        <w:t xml:space="preserve"> </w:t>
      </w:r>
      <w:r>
        <w:rPr>
          <w:rStyle w:val="VerbatimChar"/>
        </w:rPr>
        <w:t xml:space="preserve">opencode auth login</w:t>
      </w:r>
      <w:r>
        <w:t xml:space="preserve"> </w:t>
      </w:r>
      <w:r>
        <w:t xml:space="preserve">does the same thing outside</w:t>
      </w:r>
      <w:r>
        <w:t xml:space="preserve"> </w:t>
      </w:r>
      <w:r>
        <w:t xml:space="preserve">the TUI.</w:t>
      </w:r>
      <w:r>
        <w:t xml:space="preserve"> </w:t>
      </w:r>
      <w:r>
        <w:t xml:space="preserve">Either way the key is stored in</w:t>
      </w:r>
      <w:r>
        <w:t xml:space="preserve"> </w:t>
      </w:r>
      <w:r>
        <w:rPr>
          <w:rStyle w:val="VerbatimChar"/>
        </w:rPr>
        <w:t xml:space="preserve">~/.local/share/opencode/auth.json</w:t>
      </w:r>
      <w:r>
        <w:t xml:space="preserve">,</w:t>
      </w:r>
      <w:r>
        <w:t xml:space="preserve"> </w:t>
      </w:r>
      <w:r>
        <w:t xml:space="preserve">never in</w:t>
      </w:r>
      <w:r>
        <w:t xml:space="preserve"> </w:t>
      </w:r>
      <w:r>
        <w:rPr>
          <w:rStyle w:val="VerbatimChar"/>
        </w:rPr>
        <w:t xml:space="preserve">opencode.json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/models</w:t>
      </w:r>
      <w:r>
        <w:t xml:space="preserve">, filter for</w:t>
      </w:r>
      <w:r>
        <w:t xml:space="preserve"> </w:t>
      </w:r>
      <w:r>
        <w:rPr>
          <w:rStyle w:val="VerbatimChar"/>
        </w:rPr>
        <w:t xml:space="preserve">openrouter</w:t>
      </w:r>
      <w:r>
        <w:t xml:space="preserve">, and pick a model.</w:t>
      </w:r>
    </w:p>
    <w:p>
      <w:pPr>
        <w:pStyle w:val="FirstParagraph"/>
      </w:pPr>
      <w:r>
        <w:rPr>
          <w:b/>
          <w:bCs/>
        </w:rPr>
        <w:t xml:space="preserve">Pick a model that supports tool calls:</w:t>
      </w:r>
    </w:p>
    <w:p>
      <w:pPr>
        <w:pStyle w:val="BodyText"/>
      </w:pPr>
      <w:r>
        <w:t xml:space="preserve">Coding agents drive every action — reading files, editing, running</w:t>
      </w:r>
      <w:r>
        <w:t xml:space="preserve"> </w:t>
      </w:r>
      <w:r>
        <w:t xml:space="preserve">commands — through tool calls.</w:t>
      </w:r>
      <w:r>
        <w:t xml:space="preserve"> </w:t>
      </w:r>
      <w:r>
        <w:t xml:space="preserve">Image-generation, speech, and embedding models have no endpoints that</w:t>
      </w:r>
      <w:r>
        <w:t xml:space="preserve"> </w:t>
      </w:r>
      <w:r>
        <w:t xml:space="preserve">support tool use, so an agent session fails on them immediately with</w:t>
      </w:r>
      <w:r>
        <w:t xml:space="preserve"> </w:t>
      </w:r>
      <w:r>
        <w:rPr>
          <w:rStyle w:val="VerbatimChar"/>
        </w:rPr>
        <w:t xml:space="preserve">No endpoints found that support tool use</w:t>
      </w:r>
      <w:r>
        <w:t xml:space="preserve">.</w:t>
      </w:r>
      <w:r>
        <w:t xml:space="preserve"> </w:t>
      </w:r>
      <w:r>
        <w:t xml:space="preserve">Prefer chat or coder variants such as</w:t>
      </w:r>
      <w:r>
        <w:t xml:space="preserve"> </w:t>
      </w:r>
      <w:r>
        <w:rPr>
          <w:rStyle w:val="VerbatimChar"/>
        </w:rPr>
        <w:t xml:space="preserve">anthropic/claude-sonnet-4.5</w:t>
      </w:r>
      <w:r>
        <w:t xml:space="preserve">,</w:t>
      </w:r>
      <w:r>
        <w:t xml:space="preserve"> </w:t>
      </w:r>
      <w:r>
        <w:rPr>
          <w:rStyle w:val="VerbatimChar"/>
        </w:rPr>
        <w:t xml:space="preserve">deepseek/deepseek-chat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qwen/qwen3-coder</w:t>
      </w:r>
      <w:r>
        <w:t xml:space="preserve">.</w:t>
      </w:r>
    </w:p>
    <w:p>
      <w:pPr>
        <w:pStyle w:val="BodyText"/>
      </w:pPr>
      <w:r>
        <w:t xml:space="preserve">One trap worth naming: on OpenRouter, Google lists Gemini 3 Pro only as</w:t>
      </w:r>
      <w:r>
        <w:t xml:space="preserve"> </w:t>
      </w:r>
      <w:r>
        <w:t xml:space="preserve">image-output variants (</w:t>
      </w:r>
      <w:r>
        <w:rPr>
          <w:rStyle w:val="VerbatimChar"/>
        </w:rPr>
        <w:t xml:space="preserve">google/gemini-3-pro-image</w:t>
      </w:r>
      <w:r>
        <w:t xml:space="preserve">,</w:t>
      </w:r>
      <w:r>
        <w:t xml:space="preserve"> </w:t>
      </w:r>
      <w:r>
        <w:rPr>
          <w:rStyle w:val="VerbatimChar"/>
        </w:rPr>
        <w:t xml:space="preserve">google/gemini-3-pro-image-preview</w:t>
      </w:r>
      <w:r>
        <w:t xml:space="preserve">) —</w:t>
      </w:r>
      <w:r>
        <w:t xml:space="preserve"> </w:t>
      </w:r>
      <w:r>
        <w:t xml:space="preserve">there is no plain</w:t>
      </w:r>
      <w:r>
        <w:t xml:space="preserve"> </w:t>
      </w:r>
      <w:r>
        <w:rPr>
          <w:rStyle w:val="VerbatimChar"/>
        </w:rPr>
        <w:t xml:space="preserve">google/gemini-3-pro</w:t>
      </w:r>
      <w:r>
        <w:t xml:space="preserve"> </w:t>
      </w:r>
      <w:r>
        <w:t xml:space="preserve">entry — so those image models</w:t>
      </w:r>
      <w:r>
        <w:t xml:space="preserve"> </w:t>
      </w:r>
      <w:r>
        <w:t xml:space="preserve">are easy to pick by mistake.</w:t>
      </w:r>
      <w:r>
        <w:t xml:space="preserve"> </w:t>
      </w:r>
      <w:r>
        <w:t xml:space="preserve">For tool-calling work, use one of the Gemini Flash chat variants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google/gemini-3-flash-preview</w:t>
      </w:r>
      <w:r>
        <w:t xml:space="preserve">.</w:t>
      </w:r>
    </w:p>
    <w:p>
      <w:pPr>
        <w:pStyle w:val="BodyText"/>
      </w:pPr>
      <w:r>
        <w:t xml:space="preserve">Models are addressed as</w:t>
      </w:r>
      <w:r>
        <w:t xml:space="preserve"> </w:t>
      </w:r>
      <w:r>
        <w:rPr>
          <w:rStyle w:val="VerbatimChar"/>
        </w:rPr>
        <w:t xml:space="preserve">openrouter/&lt;vendor&gt;/&lt;model&gt;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openrouter/deepseek/deepseek-chat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Optional configuration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~/.config/opencode/opencode.json</w:t>
      </w:r>
      <w:r>
        <w:t xml:space="preserve"> </w:t>
      </w:r>
      <w:r>
        <w:t xml:space="preserve">(or the project-level file):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"$schema"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"https://opencode.ai/config.json"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"openrouter/deepseek/deepseek-chat"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"small_model"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"openrouter/openai/gpt-oss-20b"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"openrouter"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"models"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"moonshotai/kimi-k2"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"baseten"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"allow_fallbacks"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0"/>
          <w:numId w:val="1017"/>
        </w:numPr>
      </w:pPr>
      <w:r>
        <w:rPr>
          <w:rStyle w:val="VerbatimChar"/>
        </w:rPr>
        <w:t xml:space="preserve">model</w:t>
      </w:r>
      <w:r>
        <w:t xml:space="preserve"> </w:t>
      </w:r>
      <w:r>
        <w:t xml:space="preserve">pins the session default;</w:t>
      </w:r>
      <w:r>
        <w:t xml:space="preserve"> </w:t>
      </w:r>
      <w:r>
        <w:t xml:space="preserve">without it, OpenCode starts each session on its own built-in default</w:t>
      </w:r>
    </w:p>
    <w:p>
      <w:pPr>
        <w:numPr>
          <w:ilvl w:val="0"/>
          <w:numId w:val="1017"/>
        </w:numPr>
      </w:pPr>
      <w:r>
        <w:rPr>
          <w:rStyle w:val="VerbatimChar"/>
        </w:rPr>
        <w:t xml:space="preserve">small_model</w:t>
      </w:r>
      <w:r>
        <w:t xml:space="preserve"> </w:t>
      </w:r>
      <w:r>
        <w:t xml:space="preserve">sends housekeeping tasks (session titles, summaries) to a</w:t>
      </w:r>
      <w:r>
        <w:t xml:space="preserve"> </w:t>
      </w:r>
      <w:r>
        <w:t xml:space="preserve">cheap model instead of a frontier one</w:t>
      </w:r>
    </w:p>
    <w:p>
      <w:pPr>
        <w:numPr>
          <w:ilvl w:val="0"/>
          <w:numId w:val="1017"/>
        </w:numPr>
      </w:pPr>
      <w:r>
        <w:t xml:space="preserve">entries under</w:t>
      </w:r>
      <w:r>
        <w:t xml:space="preserve"> </w:t>
      </w:r>
      <w:r>
        <w:rPr>
          <w:rStyle w:val="VerbatimChar"/>
        </w:rPr>
        <w:t xml:space="preserve">provider.openrouter.models</w:t>
      </w:r>
      <w:r>
        <w:t xml:space="preserve"> </w:t>
      </w:r>
      <w:r>
        <w:t xml:space="preserve">add models that are not</w:t>
      </w:r>
      <w:r>
        <w:t xml:space="preserve"> </w:t>
      </w:r>
      <w:r>
        <w:t xml:space="preserve">preloaded, or pin routing:</w:t>
      </w:r>
      <w:r>
        <w:t xml:space="preserve"> </w:t>
      </w:r>
      <w:r>
        <w:t xml:space="preserve">OpenRouter load-balances across upstream hosts by default, and</w:t>
      </w:r>
      <w:r>
        <w:t xml:space="preserve"> </w:t>
      </w:r>
      <w:r>
        <w:rPr>
          <w:rStyle w:val="VerbatimChar"/>
        </w:rPr>
        <w:t xml:space="preserve">order</w:t>
      </w:r>
      <w:r>
        <w:t xml:space="preserve"> </w:t>
      </w:r>
      <w:r>
        <w:t xml:space="preserve">restricts requests to named providers</w:t>
      </w:r>
      <w:r>
        <w:t xml:space="preserve"> </w:t>
      </w:r>
      <w:r>
        <w:t xml:space="preserve">(</w:t>
      </w:r>
      <w:hyperlink r:id="rId83">
        <w:r>
          <w:rPr>
            <w:rStyle w:val="Hyperlink"/>
          </w:rPr>
          <w:t xml:space="preserve">provider-selection docs</w:t>
        </w:r>
      </w:hyperlink>
      <w:r>
        <w:t xml:space="preserve">)</w:t>
      </w:r>
    </w:p>
    <w:p>
      <w:pPr>
        <w:pStyle w:val="FirstParagraph"/>
      </w:pPr>
      <w:r>
        <w:t xml:space="preserve">Config loads at startup, so restart OpenCode after editing it.</w:t>
      </w:r>
    </w:p>
    <w:bookmarkEnd w:id="84"/>
    <w:bookmarkStart w:id="115" w:name="sec-ai-claude-code-other-models"/>
    <w:p>
      <w:pPr>
        <w:pStyle w:val="Heading1"/>
      </w:pPr>
      <w:r>
        <w:t xml:space="preserve">5. Running Claude Code with Non-Anthropic Models</w:t>
      </w:r>
    </w:p>
    <w:p>
      <w:pPr>
        <w:pStyle w:val="FirstParagraph"/>
      </w:pPr>
      <w:r>
        <w:t xml:space="preserve">Claude Code is built around the Anthropic Messages API,</w:t>
      </w:r>
      <w:r>
        <w:t xml:space="preserve"> </w:t>
      </w:r>
      <w:r>
        <w:t xml:space="preserve">and its documentation describes how to point the harness at any endpoint that speaks that format</w:t>
      </w:r>
      <w:r>
        <w:t xml:space="preserve"> </w:t>
      </w:r>
      <w:r>
        <w:t xml:space="preserve">(measured 2026-09-01).</w:t>
      </w:r>
      <w:r>
        <w:t xml:space="preserve"> </w:t>
      </w:r>
      <w:r>
        <w:t xml:space="preserve">That mechanism is what makes it possible to run Claude Code against models Anthropic does not make,</w:t>
      </w:r>
      <w:r>
        <w:t xml:space="preserve"> </w:t>
      </w:r>
      <w:r>
        <w:t xml:space="preserve">and the same documentation says plainly that doing so is unsupported.</w:t>
      </w:r>
      <w:r>
        <w:t xml:space="preserve"> </w:t>
      </w:r>
      <w:r>
        <w:t xml:space="preserve">This section summarizes:</w:t>
      </w:r>
    </w:p>
    <w:p>
      <w:pPr>
        <w:pStyle w:val="Compact"/>
        <w:numPr>
          <w:ilvl w:val="0"/>
          <w:numId w:val="1018"/>
        </w:numPr>
      </w:pPr>
      <w:r>
        <w:t xml:space="preserve">the mechanism</w:t>
      </w:r>
    </w:p>
    <w:p>
      <w:pPr>
        <w:pStyle w:val="Compact"/>
        <w:numPr>
          <w:ilvl w:val="0"/>
          <w:numId w:val="1018"/>
        </w:numPr>
      </w:pPr>
      <w:r>
        <w:t xml:space="preserve">the routes people use</w:t>
      </w:r>
    </w:p>
    <w:p>
      <w:pPr>
        <w:pStyle w:val="Compact"/>
        <w:numPr>
          <w:ilvl w:val="0"/>
          <w:numId w:val="1018"/>
        </w:numPr>
      </w:pPr>
      <w:r>
        <w:t xml:space="preserve">what breaks</w:t>
      </w:r>
    </w:p>
    <w:p>
      <w:pPr>
        <w:pStyle w:val="Compact"/>
        <w:numPr>
          <w:ilvl w:val="0"/>
          <w:numId w:val="1018"/>
        </w:numPr>
      </w:pPr>
      <w:r>
        <w:t xml:space="preserve">which billing rules apply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fast-moving snapshot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configuration claims in this section were checked against the</w:t>
            </w:r>
            <w:r>
              <w:t xml:space="preserve"> </w:t>
            </w:r>
            <w:hyperlink r:id="rId87">
              <w:r>
                <w:rPr>
                  <w:rStyle w:val="Hyperlink"/>
                </w:rPr>
                <w:t xml:space="preserve">Claude Code documentation</w:t>
              </w:r>
            </w:hyperlink>
            <w:r>
              <w:t xml:space="preserve"> </w:t>
            </w:r>
            <w:r>
              <w:t xml:space="preserve">on that date.</w:t>
            </w:r>
            <w:r>
              <w:t xml:space="preserve"> </w:t>
            </w:r>
            <w:r>
              <w:t xml:space="preserve">The community practice and the policy history come from the research summary in</w:t>
            </w:r>
            <w:r>
              <w:t xml:space="preserve"> </w:t>
            </w:r>
            <w:hyperlink r:id="rId88">
              <w:r>
                <w:rPr>
                  <w:rStyle w:val="Hyperlink"/>
                </w:rPr>
                <w:t xml:space="preserve">issue #96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compiled from press coverage and forum discussion up to August 2026;</w:t>
            </w:r>
            <w:r>
              <w:t xml:space="preserve"> </w:t>
            </w:r>
            <w:r>
              <w:t xml:space="preserve">Anthropic revised the subscription rules more than once during 2026.</w:t>
            </w:r>
            <w:r>
              <w:t xml:space="preserve"> </w:t>
            </w:r>
            <w:r>
              <w:t xml:space="preserve">Re-read the current</w:t>
            </w:r>
            <w:r>
              <w:t xml:space="preserve"> </w:t>
            </w:r>
            <w:hyperlink r:id="rId89">
              <w:r>
                <w:rPr>
                  <w:rStyle w:val="Hyperlink"/>
                </w:rPr>
                <w:t xml:space="preserve">gateway documentation</w:t>
              </w:r>
            </w:hyperlink>
            <w:r>
              <w:t xml:space="preserve"> </w:t>
            </w:r>
            <w:r>
              <w:t xml:space="preserve">and the consumer terms before relying on any of it.</w:t>
            </w:r>
          </w:p>
          <w:p/>
        </w:tc>
      </w:tr>
    </w:tbl>
    <w:bookmarkStart w:id="93" w:name="X028e2a7640ad9ab3d9ed755ce353e74e457b156"/>
    <w:p>
      <w:pPr>
        <w:pStyle w:val="Heading4"/>
      </w:pPr>
      <w:r>
        <w:t xml:space="preserve">The official position: documented mechanism, unsupported use</w:t>
      </w:r>
    </w:p>
    <w:p>
      <w:pPr>
        <w:pStyle w:val="FirstParagraph"/>
      </w:pPr>
      <w:r>
        <w:t xml:space="preserve">Anthropic’s</w:t>
      </w:r>
      <w:r>
        <w:t xml:space="preserve"> </w:t>
      </w:r>
      <w:hyperlink r:id="rId87">
        <w:r>
          <w:rPr>
            <w:rStyle w:val="Hyperlink"/>
          </w:rPr>
          <w:t xml:space="preserve">gateway documentation</w:t>
        </w:r>
      </w:hyperlink>
      <w:r>
        <w:t xml:space="preserve"> </w:t>
      </w:r>
      <w:r>
        <w:t xml:space="preserve">is written for organizations that run their own gateway in front of</w:t>
      </w:r>
      <w:r>
        <w:t xml:space="preserve"> </w:t>
      </w:r>
      <w:r>
        <w:rPr>
          <w:b/>
          <w:bCs/>
        </w:rPr>
        <w:t xml:space="preserve">Claude</w:t>
      </w:r>
      <w:r>
        <w:t xml:space="preserve"> </w:t>
      </w:r>
      <w:r>
        <w:t xml:space="preserve">models,</w:t>
      </w:r>
      <w:r>
        <w:t xml:space="preserve"> </w:t>
      </w:r>
      <w:r>
        <w:t xml:space="preserve">so that credentials, usage tracking, cost controls, and audit logging live in one place.</w:t>
      </w:r>
      <w:r>
        <w:t xml:space="preserve"> </w:t>
      </w:r>
      <w:r>
        <w:t xml:space="preserve">It states that</w:t>
      </w:r>
      <w:r>
        <w:t xml:space="preserve"> </w:t>
      </w:r>
      <w:r>
        <w:t xml:space="preserve">“any gateway that exposes a supported API format works,”</w:t>
      </w:r>
      <w:r>
        <w:t xml:space="preserve"> </w:t>
      </w:r>
      <w:r>
        <w:t xml:space="preserve">and in the same paragraph that Anthropic</w:t>
      </w:r>
      <w:r>
        <w:t xml:space="preserve"> </w:t>
      </w:r>
      <w:r>
        <w:t xml:space="preserve">“doesn’t endorse, maintain, or audit third-party gateway products,</w:t>
      </w:r>
      <w:r>
        <w:t xml:space="preserve"> </w:t>
      </w:r>
      <w:r>
        <w:t xml:space="preserve">and doesn’t support routing Claude Code to non-Claude models through any gateway.”</w:t>
      </w:r>
    </w:p>
    <w:p>
      <w:pPr>
        <w:pStyle w:val="BodyText"/>
      </w:pPr>
      <w:r>
        <w:t xml:space="preserve">The supported non-default backends are all Claude models on other clouds:</w:t>
      </w:r>
    </w:p>
    <w:p>
      <w:pPr>
        <w:pStyle w:val="Compact"/>
        <w:numPr>
          <w:ilvl w:val="0"/>
          <w:numId w:val="1019"/>
        </w:numPr>
      </w:pPr>
      <w:hyperlink r:id="rId90">
        <w:r>
          <w:rPr>
            <w:rStyle w:val="Hyperlink"/>
          </w:rPr>
          <w:t xml:space="preserve">Amazon Bedrock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CLAUDE_CODE_USE_BEDROCK=1</w:t>
      </w:r>
      <w:r>
        <w:t xml:space="preserve">)</w:t>
      </w:r>
    </w:p>
    <w:p>
      <w:pPr>
        <w:pStyle w:val="Compact"/>
        <w:numPr>
          <w:ilvl w:val="0"/>
          <w:numId w:val="1019"/>
        </w:numPr>
      </w:pPr>
      <w:hyperlink r:id="rId91">
        <w:r>
          <w:rPr>
            <w:rStyle w:val="Hyperlink"/>
          </w:rPr>
          <w:t xml:space="preserve">Google Cloud’s Agent Platform, formerly Vertex AI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CLAUDE_CODE_USE_VERTEX=1</w:t>
      </w:r>
      <w:r>
        <w:t xml:space="preserve">)</w:t>
      </w:r>
    </w:p>
    <w:p>
      <w:pPr>
        <w:pStyle w:val="Compact"/>
        <w:numPr>
          <w:ilvl w:val="0"/>
          <w:numId w:val="1019"/>
        </w:numPr>
      </w:pPr>
      <w:hyperlink r:id="rId92">
        <w:r>
          <w:rPr>
            <w:rStyle w:val="Hyperlink"/>
          </w:rPr>
          <w:t xml:space="preserve">Microsoft Foundry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CLAUDE_CODE_USE_FOUNDRY=1</w:t>
      </w:r>
      <w:r>
        <w:t xml:space="preserve">)</w:t>
      </w:r>
    </w:p>
    <w:p>
      <w:pPr>
        <w:pStyle w:val="FirstParagraph"/>
      </w:pPr>
      <w:r>
        <w:t xml:space="preserve">Routing to a different model family is the unsupported case.</w:t>
      </w:r>
      <w:r>
        <w:t xml:space="preserve"> </w:t>
      </w:r>
      <w:r>
        <w:t xml:space="preserve">It works because the gateway mechanism is provider-agnostic,</w:t>
      </w:r>
      <w:r>
        <w:t xml:space="preserve"> </w:t>
      </w:r>
      <w:r>
        <w:t xml:space="preserve">not because Anthropic tests it.</w:t>
      </w:r>
    </w:p>
    <w:bookmarkEnd w:id="93"/>
    <w:bookmarkStart w:id="97" w:name="the-configuration-surface"/>
    <w:p>
      <w:pPr>
        <w:pStyle w:val="Heading4"/>
      </w:pPr>
      <w:r>
        <w:t xml:space="preserve">The configuration surface</w:t>
      </w:r>
    </w:p>
    <w:p>
      <w:pPr>
        <w:pStyle w:val="FirstParagraph"/>
      </w:pPr>
      <w:r>
        <w:t xml:space="preserve">The variables that matter, from the</w:t>
      </w:r>
      <w:r>
        <w:t xml:space="preserve"> </w:t>
      </w:r>
      <w:hyperlink r:id="rId94">
        <w:r>
          <w:rPr>
            <w:rStyle w:val="Hyperlink"/>
          </w:rPr>
          <w:t xml:space="preserve">connection guide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95">
        <w:r>
          <w:rPr>
            <w:rStyle w:val="Hyperlink"/>
          </w:rPr>
          <w:t xml:space="preserve">model configuration page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96">
        <w:r>
          <w:rPr>
            <w:rStyle w:val="Hyperlink"/>
          </w:rPr>
          <w:t xml:space="preserve">environment-variable reference</w:t>
        </w:r>
      </w:hyperlink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ANTHROPIC_BASE_URL</w:t>
      </w:r>
      <w:r>
        <w:t xml:space="preserve"> </w:t>
      </w:r>
      <w:r>
        <w:t xml:space="preserve">points the harness at a gateway.</w:t>
      </w:r>
      <w:r>
        <w:t xml:space="preserve"> </w:t>
      </w:r>
      <w:r>
        <w:t xml:space="preserve">The documentation is explicit that it</w:t>
      </w:r>
      <w:r>
        <w:t xml:space="preserve"> </w:t>
      </w:r>
      <w:r>
        <w:t xml:space="preserve">“changes where requests are sent, not which model answers them.”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ANTHROPIC_AUTH_TOKEN</w:t>
      </w:r>
      <w:r>
        <w:t xml:space="preserve"> </w:t>
      </w:r>
      <w:r>
        <w:t xml:space="preserve">(sent as</w:t>
      </w:r>
      <w:r>
        <w:t xml:space="preserve"> </w:t>
      </w:r>
      <w:r>
        <w:rPr>
          <w:rStyle w:val="VerbatimChar"/>
        </w:rPr>
        <w:t xml:space="preserve">Authorization: Bearer</w:t>
      </w:r>
      <w:r>
        <w:t xml:space="preserve">) or</w:t>
      </w:r>
      <w:r>
        <w:t xml:space="preserve"> </w:t>
      </w:r>
      <w:r>
        <w:rPr>
          <w:rStyle w:val="VerbatimChar"/>
        </w:rPr>
        <w:t xml:space="preserve">ANTHROPIC_API_KEY</w:t>
      </w:r>
      <w:r>
        <w:t xml:space="preserve"> </w:t>
      </w:r>
      <w:r>
        <w:t xml:space="preserve">(sent as</w:t>
      </w:r>
      <w:r>
        <w:t xml:space="preserve"> </w:t>
      </w:r>
      <w:r>
        <w:rPr>
          <w:rStyle w:val="VerbatimChar"/>
        </w:rPr>
        <w:t xml:space="preserve">x-api-key</w:t>
      </w:r>
      <w:r>
        <w:t xml:space="preserve">) carries the credential.</w:t>
      </w:r>
      <w:r>
        <w:t xml:space="preserve"> </w:t>
      </w:r>
      <w:r>
        <w:rPr>
          <w:rStyle w:val="VerbatimChar"/>
        </w:rPr>
        <w:t xml:space="preserve">ANTHROPIC_AUTH_TOKEN</w:t>
      </w:r>
      <w:r>
        <w:t xml:space="preserve"> </w:t>
      </w:r>
      <w:r>
        <w:t xml:space="preserve">takes precedence over a saved claude.ai login immediately;</w:t>
      </w:r>
      <w:r>
        <w:t xml:space="preserve"> </w:t>
      </w:r>
      <w:r>
        <w:rPr>
          <w:rStyle w:val="VerbatimChar"/>
        </w:rPr>
        <w:t xml:space="preserve">ANTHROPIC_API_KEY</w:t>
      </w:r>
      <w:r>
        <w:t xml:space="preserve"> </w:t>
      </w:r>
      <w:r>
        <w:t xml:space="preserve">takes over after a one-time approval prompt in interactive mode.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ANTHROPIC_MODEL</w:t>
      </w:r>
      <w:r>
        <w:t xml:space="preserve">, and the</w:t>
      </w:r>
      <w:r>
        <w:t xml:space="preserve"> </w:t>
      </w:r>
      <w:r>
        <w:rPr>
          <w:rStyle w:val="VerbatimChar"/>
        </w:rPr>
        <w:t xml:space="preserve">ANTHROPIC_DEFAULT_SONNET_MODEL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ANTHROPIC_DEFAULT_OPUS_MODEL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ANTHROPIC_DEFAULT_HAIKU_MODEL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ANTHROPIC_DEFAULT_FABLE_MODEL</w:t>
      </w:r>
      <w:r>
        <w:t xml:space="preserve"> </w:t>
      </w:r>
      <w:r>
        <w:t xml:space="preserve">family,</w:t>
      </w:r>
      <w:r>
        <w:t xml:space="preserve"> </w:t>
      </w:r>
      <w:r>
        <w:t xml:space="preserve">map the built-in aliases to whatever model IDs the backend accepts.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CLAUDE_CODE_ENABLE_GATEWAY_MODEL_DISCOVERY=1</w:t>
      </w:r>
      <w:r>
        <w:t xml:space="preserve"> </w:t>
      </w:r>
      <w:r>
        <w:t xml:space="preserve">makes Claude Code query the gateway’s</w:t>
      </w:r>
      <w:r>
        <w:t xml:space="preserve"> </w:t>
      </w:r>
      <w:r>
        <w:rPr>
          <w:rStyle w:val="VerbatimChar"/>
        </w:rPr>
        <w:t xml:space="preserve">/v1/models</w:t>
      </w:r>
      <w:r>
        <w:t xml:space="preserve"> </w:t>
      </w:r>
      <w:r>
        <w:t xml:space="preserve">endpoint at startup</w:t>
      </w:r>
      <w:r>
        <w:t xml:space="preserve"> </w:t>
      </w:r>
      <w:r>
        <w:t xml:space="preserve">and add the results to the</w:t>
      </w:r>
      <w:r>
        <w:t xml:space="preserve"> </w:t>
      </w:r>
      <w:r>
        <w:rPr>
          <w:rStyle w:val="VerbatimChar"/>
        </w:rPr>
        <w:t xml:space="preserve">/model</w:t>
      </w:r>
      <w:r>
        <w:t xml:space="preserve"> </w:t>
      </w:r>
      <w:r>
        <w:t xml:space="preserve">picker.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ANTHROPIC_CUSTOM_MODEL_OPTION</w:t>
      </w:r>
      <w:r>
        <w:t xml:space="preserve"> </w:t>
      </w:r>
      <w:r>
        <w:t xml:space="preserve">(with optional</w:t>
      </w:r>
      <w:r>
        <w:t xml:space="preserve"> </w:t>
      </w:r>
      <w:r>
        <w:rPr>
          <w:rStyle w:val="VerbatimChar"/>
        </w:rPr>
        <w:t xml:space="preserve">_NAME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_DESCRIPTION</w:t>
      </w:r>
      <w:r>
        <w:t xml:space="preserve">) adds a single custom row to the picker;</w:t>
      </w:r>
      <w:r>
        <w:t xml:space="preserve"> </w:t>
      </w:r>
      <w:r>
        <w:t xml:space="preserve">Claude Code skips validation for that ID, so any string the endpoint accepts works.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CLAUDE_CODE_DISABLE_EXPERIMENTAL_BETAS=1</w:t>
      </w:r>
      <w:r>
        <w:t xml:space="preserve"> </w:t>
      </w:r>
      <w:r>
        <w:t xml:space="preserve">stops Claude Code from sending pre-release request fields and beta headers.</w:t>
      </w:r>
      <w:r>
        <w:t xml:space="preserve"> </w:t>
      </w:r>
      <w:r>
        <w:t xml:space="preserve">The connection guide lists it as the fix for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errors naming</w:t>
      </w:r>
      <w:r>
        <w:t xml:space="preserve"> </w:t>
      </w:r>
      <w:r>
        <w:rPr>
          <w:rStyle w:val="VerbatimChar"/>
        </w:rPr>
        <w:t xml:space="preserve">context_management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Extra inputs are not permitted</w:t>
      </w:r>
      <w:r>
        <w:t xml:space="preserve">,</w:t>
      </w:r>
      <w:r>
        <w:t xml:space="preserve"> </w:t>
      </w:r>
      <w:r>
        <w:t xml:space="preserve">which is what a non-Anthropic upstream returns when it rejects Claude-specific fields.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CLAUDE_CODE_MAX_CONTEXT_TOKENS</w:t>
      </w:r>
      <w:r>
        <w:t xml:space="preserve"> </w:t>
      </w:r>
      <w:r>
        <w:t xml:space="preserve">declares the context window for a model ID Claude Code does not recognize;</w:t>
      </w:r>
      <w:r>
        <w:t xml:space="preserve"> </w:t>
      </w:r>
      <w:hyperlink w:anchor="sec-ai-offline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shows it in use for a local model.</w:t>
      </w:r>
    </w:p>
    <w:p>
      <w:pPr>
        <w:pStyle w:val="FirstParagraph"/>
      </w:pPr>
      <w:r>
        <w:t xml:space="preserve">Claude Code reads these at startup,</w:t>
      </w:r>
      <w:r>
        <w:t xml:space="preserve"> </w:t>
      </w:r>
      <w:r>
        <w:t xml:space="preserve">either from the shell or from the</w:t>
      </w:r>
      <w:r>
        <w:t xml:space="preserve"> </w:t>
      </w:r>
      <w:r>
        <w:rPr>
          <w:rStyle w:val="VerbatimChar"/>
        </w:rPr>
        <w:t xml:space="preserve">env</w:t>
      </w:r>
      <w:r>
        <w:t xml:space="preserve"> </w:t>
      </w:r>
      <w:r>
        <w:t xml:space="preserve">block of</w:t>
      </w:r>
      <w:r>
        <w:t xml:space="preserve"> </w:t>
      </w:r>
      <w:r>
        <w:rPr>
          <w:rStyle w:val="VerbatimChar"/>
        </w:rPr>
        <w:t xml:space="preserve">~/.claude/settings.json</w:t>
      </w:r>
      <w:r>
        <w:t xml:space="preserve">.</w:t>
      </w:r>
    </w:p>
    <w:bookmarkEnd w:id="97"/>
    <w:bookmarkStart w:id="106" w:name="the-routes-people-use"/>
    <w:p>
      <w:pPr>
        <w:pStyle w:val="Heading4"/>
      </w:pPr>
      <w:r>
        <w:t xml:space="preserve">The routes people use</w:t>
      </w:r>
    </w:p>
    <w:p>
      <w:pPr>
        <w:pStyle w:val="FirstParagraph"/>
      </w:pPr>
      <w:r>
        <w:t xml:space="preserve">The forum reports collected in the tracking issue fall into a few shapes,</w:t>
      </w:r>
      <w:r>
        <w:t xml:space="preserve"> </w:t>
      </w:r>
      <w:r>
        <w:t xml:space="preserve">from fewest moving parts to most: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 model vendor’s Anthropic-compatible endpoint.</w:t>
      </w:r>
      <w:r>
        <w:t xml:space="preserve"> </w:t>
      </w:r>
      <w:r>
        <w:t xml:space="preserve">Several labs, including</w:t>
      </w:r>
      <w:r>
        <w:t xml:space="preserve"> </w:t>
      </w:r>
      <w:hyperlink r:id="rId98">
        <w:r>
          <w:rPr>
            <w:rStyle w:val="Hyperlink"/>
          </w:rPr>
          <w:t xml:space="preserve">Z.ai</w:t>
        </w:r>
      </w:hyperlink>
      <w:r>
        <w:t xml:space="preserve"> </w:t>
      </w:r>
      <w:r>
        <w:t xml:space="preserve">(GLM),</w:t>
      </w:r>
      <w:r>
        <w:t xml:space="preserve"> </w:t>
      </w:r>
      <w:hyperlink r:id="rId99">
        <w:r>
          <w:rPr>
            <w:rStyle w:val="Hyperlink"/>
          </w:rPr>
          <w:t xml:space="preserve">Moonshot</w:t>
        </w:r>
      </w:hyperlink>
      <w:r>
        <w:t xml:space="preserve"> </w:t>
      </w:r>
      <w:r>
        <w:t xml:space="preserve">(Kimi), and</w:t>
      </w:r>
      <w:r>
        <w:t xml:space="preserve"> </w:t>
      </w:r>
      <w:hyperlink r:id="rId100">
        <w:r>
          <w:rPr>
            <w:rStyle w:val="Hyperlink"/>
          </w:rPr>
          <w:t xml:space="preserve">MiniMax</w:t>
        </w:r>
      </w:hyperlink>
      <w:r>
        <w:t xml:space="preserve">,</w:t>
      </w:r>
      <w:r>
        <w:t xml:space="preserve"> </w:t>
      </w:r>
      <w:r>
        <w:t xml:space="preserve">publish endpoints that speak the Messages format directly,</w:t>
      </w:r>
      <w:r>
        <w:t xml:space="preserve"> </w:t>
      </w:r>
      <w:r>
        <w:t xml:space="preserve">so the whole setup is</w:t>
      </w:r>
      <w:r>
        <w:t xml:space="preserve"> </w:t>
      </w:r>
      <w:r>
        <w:rPr>
          <w:rStyle w:val="VerbatimChar"/>
        </w:rPr>
        <w:t xml:space="preserve">ANTHROPIC_BASE_URL</w:t>
      </w:r>
      <w:r>
        <w:t xml:space="preserve"> </w:t>
      </w:r>
      <w:r>
        <w:t xml:space="preserve">plus the vendor’s key.</w:t>
      </w:r>
      <w:r>
        <w:t xml:space="preserve"> </w:t>
      </w:r>
      <w:r>
        <w:t xml:space="preserve">It is the route those reports describe most often,</w:t>
      </w:r>
      <w:r>
        <w:t xml:space="preserve"> </w:t>
      </w:r>
      <w:r>
        <w:t xml:space="preserve">and the one bundled with the vendors’</w:t>
      </w:r>
      <w:r>
        <w:t xml:space="preserve"> </w:t>
      </w:r>
      <w:r>
        <w:t xml:space="preserve">“coding plan”</w:t>
      </w:r>
      <w:r>
        <w:t xml:space="preserve"> </w:t>
      </w:r>
      <w:r>
        <w:t xml:space="preserve">subscriptions.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 hosted aggregator.</w:t>
      </w:r>
      <w:r>
        <w:t xml:space="preserve"> </w:t>
      </w:r>
      <w:hyperlink r:id="rId101">
        <w:r>
          <w:rPr>
            <w:rStyle w:val="Hyperlink"/>
          </w:rPr>
          <w:t xml:space="preserve">OpenRouter</w:t>
        </w:r>
      </w:hyperlink>
      <w:r>
        <w:t xml:space="preserve"> </w:t>
      </w:r>
      <w:r>
        <w:t xml:space="preserve">exposes an Anthropic-format endpoint,</w:t>
      </w:r>
      <w:r>
        <w:t xml:space="preserve"> </w:t>
      </w:r>
      <w:r>
        <w:t xml:space="preserve">so Claude Code can talk to it with no local proxy;</w:t>
      </w:r>
      <w:r>
        <w:t xml:space="preserve"> </w:t>
      </w:r>
      <w:hyperlink w:anchor="sec-ai-opencode-openrouter">
        <w:r>
          <w:rPr>
            <w:rStyle w:val="Hyperlink"/>
          </w:rPr>
          <w:t xml:space="preserve">Section 4</w:t>
        </w:r>
      </w:hyperlink>
      <w:r>
        <w:t xml:space="preserve"> </w:t>
      </w:r>
      <w:r>
        <w:t xml:space="preserve">covers the same aggregator from the OpenCode side.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 self-hosted gateway.</w:t>
      </w:r>
      <w:r>
        <w:t xml:space="preserve"> </w:t>
      </w:r>
      <w:hyperlink r:id="rId43">
        <w:r>
          <w:rPr>
            <w:rStyle w:val="Hyperlink"/>
          </w:rPr>
          <w:t xml:space="preserve">LiteLLM</w:t>
        </w:r>
      </w:hyperlink>
      <w:r>
        <w:t xml:space="preserve"> </w:t>
      </w:r>
      <w:r>
        <w:t xml:space="preserve">and</w:t>
      </w:r>
      <w:r>
        <w:t xml:space="preserve"> </w:t>
      </w:r>
      <w:hyperlink r:id="rId102">
        <w:r>
          <w:rPr>
            <w:rStyle w:val="Hyperlink"/>
          </w:rPr>
          <w:t xml:space="preserve">Kong</w:t>
        </w:r>
      </w:hyperlink>
      <w:r>
        <w:t xml:space="preserve"> </w:t>
      </w:r>
      <w:r>
        <w:t xml:space="preserve">are the examples that Anthropic’s own environment-variable reference names for gateway model discovery.</w:t>
      </w:r>
      <w:r>
        <w:t xml:space="preserve"> </w:t>
      </w:r>
      <w:r>
        <w:t xml:space="preserve">LiteLLM translates Messages-format requests to many providers and adds virtual keys, fallbacks, and cost tracking;</w:t>
      </w:r>
      <w:r>
        <w:t xml:space="preserve"> </w:t>
      </w:r>
      <w:hyperlink w:anchor="sec-ai-offline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shows a LiteLLM configuration for local models.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 community router.</w:t>
      </w:r>
      <w:r>
        <w:t xml:space="preserve"> </w:t>
      </w:r>
      <w:hyperlink r:id="rId103">
        <w:r>
          <w:rPr>
            <w:rStyle w:val="Hyperlink"/>
          </w:rPr>
          <w:t xml:space="preserve">Claude Code Router</w:t>
        </w:r>
      </w:hyperlink>
      <w:r>
        <w:t xml:space="preserve"> </w:t>
      </w:r>
      <w:r>
        <w:t xml:space="preserve">intercepts each request and routes it by type</w:t>
      </w:r>
      <w:r>
        <w:t xml:space="preserve"> </w:t>
      </w:r>
      <w:r>
        <w:t xml:space="preserve">(background, thinking, long-context, default) to a different provider or model.</w:t>
      </w:r>
      <w:r>
        <w:t xml:space="preserve"> </w:t>
      </w:r>
      <w:r>
        <w:t xml:space="preserve">It has the most features of the five,</w:t>
      </w:r>
      <w:r>
        <w:t xml:space="preserve"> </w:t>
      </w:r>
      <w:r>
        <w:t xml:space="preserve">and the tracking issue quotes its own issue tracker describing it as unstable and hard to configure.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 local model server.</w:t>
      </w:r>
      <w:r>
        <w:t xml:space="preserve"> </w:t>
      </w:r>
      <w:hyperlink r:id="rId104">
        <w:r>
          <w:rPr>
            <w:rStyle w:val="Hyperlink"/>
          </w:rPr>
          <w:t xml:space="preserve">vLLM</w:t>
        </w:r>
      </w:hyperlink>
      <w:r>
        <w:t xml:space="preserve"> </w:t>
      </w:r>
      <w:r>
        <w:t xml:space="preserve">and</w:t>
      </w:r>
      <w:r>
        <w:t xml:space="preserve"> </w:t>
      </w:r>
      <w:hyperlink r:id="rId105">
        <w:r>
          <w:rPr>
            <w:rStyle w:val="Hyperlink"/>
          </w:rPr>
          <w:t xml:space="preserve">Ollama</w:t>
        </w:r>
      </w:hyperlink>
      <w:r>
        <w:t xml:space="preserve"> </w:t>
      </w:r>
      <w:r>
        <w:t xml:space="preserve">both serve the Messages API directly,</w:t>
      </w:r>
      <w:r>
        <w:t xml:space="preserve"> </w:t>
      </w:r>
      <w:r>
        <w:t xml:space="preserve">so Claude Code can point at either with no proxy;</w:t>
      </w:r>
      <w:r>
        <w:t xml:space="preserve"> </w:t>
      </w:r>
      <w:hyperlink w:anchor="sec-ai-offline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covers the mechanics,</w:t>
      </w:r>
      <w:r>
        <w:t xml:space="preserve"> </w:t>
      </w:r>
      <w:r>
        <w:t xml:space="preserve">and</w:t>
      </w:r>
      <w:r>
        <w:t xml:space="preserve"> </w:t>
      </w:r>
      <w:hyperlink w:anchor="sec-ai-small-local-models">
        <w:r>
          <w:rPr>
            <w:rStyle w:val="Hyperlink"/>
          </w:rPr>
          <w:t xml:space="preserve">Section 6</w:t>
        </w:r>
      </w:hyperlink>
      <w:r>
        <w:t xml:space="preserve"> </w:t>
      </w:r>
      <w:r>
        <w:t xml:space="preserve">covers which local models can sustain an autonomous loop.</w:t>
      </w:r>
    </w:p>
    <w:p>
      <w:pPr>
        <w:pStyle w:val="FirstParagraph"/>
      </w:pPr>
      <w:r>
        <w:t xml:space="preserve">Treat any self-hosted gateway or community router as infrastructure:</w:t>
      </w:r>
      <w:r>
        <w:t xml:space="preserve"> </w:t>
      </w:r>
      <w:r>
        <w:t xml:space="preserve">pin its version, and keep the official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launcher as a fallback.</w:t>
      </w:r>
      <w:r>
        <w:t xml:space="preserve"> </w:t>
      </w:r>
      <w:r>
        <w:t xml:space="preserve">The tracking issue records a 2026 incident in which malicious LiteLLM releases were briefly published to PyPI,</w:t>
      </w:r>
      <w:r>
        <w:t xml:space="preserve"> </w:t>
      </w:r>
      <w:r>
        <w:t xml:space="preserve">which is the concrete reason for pinning.</w:t>
      </w:r>
    </w:p>
    <w:bookmarkEnd w:id="106"/>
    <w:bookmarkStart w:id="109" w:name="what-degrades"/>
    <w:p>
      <w:pPr>
        <w:pStyle w:val="Heading4"/>
      </w:pPr>
      <w:r>
        <w:t xml:space="preserve">What degrades</w:t>
      </w:r>
    </w:p>
    <w:p>
      <w:pPr>
        <w:pStyle w:val="FirstParagraph"/>
      </w:pPr>
      <w:r>
        <w:t xml:space="preserve">The forum reports in the tracking issue agree on three seams: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The harness is tuned for Claude.</w:t>
      </w:r>
      <w:r>
        <w:t xml:space="preserve"> </w:t>
      </w:r>
      <w:r>
        <w:t xml:space="preserve">Tool-call conventions, context compaction, and the prompt structure behind plan mode and subagents were built against Claude’s behavior.</w:t>
      </w:r>
      <w:r>
        <w:t xml:space="preserve"> </w:t>
      </w:r>
      <w:r>
        <w:t xml:space="preserve">Other models, reached through a translating gateway, show worse tool-call reliability</w:t>
      </w:r>
      <w:r>
        <w:t xml:space="preserve"> </w:t>
      </w:r>
      <w:r>
        <w:t xml:space="preserve">(a model describing an edit instead of making it is the failure reported most often),</w:t>
      </w:r>
      <w:r>
        <w:t xml:space="preserve"> </w:t>
      </w:r>
      <w:r>
        <w:t xml:space="preserve">occasional compaction failures,</w:t>
      </w:r>
      <w:r>
        <w:t xml:space="preserve"> </w:t>
      </w:r>
      <w:r>
        <w:t xml:space="preserve">and behavior that is hard to debug because two layers are involved.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Prompt caching depends on the gateway.</w:t>
      </w:r>
      <w:r>
        <w:t xml:space="preserve"> </w:t>
      </w:r>
      <w:r>
        <w:t xml:space="preserve">Claude Code re-sends the system prompt, tool schemas, and history on every turn and relies on</w:t>
      </w:r>
      <w:r>
        <w:t xml:space="preserve"> </w:t>
      </w:r>
      <w:hyperlink r:id="rId107">
        <w:r>
          <w:rPr>
            <w:rStyle w:val="Hyperlink"/>
          </w:rPr>
          <w:t xml:space="preserve">prompt caching</w:t>
        </w:r>
      </w:hyperlink>
      <w:r>
        <w:t xml:space="preserve"> </w:t>
      </w:r>
      <w:r>
        <w:t xml:space="preserve">to make that cheap.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gateway protocol reference</w:t>
        </w:r>
      </w:hyperlink>
      <w:r>
        <w:t xml:space="preserve"> </w:t>
      </w:r>
      <w:r>
        <w:t xml:space="preserve">lists caching among the features a gateway has to pass through;</w:t>
      </w:r>
      <w:r>
        <w:t xml:space="preserve"> </w:t>
      </w:r>
      <w:r>
        <w:t xml:space="preserve">a gateway that does not, or an upstream with no equivalent, bills every turn at full input price,</w:t>
      </w:r>
      <w:r>
        <w:t xml:space="preserve"> </w:t>
      </w:r>
      <w:r>
        <w:t xml:space="preserve">which erodes much of the per-token saving from a cheaper model.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Claude-specific request fields are rejected.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errors and the</w:t>
      </w:r>
      <w:r>
        <w:t xml:space="preserve"> </w:t>
      </w:r>
      <w:r>
        <w:rPr>
          <w:rStyle w:val="VerbatimChar"/>
        </w:rPr>
        <w:t xml:space="preserve">CLAUDE_CODE_DISABLE_EXPERIMENTAL_BETAS</w:t>
      </w:r>
      <w:r>
        <w:t xml:space="preserve"> </w:t>
      </w:r>
      <w:r>
        <w:t xml:space="preserve">remedy in the configuration list above are the documented form of this,</w:t>
      </w:r>
      <w:r>
        <w:t xml:space="preserve"> </w:t>
      </w:r>
      <w:r>
        <w:t xml:space="preserve">and the model configuration page adds that the context window Claude Code assumes for an unrecognized model ID may not match the real one.</w:t>
      </w:r>
    </w:p>
    <w:p>
      <w:pPr>
        <w:pStyle w:val="FirstParagraph"/>
      </w:pPr>
      <w:r>
        <w:t xml:space="preserve">The summary also notes that benchmark gaps between the strongest open-weight coding models and Claude narrowed during 2026,</w:t>
      </w:r>
      <w:r>
        <w:t xml:space="preserve"> </w:t>
      </w:r>
      <w:r>
        <w:t xml:space="preserve">while cautioning that the open-weight figures it saw were largely the vendors’ own launch numbers.</w:t>
      </w:r>
      <w:r>
        <w:t xml:space="preserve"> </w:t>
      </w:r>
      <w:r>
        <w:t xml:space="preserve">Harness-level reliability is a separate question from benchmark score in any case.</w:t>
      </w:r>
    </w:p>
    <w:bookmarkEnd w:id="109"/>
    <w:bookmarkStart w:id="110" w:name="billing-and-policy"/>
    <w:p>
      <w:pPr>
        <w:pStyle w:val="Heading4"/>
      </w:pPr>
      <w:r>
        <w:t xml:space="preserve">Billing and policy</w:t>
      </w:r>
    </w:p>
    <w:p>
      <w:pPr>
        <w:pStyle w:val="FirstParagraph"/>
      </w:pPr>
      <w:r>
        <w:t xml:space="preserve">Two rules from the gateway documentation settle most questions:</w:t>
      </w:r>
    </w:p>
    <w:p>
      <w:pPr>
        <w:pStyle w:val="Compact"/>
        <w:numPr>
          <w:ilvl w:val="0"/>
          <w:numId w:val="1023"/>
        </w:numPr>
      </w:pPr>
      <w:r>
        <w:t xml:space="preserve">While a gateway credential variable or</w:t>
      </w:r>
      <w:r>
        <w:t xml:space="preserve"> </w:t>
      </w:r>
      <w:r>
        <w:rPr>
          <w:rStyle w:val="VerbatimChar"/>
        </w:rPr>
        <w:t xml:space="preserve">apiKeyHelper</w:t>
      </w:r>
      <w:r>
        <w:t xml:space="preserve"> </w:t>
      </w:r>
      <w:r>
        <w:t xml:space="preserve">is active,</w:t>
      </w:r>
      <w:r>
        <w:t xml:space="preserve"> </w:t>
      </w:r>
      <w:r>
        <w:t xml:space="preserve">“a developer’s claude.ai subscription isn’t used …</w:t>
      </w:r>
      <w:r>
        <w:t xml:space="preserve"> </w:t>
      </w:r>
      <w:r>
        <w:t xml:space="preserve">and the subscription’s usage limits don’t apply.”</w:t>
      </w:r>
      <w:r>
        <w:t xml:space="preserve"> </w:t>
      </w:r>
      <w:r>
        <w:t xml:space="preserve">That traffic is billed per token to whoever owns the credential the gateway forwards.</w:t>
      </w:r>
    </w:p>
    <w:p>
      <w:pPr>
        <w:pStyle w:val="Compact"/>
        <w:numPr>
          <w:ilvl w:val="0"/>
          <w:numId w:val="1023"/>
        </w:numPr>
      </w:pPr>
      <w:r>
        <w:t xml:space="preserve">Setting</w:t>
      </w:r>
      <w:r>
        <w:t xml:space="preserve"> </w:t>
      </w:r>
      <w:r>
        <w:rPr>
          <w:rStyle w:val="VerbatimChar"/>
        </w:rPr>
        <w:t xml:space="preserve">ANTHROPIC_BASE_URL</w:t>
      </w:r>
      <w:r>
        <w:t xml:space="preserve"> </w:t>
      </w:r>
      <w:r>
        <w:t xml:space="preserve">alone, without a gateway credential, does not replace the subscription;</w:t>
      </w:r>
      <w:r>
        <w:t xml:space="preserve"> </w:t>
      </w:r>
      <w:r>
        <w:t xml:space="preserve">the saved login stays the active credential and its limits apply.</w:t>
      </w:r>
      <w:r>
        <w:t xml:space="preserve"> </w:t>
      </w:r>
      <w:r>
        <w:t xml:space="preserve">The documented case for that is an organization’s own gateway forwarding to Anthropic,</w:t>
      </w:r>
      <w:r>
        <w:t xml:space="preserve"> </w:t>
      </w:r>
      <w:r>
        <w:t xml:space="preserve">not a third-party harness serving other models.</w:t>
      </w:r>
    </w:p>
    <w:p>
      <w:pPr>
        <w:pStyle w:val="FirstParagraph"/>
      </w:pPr>
      <w:r>
        <w:t xml:space="preserve">The policy history in the tracking issue concerns the other direction,</w:t>
      </w:r>
      <w:r>
        <w:t xml:space="preserve"> </w:t>
      </w:r>
      <w:r>
        <w:t xml:space="preserve">using a Claude</w:t>
      </w:r>
      <w:r>
        <w:t xml:space="preserve"> </w:t>
      </w:r>
      <w:r>
        <w:rPr>
          <w:b/>
          <w:bCs/>
        </w:rPr>
        <w:t xml:space="preserve">subscription</w:t>
      </w:r>
      <w:r>
        <w:t xml:space="preserve"> </w:t>
      </w:r>
      <w:r>
        <w:t xml:space="preserve">login to drive third-party harnesses or proxies.</w:t>
      </w:r>
      <w:r>
        <w:t xml:space="preserve"> </w:t>
      </w:r>
      <w:r>
        <w:t xml:space="preserve">As that summary records it,</w:t>
      </w:r>
      <w:r>
        <w:t xml:space="preserve"> </w:t>
      </w:r>
      <w:r>
        <w:t xml:space="preserve">Anthropic announced in April 2026 that subscriptions would stop covering usage in third-party tools from 2026-04-04,</w:t>
      </w:r>
      <w:r>
        <w:t xml:space="preserve"> </w:t>
      </w:r>
      <w:r>
        <w:t xml:space="preserve">with such usage drawing on separately purchased extra usage or an API key instead,</w:t>
      </w:r>
      <w:r>
        <w:t xml:space="preserve"> </w:t>
      </w:r>
      <w:r>
        <w:t xml:space="preserve">while provisioning your own API keys or provider credentials, billed to the key owner, stayed allowed.</w:t>
      </w:r>
      <w:r>
        <w:t xml:space="preserve"> </w:t>
      </w:r>
      <w:r>
        <w:t xml:space="preserve">The summary also notes that the terms were reworded afterwards,</w:t>
      </w:r>
      <w:r>
        <w:t xml:space="preserve"> </w:t>
      </w:r>
      <w:r>
        <w:t xml:space="preserve">so read it as a pointer to what to check rather than as the current text.</w:t>
      </w:r>
    </w:p>
    <w:bookmarkEnd w:id="110"/>
    <w:bookmarkStart w:id="114" w:name="recommendations"/>
    <w:p>
      <w:pPr>
        <w:pStyle w:val="Heading4"/>
      </w:pPr>
      <w:r>
        <w:t xml:space="preserve">Recommendations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tbl-claude-code-other-models-rout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Choosing a route for running Claude Code with other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Suggested route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Model flexibility is the priority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model-agnostic harness (</w:t>
                  </w:r>
                  <w:hyperlink r:id="rId74">
                    <w:r>
                      <w:rPr>
                        <w:rStyle w:val="Hyperlink"/>
                      </w:rPr>
                      <w:t xml:space="preserve">OpenCode</w:t>
                    </w:r>
                  </w:hyperlink>
                  <w:r>
                    <w:t xml:space="preserve">,</w:t>
                  </w:r>
                  <w:r>
                    <w:t xml:space="preserve"> </w:t>
                  </w:r>
                  <w:hyperlink r:id="rId111">
                    <w:r>
                      <w:rPr>
                        <w:rStyle w:val="Hyperlink"/>
                      </w:rPr>
                      <w:t xml:space="preserve">Aider</w:t>
                    </w:r>
                  </w:hyperlink>
                  <w:r>
                    <w:t xml:space="preserve">,</w:t>
                  </w:r>
                  <w:r>
                    <w:t xml:space="preserve"> </w:t>
                  </w:r>
                  <w:hyperlink r:id="rId112">
                    <w:r>
                      <w:rPr>
                        <w:rStyle w:val="Hyperlink"/>
                      </w:rPr>
                      <w:t xml:space="preserve">Cline</w:t>
                    </w:r>
                  </w:hyperlink>
                  <w:r>
                    <w:t xml:space="preserve">), which is built for it; see</w:t>
                  </w:r>
                  <w:r>
                    <w:t xml:space="preserve"> </w:t>
                  </w:r>
                  <w:hyperlink w:anchor="sec-ai-opencode-ollama">
                    <w:r>
                      <w:rPr>
                        <w:rStyle w:val="Hyperlink"/>
                      </w:rPr>
                      <w:t xml:space="preserve">Section 3</w:t>
                    </w:r>
                  </w:hyperlink>
                  <w:r>
                    <w:t xml:space="preserve"> </w:t>
                  </w:r>
                  <w:r>
                    <w:t xml:space="preserve">and</w:t>
                  </w:r>
                  <w:r>
                    <w:t xml:space="preserve"> </w:t>
                  </w:r>
                  <w:hyperlink w:anchor="sec-ai-opencode-openrouter">
                    <w:r>
                      <w:rPr>
                        <w:rStyle w:val="Hyperlink"/>
                      </w:rPr>
                      <w:t xml:space="preserve">Section 4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Code’s skills and plugins with one cheaper model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vendor’s Anthropic-compatible endpoint with your own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Several models with team governance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self-hosted gateway such as LiteLLM, or an enterprise gateway product, pinned as infrastructure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Per-request-type cost routing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Code Router, pinned as infrastructure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models at subscription prices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official Claude Code CLI signed in with the subscription, which remains fully supported</w:t>
                  </w:r>
                </w:p>
              </w:tc>
            </w:tr>
          </w:tbl>
          <w:bookmarkEnd w:id="113"/>
          <w:p/>
        </w:tc>
      </w:tr>
    </w:tbl>
    <w:p>
      <w:pPr>
        <w:pStyle w:val="BodyText"/>
      </w:pPr>
      <w:r>
        <w:t xml:space="preserve">Whichever route you pick:</w:t>
      </w:r>
    </w:p>
    <w:p>
      <w:pPr>
        <w:pStyle w:val="Compact"/>
        <w:numPr>
          <w:ilvl w:val="0"/>
          <w:numId w:val="1024"/>
        </w:numPr>
      </w:pPr>
      <w:r>
        <w:t xml:space="preserve">Authenticate non-Claude traffic with your own API key or provider credential rather than a subscription login.</w:t>
      </w:r>
    </w:p>
    <w:p>
      <w:pPr>
        <w:pStyle w:val="Compact"/>
        <w:numPr>
          <w:ilvl w:val="0"/>
          <w:numId w:val="1024"/>
        </w:numPr>
      </w:pPr>
      <w:r>
        <w:t xml:space="preserve">Assume prompt caching is off until the gateway proves otherwise.</w:t>
      </w:r>
    </w:p>
    <w:p>
      <w:pPr>
        <w:pStyle w:val="Compact"/>
        <w:numPr>
          <w:ilvl w:val="0"/>
          <w:numId w:val="1024"/>
        </w:numPr>
      </w:pPr>
      <w:r>
        <w:t xml:space="preserve">Measure cost per completed task on your own work rather than comparing token prices;</w:t>
      </w:r>
      <w:r>
        <w:t xml:space="preserve"> </w:t>
      </w:r>
      <w:r>
        <w:t xml:space="preserve">if the alternative is not cheaper on that measure, or tool-call failures disrupt sessions, go back to a supported configuration.</w:t>
      </w:r>
    </w:p>
    <w:bookmarkEnd w:id="114"/>
    <w:bookmarkEnd w:id="115"/>
    <w:bookmarkStart w:id="156" w:name="sec-ai-small-local-models"/>
    <w:p>
      <w:pPr>
        <w:pStyle w:val="Heading1"/>
      </w:pPr>
      <w:r>
        <w:t xml:space="preserve">6. Small, Local Models for Autonomous Agentic Coding</w:t>
      </w:r>
    </w:p>
    <w:p>
      <w:pPr>
        <w:pStyle w:val="FirstParagraph"/>
      </w:pPr>
      <w:hyperlink w:anchor="sec-ai-offline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covers the mechanics of running a model on your own hardware:</w:t>
      </w:r>
      <w:r>
        <w:t xml:space="preserve"> </w:t>
      </w:r>
      <w:r>
        <w:t xml:space="preserve">installing Ollama,</w:t>
      </w:r>
      <w:r>
        <w:t xml:space="preserve"> </w:t>
      </w:r>
      <w:r>
        <w:t xml:space="preserve">wiring up an editor,</w:t>
      </w:r>
      <w:r>
        <w:t xml:space="preserve"> </w:t>
      </w:r>
      <w:r>
        <w:t xml:space="preserve">and driving</w:t>
      </w:r>
      <w:r>
        <w:t xml:space="preserve"> </w:t>
      </w:r>
      <w:r>
        <w:rPr>
          <w:rStyle w:val="VerbatimChar"/>
        </w:rPr>
        <w:t xml:space="preserve">aider</w:t>
      </w:r>
      <w:r>
        <w:t xml:space="preserve"> </w:t>
      </w:r>
      <w:r>
        <w:t xml:space="preserve">against a local endpoint.</w:t>
      </w:r>
      <w:r>
        <w:t xml:space="preserve"> </w:t>
      </w:r>
      <w:r>
        <w:t xml:space="preserve">This section is about a narrower and harder question sitting on top of that setup:</w:t>
      </w:r>
      <w:r>
        <w:t xml:space="preserve"> </w:t>
      </w:r>
      <w:r>
        <w:t xml:space="preserve">which local model to pick,</w:t>
      </w:r>
      <w:r>
        <w:t xml:space="preserve"> </w:t>
      </w:r>
      <w:r>
        <w:t xml:space="preserve">and how to let it work</w:t>
      </w:r>
      <w:r>
        <w:t xml:space="preserve"> </w:t>
      </w:r>
      <w:r>
        <w:rPr>
          <w:b/>
          <w:bCs/>
        </w:rPr>
        <w:t xml:space="preserve">autonomously</w:t>
      </w:r>
      <w:r>
        <w:t xml:space="preserve"> </w:t>
      </w:r>
      <w:r>
        <w:t xml:space="preserve">—</w:t>
      </w:r>
      <w:r>
        <w:t xml:space="preserve"> </w:t>
      </w:r>
      <w:r>
        <w:t xml:space="preserve">making a sequence of edits, commits, and tool calls with no human approving each step —</w:t>
      </w:r>
      <w:r>
        <w:t xml:space="preserve"> </w:t>
      </w:r>
      <w:r>
        <w:t xml:space="preserve">without the loop quietly going wrong.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fast-moving, opinionated snapshot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As of August 2026,</w:t>
            </w:r>
            <w:r>
              <w:t xml:space="preserve"> </w:t>
            </w:r>
            <w:r>
              <w:t xml:space="preserve">the open-weight coding-model landscape changes monthly:</w:t>
            </w:r>
            <w:r>
              <w:t xml:space="preserve"> </w:t>
            </w:r>
            <w:r>
              <w:t xml:space="preserve">new releases,</w:t>
            </w:r>
            <w:r>
              <w:t xml:space="preserve"> </w:t>
            </w:r>
            <w:r>
              <w:t xml:space="preserve">new quantizations,</w:t>
            </w:r>
            <w:r>
              <w:t xml:space="preserve"> </w:t>
            </w:r>
            <w:r>
              <w:t xml:space="preserve">and new benchmark numbers appear faster than any static page can track.</w:t>
            </w:r>
            <w:r>
              <w:t xml:space="preserve"> </w:t>
            </w:r>
            <w:r>
              <w:t xml:space="preserve">The model names, sizes, and figures below were verified against each</w:t>
            </w:r>
            <w:r>
              <w:t xml:space="preserve"> </w:t>
            </w:r>
            <w:r>
              <w:t xml:space="preserve">model’s own listing at the time this section was written,</w:t>
            </w:r>
            <w:r>
              <w:t xml:space="preserve"> </w:t>
            </w:r>
            <w:r>
              <w:t xml:space="preserve">not against benchmark round-ups,</w:t>
            </w:r>
            <w:r>
              <w:t xml:space="preserve"> </w:t>
            </w:r>
            <w:r>
              <w:t xml:space="preserve">and they will drift.</w:t>
            </w:r>
            <w:r>
              <w:t xml:space="preserve"> </w:t>
            </w:r>
            <w:r>
              <w:t xml:space="preserve">Re-check the source links before choosing a model for a new project,</w:t>
            </w:r>
            <w:r>
              <w:t xml:space="preserve"> </w:t>
            </w:r>
            <w:r>
              <w:t xml:space="preserve">and re-benchmark on your own tasks rather than trusting a published score —</w:t>
            </w:r>
            <w:r>
              <w:t xml:space="preserve"> </w:t>
            </w:r>
            <w:r>
              <w:t xml:space="preserve">your repository’s mix of languages and idioms is not the benchmark’s.</w:t>
            </w:r>
          </w:p>
          <w:p/>
        </w:tc>
      </w:tr>
    </w:tbl>
    <w:bookmarkStart w:id="118" w:name="the-honest-catch"/>
    <w:p>
      <w:pPr>
        <w:pStyle w:val="Heading4"/>
      </w:pPr>
      <w:r>
        <w:t xml:space="preserve">The honest catch</w:t>
      </w:r>
    </w:p>
    <w:p>
      <w:pPr>
        <w:pStyle w:val="FirstParagraph"/>
      </w:pPr>
      <w:r>
        <w:t xml:space="preserve">Small models make more per-step mistakes than frontier cloud models:</w:t>
      </w:r>
      <w:r>
        <w:t xml:space="preserve"> </w:t>
      </w:r>
      <w:r>
        <w:t xml:space="preserve">a slightly wrong function signature,</w:t>
      </w:r>
      <w:r>
        <w:t xml:space="preserve"> </w:t>
      </w:r>
      <w:r>
        <w:t xml:space="preserve">a hallucinated package,</w:t>
      </w:r>
      <w:r>
        <w:t xml:space="preserve"> </w:t>
      </w:r>
      <w:r>
        <w:t xml:space="preserve">a test edited to pass instead of a bug fixed.</w:t>
      </w:r>
      <w:r>
        <w:t xml:space="preserve"> </w:t>
      </w:r>
      <w:r>
        <w:t xml:space="preserve">A human working alongside a small model catches most of these immediately.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autonomous</w:t>
      </w:r>
      <w:r>
        <w:t xml:space="preserve"> </w:t>
      </w:r>
      <w:r>
        <w:t xml:space="preserve">loop does not have that human in it,</w:t>
      </w:r>
      <w:r>
        <w:t xml:space="preserve"> </w:t>
      </w:r>
      <w:r>
        <w:t xml:space="preserve">so a small error on step 3 becomes the premise for steps 4 through 40,</w:t>
      </w:r>
      <w:r>
        <w:t xml:space="preserve"> </w:t>
      </w:r>
      <w:r>
        <w:t xml:space="preserve">and the mistakes compound rather than cancel out.</w:t>
      </w:r>
    </w:p>
    <w:p>
      <w:pPr>
        <w:pStyle w:val="BodyText"/>
      </w:pPr>
      <w:r>
        <w:t xml:space="preserve">This is the reason</w:t>
      </w:r>
      <w:r>
        <w:t xml:space="preserve"> </w:t>
      </w:r>
      <w:r>
        <w:rPr>
          <w:b/>
          <w:bCs/>
        </w:rPr>
        <w:t xml:space="preserve">small + local + fully autonomous</w:t>
      </w:r>
      <w:r>
        <w:t xml:space="preserve"> </w:t>
      </w:r>
      <w:r>
        <w:t xml:space="preserve">is the hardest</w:t>
      </w:r>
      <w:r>
        <w:t xml:space="preserve"> </w:t>
      </w:r>
      <w:r>
        <w:t xml:space="preserve">combination to run safely,</w:t>
      </w:r>
      <w:r>
        <w:t xml:space="preserve"> </w:t>
      </w:r>
      <w:r>
        <w:t xml:space="preserve">and the reason this section spends most of its length on structure</w:t>
      </w:r>
      <w:r>
        <w:t xml:space="preserve"> </w:t>
      </w:r>
      <w:r>
        <w:t xml:space="preserve">rather than on model selection.</w:t>
      </w:r>
      <w:r>
        <w:t xml:space="preserve"> </w:t>
      </w:r>
      <w:r>
        <w:t xml:space="preserve">The fix is not a bigger local model —</w:t>
      </w:r>
      <w:r>
        <w:t xml:space="preserve"> </w:t>
      </w:r>
      <w:r>
        <w:t xml:space="preserve">that only raises the error rate at which the same compounding problem</w:t>
      </w:r>
      <w:r>
        <w:t xml:space="preserve"> </w:t>
      </w:r>
      <w:r>
        <w:t xml:space="preserve">starts to bite.</w:t>
      </w:r>
      <w:r>
        <w:t xml:space="preserve"> </w:t>
      </w:r>
      <w:r>
        <w:t xml:space="preserve">The fix is bounding the loop so that a compounding error is caught and</w:t>
      </w:r>
      <w:r>
        <w:t xml:space="preserve"> </w:t>
      </w:r>
      <w:r>
        <w:t xml:space="preserve">stopped early,</w:t>
      </w:r>
      <w:r>
        <w:t xml:space="preserve"> </w:t>
      </w:r>
      <w:r>
        <w:t xml:space="preserve">covered under</w:t>
      </w:r>
      <w:r>
        <w:t xml:space="preserve"> </w:t>
      </w:r>
      <w:hyperlink w:anchor="guardrails-for-autonomy">
        <w:r>
          <w:rPr>
            <w:rStyle w:val="Hyperlink"/>
          </w:rPr>
          <w:t xml:space="preserve">Guardrails for autonomy</w:t>
        </w:r>
      </w:hyperlink>
      <w:r>
        <w:t xml:space="preserve"> </w:t>
      </w:r>
      <w:r>
        <w:t xml:space="preserve">below.</w:t>
      </w:r>
    </w:p>
    <w:bookmarkEnd w:id="118"/>
    <w:bookmarkStart w:id="133" w:name="model-landscape"/>
    <w:p>
      <w:pPr>
        <w:pStyle w:val="Heading4"/>
      </w:pPr>
      <w:r>
        <w:t xml:space="preserve">Model landscape</w:t>
      </w:r>
    </w:p>
    <w:p>
      <w:pPr>
        <w:pStyle w:val="FirstParagraph"/>
      </w:pPr>
      <w:r>
        <w:t xml:space="preserve">Prefer a model explicitly trained for</w:t>
      </w:r>
      <w:r>
        <w:t xml:space="preserve"> </w:t>
      </w:r>
      <w:r>
        <w:rPr>
          <w:b/>
          <w:bCs/>
        </w:rPr>
        <w:t xml:space="preserve">tool calling and agentic use</w:t>
      </w:r>
      <w:r>
        <w:t xml:space="preserve"> </w:t>
      </w:r>
      <w:r>
        <w:t xml:space="preserve">over a general chat or plain code-completion model:</w:t>
      </w:r>
      <w:r>
        <w:t xml:space="preserve"> </w:t>
      </w:r>
      <w:r>
        <w:t xml:space="preserve">an agentic loop depends on the model reliably emitting well-formed tool</w:t>
      </w:r>
      <w:r>
        <w:t xml:space="preserve"> </w:t>
      </w:r>
      <w:r>
        <w:t xml:space="preserve">calls and stopping when it has finished a step,</w:t>
      </w:r>
      <w:r>
        <w:t xml:space="preserve"> </w:t>
      </w:r>
      <w:r>
        <w:t xml:space="preserve">not only on writing plausible code.</w:t>
      </w:r>
      <w:r>
        <w:t xml:space="preserve"> </w:t>
      </w:r>
      <w:r>
        <w:t xml:space="preserve">A handful of open-weight families currently fit that description well</w:t>
      </w:r>
      <w:r>
        <w:t xml:space="preserve"> </w:t>
      </w:r>
      <w:r>
        <w:t xml:space="preserve">enough to run an autonomous loop against: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Family</w:t>
            </w:r>
          </w:p>
        </w:tc>
        <w:tc>
          <w:tcPr/>
          <w:p>
            <w:pPr>
              <w:pStyle w:val="Compact"/>
            </w:pPr>
            <w:r>
              <w:t xml:space="preserve">Sizes worth running locally</w:t>
            </w:r>
          </w:p>
        </w:tc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</w:pPr>
            <w:hyperlink r:id="rId119">
              <w:r>
                <w:rPr>
                  <w:rStyle w:val="Hyperlink"/>
                </w:rPr>
                <w:t xml:space="preserve">Llama 3.2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3B (2.0 GB), 1B (1.3 GB) dense</w:t>
            </w:r>
          </w:p>
        </w:tc>
        <w:tc>
          <w:tcPr/>
          <w:p>
            <w:pPr>
              <w:pStyle w:val="Compact"/>
            </w:pPr>
            <w:r>
              <w:t xml:space="preserve">Llama 3.2 Community License</w:t>
            </w:r>
          </w:p>
        </w:tc>
        <w:tc>
          <w:tcPr/>
          <w:p>
            <w:pPr>
              <w:pStyle w:val="Compact"/>
            </w:pPr>
            <w:r>
              <w:t xml:space="preserve">High-speed local subagents (</w:t>
            </w:r>
            <m:oMath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s</m:t>
              </m:r>
            </m:oMath>
            <w:r>
              <w:t xml:space="preserve"> </w:t>
            </w:r>
            <w:r>
              <w:t xml:space="preserve">action turnaround); native structured tool calling</w:t>
            </w:r>
          </w:p>
        </w:tc>
      </w:tr>
      <w:tr>
        <w:tc>
          <w:tcPr/>
          <w:p>
            <w:pPr>
              <w:pStyle w:val="Compact"/>
            </w:pPr>
            <w:hyperlink r:id="rId120">
              <w:r>
                <w:rPr>
                  <w:rStyle w:val="Hyperlink"/>
                </w:rPr>
                <w:t xml:space="preserve">Qwen3-Coder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30B-A3B mixture-of-experts (smallest tag, 19 GB)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  <w:tc>
          <w:tcPr/>
          <w:p>
            <w:pPr>
              <w:pStyle w:val="Compact"/>
            </w:pPr>
            <w:r>
              <w:t xml:space="preserve">General-purpose agentic coding across languages</w:t>
            </w:r>
          </w:p>
        </w:tc>
      </w:tr>
      <w:tr>
        <w:tc>
          <w:tcPr/>
          <w:p>
            <w:pPr>
              <w:pStyle w:val="Compact"/>
            </w:pPr>
            <w:hyperlink r:id="rId121">
              <w:r>
                <w:rPr>
                  <w:rStyle w:val="Hyperlink"/>
                </w:rPr>
                <w:t xml:space="preserve">Qwen2.5-Coder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1.5B, 3B, 7B, 14B, 32B dense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  <w:tc>
          <w:tcPr/>
          <w:p>
            <w:pPr>
              <w:pStyle w:val="Compact"/>
            </w:pPr>
            <w:r>
              <w:t xml:space="preserve">Fast code generation (3B at</w:t>
            </w:r>
            <w:r>
              <w:t xml:space="preserve"> </w:t>
            </w:r>
            <m:oMath>
              <m:r>
                <m:rPr>
                  <m:sty m:val="p"/>
                </m:rPr>
                <m:t>∼</m:t>
              </m:r>
              <m:r>
                <m:t>45</m:t>
              </m:r>
              <m:r>
                <m:rPr>
                  <m:nor/>
                  <m:sty m:val="p"/>
                </m:rPr>
                <m:t> tok/s</m:t>
              </m:r>
            </m:oMath>
            <w:r>
              <w:t xml:space="preserve">). Verify tool-call formatting in your harness</w:t>
            </w:r>
          </w:p>
        </w:tc>
      </w:tr>
      <w:tr>
        <w:tc>
          <w:tcPr/>
          <w:p>
            <w:pPr>
              <w:pStyle w:val="Compact"/>
            </w:pPr>
            <w:hyperlink r:id="rId122">
              <w:r>
                <w:rPr>
                  <w:rStyle w:val="Hyperlink"/>
                </w:rPr>
                <w:t xml:space="preserve">Phi-4-mini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3.8B (2.4 GB) dense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Strong multi-step reasoning in a compact footprint</w:t>
            </w:r>
          </w:p>
        </w:tc>
      </w:tr>
      <w:tr>
        <w:tc>
          <w:tcPr/>
          <w:p>
            <w:pPr>
              <w:pStyle w:val="Compact"/>
            </w:pPr>
            <w:hyperlink r:id="rId123">
              <w:r>
                <w:rPr>
                  <w:rStyle w:val="Hyperlink"/>
                </w:rPr>
                <w:t xml:space="preserve">Granite 4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7B-A1B mixture-of-experts (4.2 GB), 32B-A9B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  <w:tc>
          <w:tcPr/>
          <w:p>
            <w:pPr>
              <w:pStyle w:val="Compact"/>
            </w:pPr>
            <w:r>
              <w:t xml:space="preserve">A small, fast tool-caller that fits where the tiers above do not</w:t>
            </w:r>
          </w:p>
        </w:tc>
      </w:tr>
      <w:tr>
        <w:tc>
          <w:tcPr/>
          <w:p>
            <w:pPr>
              <w:pStyle w:val="Compact"/>
            </w:pPr>
            <w:hyperlink r:id="rId124">
              <w:r>
                <w:rPr>
                  <w:rStyle w:val="Hyperlink"/>
                </w:rPr>
                <w:t xml:space="preserve">Granite 3.2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2B (1.5 GB) dense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  <w:tc>
          <w:tcPr/>
          <w:p>
            <w:pPr>
              <w:pStyle w:val="Compact"/>
            </w:pPr>
            <w:r>
              <w:t xml:space="preserve">Ultra-lightweight IBM tool-calling model for single-task triage</w:t>
            </w:r>
          </w:p>
        </w:tc>
      </w:tr>
      <w:tr>
        <w:tc>
          <w:tcPr/>
          <w:p>
            <w:pPr>
              <w:pStyle w:val="Compact"/>
            </w:pPr>
            <w:hyperlink r:id="rId125">
              <w:r>
                <w:rPr>
                  <w:rStyle w:val="Hyperlink"/>
                </w:rPr>
                <w:t xml:space="preserve">Devstral Small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24B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  <w:tc>
          <w:tcPr/>
          <w:p>
            <w:pPr>
              <w:pStyle w:val="Compact"/>
            </w:pPr>
            <w:r>
              <w:t xml:space="preserve">Purpose-built for coding agents (multi-file edits, tool use)</w:t>
            </w:r>
          </w:p>
        </w:tc>
      </w:tr>
      <w:tr>
        <w:tc>
          <w:tcPr/>
          <w:p>
            <w:pPr>
              <w:pStyle w:val="Compact"/>
            </w:pPr>
            <w:hyperlink r:id="rId126">
              <w:r>
                <w:rPr>
                  <w:rStyle w:val="Hyperlink"/>
                </w:rPr>
                <w:t xml:space="preserve">Codestral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22B</w:t>
            </w:r>
          </w:p>
        </w:tc>
        <w:tc>
          <w:tcPr/>
          <w:p>
            <w:pPr>
              <w:pStyle w:val="Compact"/>
            </w:pPr>
            <w:hyperlink r:id="rId127">
              <w:r>
                <w:rPr>
                  <w:rStyle w:val="Hyperlink"/>
                </w:rPr>
                <w:t xml:space="preserve">Mistral AI Non-Production License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Fill-in-the-middle completion, not redistribution in a product</w:t>
            </w:r>
          </w:p>
        </w:tc>
      </w:tr>
      <w:tr>
        <w:tc>
          <w:tcPr/>
          <w:p>
            <w:pPr>
              <w:pStyle w:val="Compact"/>
            </w:pPr>
            <w:hyperlink r:id="rId128">
              <w:r>
                <w:rPr>
                  <w:rStyle w:val="Hyperlink"/>
                </w:rPr>
                <w:t xml:space="preserve">DeepSeek-Coder-V2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16B (Lite) mixture-of-experts</w:t>
            </w:r>
          </w:p>
        </w:tc>
        <w:tc>
          <w:tcPr/>
          <w:p>
            <w:pPr>
              <w:pStyle w:val="Compact"/>
            </w:pPr>
            <w:hyperlink r:id="rId129">
              <w:r>
                <w:rPr>
                  <w:rStyle w:val="Hyperlink"/>
                </w:rPr>
                <w:t xml:space="preserve">DeepSeek Model License</w:t>
              </w:r>
            </w:hyperlink>
            <w:r>
              <w:t xml:space="preserve"> </w:t>
            </w:r>
            <w:r>
              <w:t xml:space="preserve">(commercial use permitted, own terms)</w:t>
            </w:r>
          </w:p>
        </w:tc>
        <w:tc>
          <w:tcPr/>
          <w:p>
            <w:pPr>
              <w:pStyle w:val="Compact"/>
            </w:pPr>
            <w:r>
              <w:t xml:space="preserve">A capable, low-VRAM mixture-of-experts option</w:t>
            </w:r>
          </w:p>
        </w:tc>
      </w:tr>
      <w:tr>
        <w:tc>
          <w:tcPr/>
          <w:p>
            <w:pPr>
              <w:pStyle w:val="Compact"/>
            </w:pPr>
            <w:hyperlink r:id="rId130">
              <w:r>
                <w:rPr>
                  <w:rStyle w:val="Hyperlink"/>
                </w:rPr>
                <w:t xml:space="preserve">GLM-4.x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Flagship models are large MoE (over 100B total parameters)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Strong agentic benchmarks, but sized for a workstation or rented GPU, not a laptop</w:t>
            </w:r>
          </w:p>
        </w:tc>
      </w:tr>
    </w:tbl>
    <w:p>
      <w:pPr>
        <w:pStyle w:val="BodyText"/>
      </w:pPr>
      <w:r>
        <w:t xml:space="preserve">Qwen3-Coder’s 30B-A3B tag is a mixture-of-experts model:</w:t>
      </w:r>
      <w:r>
        <w:t xml:space="preserve"> </w:t>
      </w:r>
      <w:r>
        <w:t xml:space="preserve">30B total parameters,</w:t>
      </w:r>
      <w:r>
        <w:t xml:space="preserve"> </w:t>
      </w:r>
      <w:r>
        <w:t xml:space="preserve">but only about 3.3B active per token.</w:t>
      </w:r>
      <w:r>
        <w:t xml:space="preserve"> </w:t>
      </w:r>
      <w:r>
        <w:t xml:space="preserve">VRAM at rest is set by the total,</w:t>
      </w:r>
      <w:r>
        <w:t xml:space="preserve"> </w:t>
      </w:r>
      <w:r>
        <w:t xml:space="preserve">not the active count —</w:t>
      </w:r>
      <w:r>
        <w:t xml:space="preserve"> </w:t>
      </w:r>
      <w:r>
        <w:t xml:space="preserve">every expert has to stay resident in memory even though only a</w:t>
      </w:r>
      <w:r>
        <w:t xml:space="preserve"> </w:t>
      </w:r>
      <w:r>
        <w:t xml:space="preserve">fraction fires on any given token —</w:t>
      </w:r>
      <w:r>
        <w:t xml:space="preserve"> </w:t>
      </w:r>
      <w:r>
        <w:t xml:space="preserve">which is why the tag still needs roughly 19 GB at 4-bit quantization,</w:t>
      </w:r>
      <w:r>
        <w:t xml:space="preserve"> </w:t>
      </w:r>
      <w:r>
        <w:t xml:space="preserve">in line with its 30B total rather than its 3.3B active count.</w:t>
      </w:r>
      <w:r>
        <w:t xml:space="preserve"> </w:t>
      </w:r>
      <w:r>
        <w:t xml:space="preserve">What the small active count buys is speed:</w:t>
      </w:r>
      <w:r>
        <w:t xml:space="preserve"> </w:t>
      </w:r>
      <w:r>
        <w:t xml:space="preserve">inference runs closer to a 3–4B model’s pace despite the larger</w:t>
      </w:r>
      <w:r>
        <w:t xml:space="preserve"> </w:t>
      </w:r>
      <w:r>
        <w:t xml:space="preserve">memory footprint.</w:t>
      </w:r>
      <w:r>
        <w:t xml:space="preserve"> </w:t>
      </w:r>
      <w:r>
        <w:t xml:space="preserve">Codestral’s license is worth reading before you rely on it:</w:t>
      </w:r>
      <w:r>
        <w:t xml:space="preserve"> </w:t>
      </w:r>
      <w:r>
        <w:t xml:space="preserve">Mistral’s Non-Production License permits local evaluation but not</w:t>
      </w:r>
      <w:r>
        <w:t xml:space="preserve"> </w:t>
      </w:r>
      <w:r>
        <w:t xml:space="preserve">production or commercial deployment —</w:t>
      </w:r>
      <w:r>
        <w:t xml:space="preserve"> </w:t>
      </w:r>
      <w:r>
        <w:t xml:space="preserve">fine for trying it out,</w:t>
      </w:r>
      <w:r>
        <w:t xml:space="preserve"> </w:t>
      </w:r>
      <w:r>
        <w:t xml:space="preserve">not fine for a lab pipeline that runs unattended.</w:t>
      </w:r>
    </w:p>
    <w:p>
      <w:pPr>
        <w:pStyle w:val="BodyText"/>
      </w:pPr>
      <w:r>
        <w:t xml:space="preserve">As a practical floor,</w:t>
      </w:r>
      <w:r>
        <w:t xml:space="preserve"> </w:t>
      </w:r>
      <w:r>
        <w:t xml:space="preserve">treat the 24–32B tier at 4-bit quantization as the smallest size that</w:t>
      </w:r>
      <w:r>
        <w:t xml:space="preserve"> </w:t>
      </w:r>
      <w:r>
        <w:t xml:space="preserve">holds up across a multi-step autonomous loop without frequent</w:t>
      </w:r>
      <w:r>
        <w:t xml:space="preserve"> </w:t>
      </w:r>
      <w:r>
        <w:t xml:space="preserve">tool-call errors.</w:t>
      </w:r>
      <w:r>
        <w:t xml:space="preserve"> </w:t>
      </w:r>
      <w:r>
        <w:t xml:space="preserve">Below that,</w:t>
      </w:r>
      <w:r>
        <w:t xml:space="preserve"> </w:t>
      </w:r>
      <w:r>
        <w:t xml:space="preserve">a model is still useful as an assistant you supervise turn by turn</w:t>
      </w:r>
      <w:r>
        <w:t xml:space="preserve"> </w:t>
      </w:r>
      <w:r>
        <w:t xml:space="preserve">(</w:t>
      </w:r>
      <w:hyperlink w:anchor="sec-ai-offline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covers exactly that setup),</w:t>
      </w:r>
      <w:r>
        <w:t xml:space="preserve"> </w:t>
      </w:r>
      <w:r>
        <w:t xml:space="preserve">but it is not yet a safe choice to leave unattended.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Parameter count is the wrong first question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Treat that floor as a statement about</w:t>
            </w:r>
            <w:r>
              <w:t xml:space="preserve"> </w:t>
            </w:r>
            <w:r>
              <w:rPr>
                <w:i/>
                <w:iCs/>
              </w:rPr>
              <w:t xml:space="preserve">sustained</w:t>
            </w:r>
            <w:r>
              <w:t xml:space="preserve"> </w:t>
            </w:r>
            <w:r>
              <w:t xml:space="preserve">multi-step loops,</w:t>
            </w:r>
            <w:r>
              <w:t xml:space="preserve"> </w:t>
            </w:r>
            <w:r>
              <w:t xml:space="preserve">not as a filter to apply before anything else.</w:t>
            </w:r>
            <w:r>
              <w:t xml:space="preserve"> </w:t>
            </w:r>
            <w:r>
              <w:t xml:space="preserve">Size predicts tool-calling ability poorly enough that checking it first</w:t>
            </w:r>
            <w:r>
              <w:t xml:space="preserve"> </w:t>
            </w:r>
            <w:r>
              <w:t xml:space="preserve">will mislead you.</w:t>
            </w:r>
          </w:p>
          <w:p>
            <w:pPr>
              <w:pStyle w:val="BodyText"/>
            </w:pPr>
            <w:r>
              <w:t xml:space="preserve">Measured on a 24 GB M2 against a single-function tool schema,</w:t>
            </w:r>
            <w:r>
              <w:t xml:space="preserve"> </w:t>
            </w:r>
            <w:r>
              <w:rPr>
                <w:rStyle w:val="VerbatimChar"/>
              </w:rPr>
              <w:t xml:space="preserve">qwen2.5-coder:14b</w:t>
            </w:r>
            <w:r>
              <w:t xml:space="preserve"> </w:t>
            </w:r>
            <w:r>
              <w:t xml:space="preserve">returned an empty</w:t>
            </w:r>
            <w:r>
              <w:t xml:space="preserve"> </w:t>
            </w:r>
            <w:r>
              <w:rPr>
                <w:rStyle w:val="VerbatimChar"/>
              </w:rPr>
              <w:t xml:space="preserve">tool_calls</w:t>
            </w:r>
            <w:r>
              <w:t xml:space="preserve"> </w:t>
            </w:r>
            <w:r>
              <w:t xml:space="preserve">field on four attempts out</w:t>
            </w:r>
            <w:r>
              <w:t xml:space="preserve"> </w:t>
            </w:r>
            <w:r>
              <w:t xml:space="preserve">of four, with</w:t>
            </w:r>
            <w:r>
              <w:t xml:space="preserve"> </w:t>
            </w:r>
            <w:r>
              <w:rPr>
                <w:rStyle w:val="VerbatimChar"/>
              </w:rPr>
              <w:t xml:space="preserve">finish_reason: stop</w:t>
            </w:r>
            <w:r>
              <w:t xml:space="preserve"> </w:t>
            </w:r>
            <w:r>
              <w:t xml:space="preserve">each time.</w:t>
            </w:r>
            <w:r>
              <w:t xml:space="preserve"> </w:t>
            </w:r>
            <w:r>
              <w:t xml:space="preserve">It wrote a correct tool call as prose in the</w:t>
            </w:r>
            <w:r>
              <w:t xml:space="preserve"> </w:t>
            </w:r>
            <w:r>
              <w:rPr>
                <w:rStyle w:val="VerbatimChar"/>
              </w:rPr>
              <w:t xml:space="preserve">content</w:t>
            </w:r>
            <w:r>
              <w:t xml:space="preserve"> </w:t>
            </w:r>
            <w:r>
              <w:t xml:space="preserve">field instead,</w:t>
            </w:r>
            <w:r>
              <w:t xml:space="preserve"> </w:t>
            </w:r>
            <w:r>
              <w:t xml:space="preserve">which no harness will act on.</w:t>
            </w:r>
            <w:r>
              <w:t xml:space="preserve"> </w:t>
            </w:r>
            <w:r>
              <w:t xml:space="preserve">The 4.2 GB</w:t>
            </w:r>
            <w:r>
              <w:t xml:space="preserve"> </w:t>
            </w:r>
            <w:r>
              <w:rPr>
                <w:rStyle w:val="VerbatimChar"/>
              </w:rPr>
              <w:t xml:space="preserve">granite4:7b-a1b-h</w:t>
            </w:r>
            <w:r>
              <w:t xml:space="preserve">, at half the parameter count,</w:t>
            </w:r>
            <w:r>
              <w:t xml:space="preserve"> </w:t>
            </w:r>
            <w:r>
              <w:t xml:space="preserve">put a well-formed call in</w:t>
            </w:r>
            <w:r>
              <w:t xml:space="preserve"> </w:t>
            </w:r>
            <w:r>
              <w:rPr>
                <w:rStyle w:val="VerbatimChar"/>
              </w:rPr>
              <w:t xml:space="preserve">tool_calls</w:t>
            </w:r>
            <w:r>
              <w:t xml:space="preserve"> </w:t>
            </w:r>
            <w:r>
              <w:t xml:space="preserve">three times out of three and completed</w:t>
            </w:r>
            <w:r>
              <w:t xml:space="preserve"> </w:t>
            </w:r>
            <w:r>
              <w:t xml:space="preserve">a multi-turn round trip using the result.</w:t>
            </w:r>
            <w:r>
              <w:t xml:space="preserve"> </w:t>
            </w:r>
            <w:r>
              <w:t xml:space="preserve">The smaller model was usable as an agent where the larger one was not,</w:t>
            </w:r>
            <w:r>
              <w:t xml:space="preserve"> </w:t>
            </w:r>
            <w:r>
              <w:t xml:space="preserve">and no amount of context or prompting fixes a model whose calls never reach</w:t>
            </w:r>
            <w:r>
              <w:t xml:space="preserve"> </w:t>
            </w:r>
            <w:r>
              <w:t xml:space="preserve">the field a harness reads.</w:t>
            </w:r>
          </w:p>
          <w:p>
            <w:pPr>
              <w:pStyle w:val="BodyText"/>
            </w:pPr>
            <w:r>
              <w:t xml:space="preserve">The advertised capability list does not settle it either.</w:t>
            </w:r>
            <w:r>
              <w:t xml:space="preserve"> </w:t>
            </w:r>
            <w:r>
              <w:rPr>
                <w:rStyle w:val="VerbatimChar"/>
              </w:rPr>
              <w:t xml:space="preserve">ollama show qwen2.5-coder:14b</w:t>
            </w:r>
            <w:r>
              <w:t xml:space="preserve"> </w:t>
            </w:r>
            <w:r>
              <w:t xml:space="preserve">lists</w:t>
            </w:r>
            <w:r>
              <w:t xml:space="preserve"> </w:t>
            </w:r>
            <w:r>
              <w:rPr>
                <w:rStyle w:val="VerbatimChar"/>
              </w:rPr>
              <w:t xml:space="preserve">tools</w:t>
            </w:r>
            <w:r>
              <w:t xml:space="preserve">,</w:t>
            </w:r>
            <w:r>
              <w:t xml:space="preserve"> </w:t>
            </w:r>
            <w:r>
              <w:t xml:space="preserve">and the model still cannot be driven by a harness,</w:t>
            </w:r>
            <w:r>
              <w:t xml:space="preserve"> </w:t>
            </w:r>
            <w:r>
              <w:t xml:space="preserve">so treat the tag as necessary rather than sufficient.</w:t>
            </w:r>
          </w:p>
          <w:p>
            <w:pPr>
              <w:pStyle w:val="BodyText"/>
            </w:pPr>
            <w:r>
              <w:t xml:space="preserve">So order the questions this way:</w:t>
            </w:r>
          </w:p>
          <w:p>
            <w:pPr>
              <w:pStyle w:val="Compact"/>
              <w:numPr>
                <w:ilvl w:val="0"/>
                <w:numId w:val="1025"/>
              </w:numPr>
            </w:pPr>
            <w:r>
              <w:rPr>
                <w:b/>
                <w:bCs/>
              </w:rPr>
              <w:t xml:space="preserve">Does it emit well-formed tool calls?</w:t>
            </w:r>
            <w:r>
              <w:t xml:space="preserve"> </w:t>
            </w:r>
            <w:r>
              <w:t xml:space="preserve">One request answers this.</w:t>
            </w:r>
            <w:r>
              <w:t xml:space="preserve"> </w:t>
            </w:r>
            <w:r>
              <w:t xml:space="preserve">A model that fails here cannot be an agent at any size.</w:t>
            </w:r>
          </w:p>
          <w:p>
            <w:pPr>
              <w:pStyle w:val="Compact"/>
              <w:numPr>
                <w:ilvl w:val="0"/>
                <w:numId w:val="1025"/>
              </w:numPr>
            </w:pPr>
            <w:r>
              <w:rPr>
                <w:b/>
                <w:bCs/>
              </w:rPr>
              <w:t xml:space="preserve">Does it fit, with context?</w:t>
            </w:r>
            <w:r>
              <w:t xml:space="preserve"> </w:t>
            </w:r>
            <w:r>
              <w:t xml:space="preserve">Weights plus key-value cache, verified with</w:t>
            </w:r>
            <w:r>
              <w:t xml:space="preserve"> </w:t>
            </w:r>
            <w:r>
              <w:rPr>
                <w:rStyle w:val="VerbatimChar"/>
              </w:rPr>
              <w:t xml:space="preserve">ollama ps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25"/>
              </w:numPr>
            </w:pPr>
            <w:r>
              <w:rPr>
                <w:b/>
                <w:bCs/>
              </w:rPr>
              <w:t xml:space="preserve">Is it big enough to sustain a long loop?</w:t>
            </w:r>
            <w:r>
              <w:t xml:space="preserve"> </w:t>
            </w:r>
            <w:r>
              <w:t xml:space="preserve">This is where the 24–32B floor applies.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 small model that clears the first two is worth measuring on your own tasks</w:t>
            </w:r>
            <w:r>
              <w:t xml:space="preserve"> </w:t>
            </w:r>
            <w:r>
              <w:t xml:space="preserve">before concluding it cannot be left unattended,</w:t>
            </w:r>
            <w:r>
              <w:t xml:space="preserve"> </w:t>
            </w:r>
            <w:r>
              <w:t xml:space="preserve">because the guardrails below,</w:t>
            </w:r>
            <w:r>
              <w:t xml:space="preserve"> </w:t>
            </w:r>
            <w:r>
              <w:t xml:space="preserve">not the parameter count,</w:t>
            </w:r>
            <w:r>
              <w:t xml:space="preserve"> </w:t>
            </w:r>
            <w:r>
              <w:t xml:space="preserve">are what actually bound the damage from a bad step.</w:t>
            </w:r>
          </w:p>
          <w:p/>
        </w:tc>
      </w:tr>
    </w:tbl>
    <w:bookmarkEnd w:id="133"/>
    <w:bookmarkStart w:id="136" w:name="hardware-tiers"/>
    <w:p>
      <w:pPr>
        <w:pStyle w:val="Heading4"/>
      </w:pPr>
      <w:r>
        <w:t xml:space="preserve">Hardware tiers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VRAM (or unified memory)</w:t>
            </w:r>
          </w:p>
        </w:tc>
        <w:tc>
          <w:tcPr/>
          <w:p>
            <w:pPr>
              <w:pStyle w:val="Compact"/>
            </w:pPr>
            <w:r>
              <w:t xml:space="preserve">Model tier</w:t>
            </w:r>
          </w:p>
        </w:tc>
        <w:tc>
          <w:tcPr/>
          <w:p>
            <w:pPr>
              <w:pStyle w:val="Compact"/>
            </w:pPr>
            <w:r>
              <w:t xml:space="preserve">Autonomy</w:t>
            </w:r>
          </w:p>
        </w:tc>
      </w:tr>
      <w:tr>
        <w:tc>
          <w:tcPr/>
          <w:p>
            <w:pPr>
              <w:pStyle w:val="Compact"/>
            </w:pPr>
            <w:r>
              <w:t xml:space="preserve">~8 GB</w:t>
            </w:r>
          </w:p>
        </w:tc>
        <w:tc>
          <w:tcPr/>
          <w:p>
            <w:pPr>
              <w:pStyle w:val="Compact"/>
            </w:pPr>
            <w:r>
              <w:t xml:space="preserve">7–8B</w:t>
            </w:r>
          </w:p>
        </w:tc>
        <w:tc>
          <w:tcPr/>
          <w:p>
            <w:pPr>
              <w:pStyle w:val="Compact"/>
            </w:pPr>
            <w:r>
              <w:t xml:space="preserve">Assistant only — keep a human reviewing every step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~12–16 GB</w:t>
            </w:r>
          </w:p>
        </w:tc>
        <w:tc>
          <w:tcPr/>
          <w:p>
            <w:pPr>
              <w:pStyle w:val="Compact"/>
            </w:pPr>
            <w:r>
              <w:t xml:space="preserve">14–24B</w:t>
            </w:r>
          </w:p>
        </w:tc>
        <w:tc>
          <w:tcPr/>
          <w:p>
            <w:pPr>
              <w:pStyle w:val="Compact"/>
            </w:pPr>
            <w:r>
              <w:t xml:space="preserve">Entry point for a bounded autonomous loop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~24 GB+</w:t>
            </w:r>
          </w:p>
        </w:tc>
        <w:tc>
          <w:tcPr/>
          <w:p>
            <w:pPr>
              <w:pStyle w:val="Compact"/>
            </w:pPr>
            <w:r>
              <w:t xml:space="preserve">30–32B, with context headroom</w:t>
            </w:r>
          </w:p>
        </w:tc>
        <w:tc>
          <w:tcPr/>
          <w:p>
            <w:pPr>
              <w:pStyle w:val="Compact"/>
            </w:pPr>
            <w:r>
              <w:t xml:space="preserve">Comfortable autonomy at the practical floor above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Apple-silicon unified memory (32 GB+)</w:t>
            </w:r>
          </w:p>
        </w:tc>
        <w:tc>
          <w:tcPr/>
          <w:p>
            <w:pPr>
              <w:pStyle w:val="Compact"/>
            </w:pPr>
            <w:r>
              <w:t xml:space="preserve">Same tiers as above, generally slower per token</w:t>
            </w:r>
          </w:p>
        </w:tc>
        <w:tc>
          <w:tcPr/>
          <w:p>
            <w:pPr>
              <w:pStyle w:val="Compact"/>
            </w:pPr>
            <w:r>
              <w:t xml:space="preserve">Well suited to an overnight batch job where wall-clock time matters less</w:t>
            </w:r>
          </w:p>
        </w:tc>
      </w:tr>
    </w:tbl>
    <w:p>
      <w:pPr>
        <w:pStyle w:val="BodyText"/>
      </w:pPr>
      <w:r>
        <w:t xml:space="preserve">These are rough guides,</w:t>
      </w:r>
      <w:r>
        <w:t xml:space="preserve"> </w:t>
      </w:r>
      <w:r>
        <w:t xml:space="preserve">not guarantees:</w:t>
      </w:r>
      <w:r>
        <w:t xml:space="preserve"> </w:t>
      </w:r>
      <w:r>
        <w:t xml:space="preserve">VRAM headroom for context length matters as much as VRAM for the</w:t>
      </w:r>
      <w:r>
        <w:t xml:space="preserve"> </w:t>
      </w:r>
      <w:r>
        <w:t xml:space="preserve">weights themselves,</w:t>
      </w:r>
      <w:r>
        <w:t xml:space="preserve"> </w:t>
      </w:r>
      <w:r>
        <w:t xml:space="preserve">and a long-running agentic loop accumulates a long conversation history</w:t>
      </w:r>
      <w:r>
        <w:t xml:space="preserve"> </w:t>
      </w:r>
      <w:r>
        <w:t xml:space="preserve">that eats into that headroom as it runs.</w:t>
      </w:r>
      <w:r>
        <w:t xml:space="preserve"> </w:t>
      </w:r>
      <w:r>
        <w:t xml:space="preserve">Check the current requirements on the model’s own listing</w:t>
      </w:r>
      <w:r>
        <w:t xml:space="preserve"> </w:t>
      </w:r>
      <w:r>
        <w:t xml:space="preserve">(the</w:t>
      </w:r>
      <w:r>
        <w:t xml:space="preserve"> </w:t>
      </w:r>
      <w:hyperlink r:id="rId18">
        <w:r>
          <w:rPr>
            <w:rStyle w:val="Hyperlink"/>
          </w:rPr>
          <w:t xml:space="preserve">Ollama model library</w:t>
        </w:r>
      </w:hyperlink>
      <w:r>
        <w:t xml:space="preserve"> </w:t>
      </w:r>
      <w:r>
        <w:t xml:space="preserve">states them per</w:t>
      </w:r>
      <w:r>
        <w:t xml:space="preserve"> </w:t>
      </w:r>
      <w:r>
        <w:t xml:space="preserve">tag) rather than a rule of thumb,</w:t>
      </w:r>
      <w:r>
        <w:t xml:space="preserve"> </w:t>
      </w:r>
      <w:r>
        <w:t xml:space="preserve">since quantization schemes change.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Apple unified memory does not map onto the VRAM column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Read the unified-memory row as its own scale rather than as the VRAM</w:t>
            </w:r>
            <w:r>
              <w:t xml:space="preserve"> </w:t>
            </w:r>
            <w:r>
              <w:t xml:space="preserve">figures with a speed penalty attached.</w:t>
            </w:r>
            <w:r>
              <w:t xml:space="preserve"> </w:t>
            </w:r>
            <w:r>
              <w:t xml:space="preserve">Two deductions come off the headline number before any model loads:</w:t>
            </w:r>
          </w:p>
          <w:p>
            <w:pPr>
              <w:pStyle w:val="Compact"/>
              <w:numPr>
                <w:ilvl w:val="0"/>
                <w:numId w:val="1026"/>
              </w:numPr>
            </w:pPr>
            <w:r>
              <w:rPr>
                <w:b/>
                <w:bCs/>
              </w:rPr>
              <w:t xml:space="preserve">Only about 75% of unified memory is addressable by the GPU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r>
              <w:t xml:space="preserve">default, so a 24 GB machine has roughly 18 GB to work with, not 24.</w:t>
            </w:r>
          </w:p>
          <w:p>
            <w:pPr>
              <w:pStyle w:val="Compact"/>
              <w:numPr>
                <w:ilvl w:val="0"/>
                <w:numId w:val="1026"/>
              </w:numPr>
            </w:pPr>
            <w:r>
              <w:rPr>
                <w:b/>
                <w:bCs/>
              </w:rPr>
              <w:t xml:space="preserve">Context is charged on top of the weights.</w:t>
            </w:r>
            <w:r>
              <w:t xml:space="preserve"> </w:t>
            </w:r>
            <w:r>
              <w:t xml:space="preserve">Measured on a 24 GB M2, raising a 14B model from 4k to 32k context</w:t>
            </w:r>
            <w:r>
              <w:t xml:space="preserve"> </w:t>
            </w:r>
            <w:r>
              <w:t xml:space="preserve">moved it from 9.5 GB resident to 15 GB.</w:t>
            </w:r>
          </w:p>
          <w:p>
            <w:pPr>
              <w:pStyle w:val="FirstParagraph"/>
            </w:pPr>
            <w:r>
              <w:t xml:space="preserve">Together those rule out the 30–32B tier on a 24 GB Mac,</w:t>
            </w:r>
            <w:r>
              <w:t xml:space="preserve"> </w:t>
            </w:r>
            <w:r>
              <w:t xml:space="preserve">even though the headline number matches the VRAM column.</w:t>
            </w:r>
            <w:r>
              <w:t xml:space="preserve"> </w:t>
            </w:r>
            <w:r>
              <w:t xml:space="preserve">The smallest</w:t>
            </w:r>
            <w:r>
              <w:t xml:space="preserve"> </w:t>
            </w:r>
            <w:r>
              <w:rPr>
                <w:rStyle w:val="VerbatimChar"/>
              </w:rPr>
              <w:t xml:space="preserve">qwen3-coder</w:t>
            </w:r>
            <w:r>
              <w:t xml:space="preserve"> </w:t>
            </w:r>
            <w:r>
              <w:t xml:space="preserve">tag is 19 GB,</w:t>
            </w:r>
            <w:r>
              <w:t xml:space="preserve"> </w:t>
            </w:r>
            <w:r>
              <w:t xml:space="preserve">which exceeds the addressable ceiling on its own,</w:t>
            </w:r>
            <w:r>
              <w:t xml:space="preserve"> </w:t>
            </w:r>
            <w:r>
              <w:t xml:space="preserve">leaving nothing for context.</w:t>
            </w:r>
            <w:r>
              <w:t xml:space="preserve"> </w:t>
            </w:r>
            <w:r>
              <w:t xml:space="preserve">There is no smaller variant of it to fall back to.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practical ceiling on 24 GB of unified memory is a</w:t>
            </w:r>
            <w:r>
              <w:t xml:space="preserve"> </w:t>
            </w:r>
            <w:r>
              <w:rPr>
                <w:b/>
                <w:bCs/>
              </w:rPr>
              <w:t xml:space="preserve">12–14B dense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model at 32k context</w:t>
            </w:r>
            <w:r>
              <w:t xml:space="preserve">, or a mixture-of-experts model of similar</w:t>
            </w:r>
            <w:r>
              <w:t xml:space="preserve"> </w:t>
            </w:r>
            <w:r>
              <w:t xml:space="preserve">footprint.</w:t>
            </w:r>
            <w:r>
              <w:t xml:space="preserve"> </w:t>
            </w:r>
            <w:r>
              <w:t xml:space="preserve">Confirm with</w:t>
            </w:r>
            <w:r>
              <w:t xml:space="preserve"> </w:t>
            </w:r>
            <w:r>
              <w:rPr>
                <w:rStyle w:val="VerbatimChar"/>
              </w:rPr>
              <w:t xml:space="preserve">ollama ps</w:t>
            </w:r>
            <w:r>
              <w:t xml:space="preserve"> </w:t>
            </w:r>
            <w:r>
              <w:t xml:space="preserve">after loading:</w:t>
            </w:r>
            <w:r>
              <w:t xml:space="preserve"> </w:t>
            </w:r>
            <w:r>
              <w:rPr>
                <w:rStyle w:val="VerbatimChar"/>
              </w:rPr>
              <w:t xml:space="preserve">PROCESSOR</w:t>
            </w:r>
            <w:r>
              <w:t xml:space="preserve"> </w:t>
            </w:r>
            <w:r>
              <w:t xml:space="preserve">reading</w:t>
            </w:r>
            <w:r>
              <w:t xml:space="preserve"> </w:t>
            </w:r>
            <w:r>
              <w:rPr>
                <w:rStyle w:val="VerbatimChar"/>
              </w:rPr>
              <w:t xml:space="preserve">100% GPU</w:t>
            </w:r>
            <w:r>
              <w:t xml:space="preserve"> </w:t>
            </w:r>
            <w:r>
              <w:t xml:space="preserve">means it fits,</w:t>
            </w:r>
            <w:r>
              <w:t xml:space="preserve"> </w:t>
            </w:r>
            <w:r>
              <w:t xml:space="preserve">and anything less means part of the model is on the CPU and the loop</w:t>
            </w:r>
            <w:r>
              <w:t xml:space="preserve"> </w:t>
            </w:r>
            <w:r>
              <w:t xml:space="preserve">will be far slower than the tier table suggests.</w:t>
            </w:r>
          </w:p>
          <w:p/>
        </w:tc>
      </w:tr>
    </w:tbl>
    <w:bookmarkEnd w:id="136"/>
    <w:bookmarkStart w:id="139" w:name="action-latency-and-memory-bandwidth"/>
    <w:p>
      <w:pPr>
        <w:pStyle w:val="Heading4"/>
      </w:pPr>
      <w:r>
        <w:t xml:space="preserve">Action latency and memory bandwidth</w:t>
      </w:r>
    </w:p>
    <w:p>
      <w:pPr>
        <w:pStyle w:val="FirstParagraph"/>
      </w:pPr>
      <w:r>
        <w:t xml:space="preserve">When designing an interactive agent or subagent workflow,</w:t>
      </w:r>
      <w:r>
        <w:t xml:space="preserve"> </w:t>
      </w:r>
      <w:r>
        <w:rPr>
          <w:b/>
          <w:bCs/>
        </w:rPr>
        <w:t xml:space="preserve">turn turnaround time</w:t>
      </w:r>
      <w:r>
        <w:t xml:space="preserve"> </w:t>
      </w:r>
      <w:r>
        <w:t xml:space="preserve">dictates whether the tool feels responsive or unusable.</w:t>
      </w:r>
      <w:r>
        <w:t xml:space="preserve"> </w:t>
      </w:r>
      <w:r>
        <w:t xml:space="preserve">In an autonomous or semi-autonomous loop,</w:t>
      </w:r>
      <w:r>
        <w:t xml:space="preserve"> </w:t>
      </w:r>
      <w:r>
        <w:t xml:space="preserve">latency per action is governed by two phases: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Action Latency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Time to First Token (Prompt Ingestion)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Tool-Call Generation (Decode)</m:t>
          </m:r>
        </m:oMath>
      </m:oMathPara>
    </w:p>
    <w:p>
      <w:pPr>
        <w:pStyle w:val="FirstParagraph"/>
      </w:pPr>
      <w:r>
        <w:t xml:space="preserve">On consumer unified memory hardware (such as Apple M-series chips with</w:t>
      </w:r>
      <w:r>
        <w:t xml:space="preserve"> </w:t>
      </w:r>
      <m:oMath>
        <m:r>
          <m:rPr>
            <m:sty m:val="p"/>
          </m:rPr>
          <m:t>∼</m:t>
        </m:r>
        <m:r>
          <m:t>100</m:t>
        </m:r>
        <m:r>
          <m:rPr>
            <m:nor/>
            <m:sty m:val="p"/>
          </m:rPr>
          <m:t> GB/s</m:t>
        </m:r>
      </m:oMath>
      <w:r>
        <w:t xml:space="preserve"> </w:t>
      </w:r>
      <w:r>
        <w:t xml:space="preserve">memory bandwidth),</w:t>
      </w:r>
      <w:r>
        <w:t xml:space="preserve"> </w:t>
      </w:r>
      <w:r>
        <w:t xml:space="preserve">the memory bus sets a hard theoretical ceiling on token generation speeds: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14B Dense Models (4-bit,</w:t>
      </w:r>
      <w:r>
        <w:rPr>
          <w:b/>
          <w:bCs/>
        </w:rPr>
        <w:t xml:space="preserve"> </w:t>
      </w:r>
      <m:oMath>
        <m:r>
          <m:rPr>
            <m:sty m:val="p"/>
          </m:rPr>
          <m:t>∼</m:t>
        </m:r>
        <m:r>
          <m:t>9</m:t>
        </m:r>
        <m:r>
          <m:rPr>
            <m:nor/>
            <m:sty m:val="p"/>
          </m:rPr>
          <m:t> GB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weights)</w:t>
      </w:r>
      <w:r>
        <w:t xml:space="preserve">:</w:t>
      </w:r>
      <w:r>
        <w:t xml:space="preserve"> </w:t>
      </w:r>
      <w:r>
        <w:t xml:space="preserve">Decode is physically capped at</w:t>
      </w:r>
      <w:r>
        <w:t xml:space="preserve"> </w:t>
      </w:r>
      <m:oMath>
        <m:r>
          <m:rPr>
            <m:sty m:val="p"/>
          </m:rPr>
          <m:t>∼</m:t>
        </m:r>
        <m:r>
          <m:t>10</m:t>
        </m:r>
        <m:r>
          <m:rPr>
            <m:nor/>
            <m:sty m:val="p"/>
          </m:rPr>
          <m:t>–</m:t>
        </m:r>
        <m:r>
          <m:t>11</m:t>
        </m:r>
        <m:r>
          <m:rPr>
            <m:nor/>
            <m:sty m:val="p"/>
          </m:rPr>
          <m:t> tokens/s</m:t>
        </m:r>
      </m:oMath>
      <w:r>
        <w:t xml:space="preserve">.</w:t>
      </w:r>
      <w:r>
        <w:t xml:space="preserve"> </w:t>
      </w:r>
      <w:r>
        <w:t xml:space="preserve">Generating a modest 60-token tool call takes</w:t>
      </w:r>
      <w:r>
        <w:t xml:space="preserve"> </w:t>
      </w:r>
      <m:oMath>
        <m:r>
          <m:t>6</m:t>
        </m:r>
        <m:r>
          <m:rPr>
            <m:nor/>
            <m:sty m:val="p"/>
          </m:rPr>
          <m:t> seconds</m:t>
        </m:r>
      </m:oMath>
      <w:r>
        <w:t xml:space="preserve"> </w:t>
      </w:r>
      <w:r>
        <w:t xml:space="preserve">on decode alone.</w:t>
      </w:r>
      <w:r>
        <w:t xml:space="preserve"> </w:t>
      </w:r>
      <w:r>
        <w:t xml:space="preserve">Combined with multi-turn prompt evaluation (</w:t>
      </w:r>
      <m:oMath>
        <m:r>
          <m:t>3</m:t>
        </m:r>
        <m:r>
          <m:rPr>
            <m:nor/>
            <m:sty m:val="p"/>
          </m:rPr>
          <m:t>–</m:t>
        </m:r>
        <m:r>
          <m:t>8</m:t>
        </m:r>
        <m:r>
          <m:rPr>
            <m:nor/>
            <m:sty m:val="p"/>
          </m:rPr>
          <m:t> seconds</m:t>
        </m:r>
      </m:oMath>
      <w:r>
        <w:t xml:space="preserve"> </w:t>
      </w:r>
      <w:r>
        <w:t xml:space="preserve">on long conversation histories),</w:t>
      </w:r>
      <w:r>
        <w:t xml:space="preserve"> </w:t>
      </w:r>
      <w:r>
        <w:t xml:space="preserve">the total turn latency exceeds</w:t>
      </w:r>
      <w:r>
        <w:t xml:space="preserve"> </w:t>
      </w:r>
      <m:oMath>
        <m:r>
          <m:t>10</m:t>
        </m:r>
        <m:r>
          <m:rPr>
            <m:nor/>
            <m:sty m:val="p"/>
          </m:rPr>
          <m:t>–</m:t>
        </m:r>
        <m:r>
          <m:t>16</m:t>
        </m:r>
        <m:r>
          <m:rPr>
            <m:sty m:val="p"/>
          </m:rPr>
          <m:t>+</m:t>
        </m:r>
        <m:r>
          <m:rPr>
            <m:nor/>
            <m:sty m:val="p"/>
          </m:rPr>
          <m:t> seconds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per action</w:t>
      </w:r>
      <w:r>
        <w:t xml:space="preserve">,</w:t>
      </w:r>
      <w:r>
        <w:t xml:space="preserve"> </w:t>
      </w:r>
      <w:r>
        <w:t xml:space="preserve">which is too sluggish for tight iterative tool loops.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7B–8B Models (4-bit,</w:t>
      </w:r>
      <w:r>
        <w:rPr>
          <w:b/>
          <w:bCs/>
        </w:rPr>
        <w:t xml:space="preserve"> </w:t>
      </w:r>
      <m:oMath>
        <m:r>
          <m:rPr>
            <m:sty m:val="p"/>
          </m:rPr>
          <m:t>∼</m:t>
        </m:r>
        <m:r>
          <m:t>4.5</m:t>
        </m:r>
        <m:r>
          <m:rPr>
            <m:nor/>
            <m:sty m:val="p"/>
          </m:rPr>
          <m:t> GB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weights)</w:t>
      </w:r>
      <w:r>
        <w:t xml:space="preserve">:</w:t>
      </w:r>
      <w:r>
        <w:t xml:space="preserve"> </w:t>
      </w:r>
      <w:r>
        <w:t xml:space="preserve">Decode reaches</w:t>
      </w:r>
      <w:r>
        <w:t xml:space="preserve"> </w:t>
      </w:r>
      <m:oMath>
        <m:r>
          <m:rPr>
            <m:sty m:val="p"/>
          </m:rPr>
          <m:t>∼</m:t>
        </m:r>
        <m:r>
          <m:t>20</m:t>
        </m:r>
        <m:r>
          <m:rPr>
            <m:nor/>
            <m:sty m:val="p"/>
          </m:rPr>
          <m:t>–</m:t>
        </m:r>
        <m:r>
          <m:t>25</m:t>
        </m:r>
        <m:r>
          <m:rPr>
            <m:nor/>
            <m:sty m:val="p"/>
          </m:rPr>
          <m:t> tokens/s</m:t>
        </m:r>
      </m:oMath>
      <w:r>
        <w:t xml:space="preserve">,</w:t>
      </w:r>
      <w:r>
        <w:t xml:space="preserve"> </w:t>
      </w:r>
      <w:r>
        <w:t xml:space="preserve">producing action turnarounds in the</w:t>
      </w:r>
      <w:r>
        <w:t xml:space="preserve"> </w:t>
      </w:r>
      <m:oMath>
        <m:r>
          <m:t>4</m:t>
        </m:r>
        <m:r>
          <m:rPr>
            <m:nor/>
            <m:sty m:val="p"/>
          </m:rPr>
          <m:t>–</m:t>
        </m:r>
        <m:r>
          <m:t>7</m:t>
        </m:r>
        <m:r>
          <m:rPr>
            <m:nor/>
            <m:sty m:val="p"/>
          </m:rPr>
          <m:t> second</m:t>
        </m:r>
      </m:oMath>
      <w:r>
        <w:t xml:space="preserve"> </w:t>
      </w:r>
      <w:r>
        <w:t xml:space="preserve">range.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1.5B–4B Small Language Models (4-bit,</w:t>
      </w:r>
      <w:r>
        <w:rPr>
          <w:b/>
          <w:bCs/>
        </w:rPr>
        <w:t xml:space="preserve"> </w:t>
      </w:r>
      <m:oMath>
        <m:r>
          <m:rPr>
            <m:sty m:val="p"/>
          </m:rPr>
          <m:t>∼</m:t>
        </m:r>
        <m:r>
          <m:t>1</m:t>
        </m:r>
        <m:r>
          <m:rPr>
            <m:nor/>
            <m:sty m:val="p"/>
          </m:rPr>
          <m:t>–</m:t>
        </m:r>
        <m:r>
          <m:t>2.5</m:t>
        </m:r>
        <m:r>
          <m:rPr>
            <m:nor/>
            <m:sty m:val="p"/>
          </m:rPr>
          <m:t> GB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weights)</w:t>
      </w:r>
      <w:r>
        <w:t xml:space="preserve">:</w:t>
      </w:r>
      <w:r>
        <w:t xml:space="preserve"> </w:t>
      </w:r>
      <w:r>
        <w:t xml:space="preserve">Decode runs at</w:t>
      </w:r>
      <w:r>
        <w:t xml:space="preserve"> </w:t>
      </w:r>
      <m:oMath>
        <m:r>
          <m:t>40</m:t>
        </m:r>
        <m:r>
          <m:rPr>
            <m:nor/>
            <m:sty m:val="p"/>
          </m:rPr>
          <m:t>–</m:t>
        </m:r>
        <m:r>
          <m:t>90</m:t>
        </m:r>
        <m:r>
          <m:rPr>
            <m:sty m:val="p"/>
          </m:rPr>
          <m:t>+</m:t>
        </m:r>
        <m:r>
          <m:rPr>
            <m:nor/>
            <m:sty m:val="p"/>
          </m:rPr>
          <m:t> tokens/s</m:t>
        </m:r>
      </m:oMath>
      <w:r>
        <w:t xml:space="preserve">,</w:t>
      </w:r>
      <w:r>
        <w:t xml:space="preserve"> </w:t>
      </w:r>
      <w:r>
        <w:t xml:space="preserve">and prompt ingestion finishes in</w:t>
      </w:r>
      <w:r>
        <w:t xml:space="preserve"> </w:t>
      </w:r>
      <m:oMath>
        <m:r>
          <m:rPr>
            <m:sty m:val="p"/>
          </m:rPr>
          <m:t>&lt;</m:t>
        </m:r>
        <m:r>
          <m:t>500</m:t>
        </m:r>
        <m:r>
          <m:rPr>
            <m:nor/>
            <m:sty m:val="p"/>
          </m:rPr>
          <m:t> ms</m:t>
        </m:r>
      </m:oMath>
      <w:r>
        <w:t xml:space="preserve"> </w:t>
      </w:r>
      <w:r>
        <w:t xml:space="preserve">with prefix cache reuse.</w:t>
      </w:r>
      <w:r>
        <w:t xml:space="preserve"> </w:t>
      </w:r>
      <w:r>
        <w:t xml:space="preserve">Total action turnaround drops to</w:t>
      </w:r>
      <w:r>
        <w:t xml:space="preserve"> </w:t>
      </w:r>
      <m:oMath>
        <m:r>
          <m:t>1</m:t>
        </m:r>
        <m:r>
          <m:rPr>
            <m:nor/>
            <m:sty m:val="p"/>
          </m:rPr>
          <m:t>–</m:t>
        </m:r>
        <m:r>
          <m:t>3</m:t>
        </m:r>
        <m:r>
          <m:rPr>
            <m:nor/>
            <m:sty m:val="p"/>
          </m:rPr>
          <m:t> seconds</m:t>
        </m:r>
      </m:oMath>
      <w:r>
        <w:t xml:space="preserve">,</w:t>
      </w:r>
      <w:r>
        <w:t xml:space="preserve"> </w:t>
      </w:r>
      <w:r>
        <w:t xml:space="preserve">making fast, real-time subagent action loops practical on laptop hardware.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Prompt caching preserves latency across turns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In a multi-turn agent loop,</w:t>
            </w:r>
            <w:r>
              <w:t xml:space="preserve"> </w:t>
            </w:r>
            <w:r>
              <w:t xml:space="preserve">the system prompt and accumulated history are resent on every iteration.</w:t>
            </w:r>
            <w:r>
              <w:t xml:space="preserve"> </w:t>
            </w:r>
            <w:r>
              <w:t xml:space="preserve">Ensuring the inference server keeps the model resident in memory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keep_alive: -1</w:t>
            </w:r>
            <w:r>
              <w:t xml:space="preserve"> </w:t>
            </w:r>
            <w:r>
              <w:t xml:space="preserve">in Ollama)</w:t>
            </w:r>
            <w:r>
              <w:t xml:space="preserve"> </w:t>
            </w:r>
            <w:r>
              <w:t xml:space="preserve">and maintains prompt KV-cache reuse</w:t>
            </w:r>
            <w:r>
              <w:t xml:space="preserve"> </w:t>
            </w:r>
            <w:r>
              <w:t xml:space="preserve">drops Time-To-First-Token on subsequent turns from several seconds to under</w:t>
            </w:r>
            <w:r>
              <w:t xml:space="preserve"> </w:t>
            </w:r>
            <m:oMath>
              <m:r>
                <m:t>50</m:t>
              </m:r>
              <m:r>
                <m:rPr>
                  <m:nor/>
                  <m:sty m:val="p"/>
                </m:rPr>
                <m:t> ms</m:t>
              </m:r>
            </m:oMath>
            <w:r>
              <w:t xml:space="preserve">.</w:t>
            </w:r>
          </w:p>
          <w:p/>
        </w:tc>
      </w:tr>
    </w:tbl>
    <w:bookmarkEnd w:id="139"/>
    <w:bookmarkStart w:id="140" w:name="X58a4330bb9d721536d3df1abbb820879339bea7"/>
    <w:p>
      <w:pPr>
        <w:pStyle w:val="Heading4"/>
      </w:pPr>
      <w:r>
        <w:t xml:space="preserve">An interactive chat REPL is not an agent harness</w:t>
      </w:r>
    </w:p>
    <w:p>
      <w:pPr>
        <w:pStyle w:val="FirstParagraph"/>
      </w:pPr>
      <w:r>
        <w:t xml:space="preserve">A common stumbling block when running local models</w:t>
      </w:r>
      <w:r>
        <w:t xml:space="preserve"> </w:t>
      </w:r>
      <w:r>
        <w:t xml:space="preserve">is typing agent instructions directly into</w:t>
      </w:r>
      <w:r>
        <w:t xml:space="preserve"> </w:t>
      </w:r>
      <w:r>
        <w:rPr>
          <w:rStyle w:val="VerbatimChar"/>
        </w:rPr>
        <w:t xml:space="preserve">ollama run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ollama</w:t>
      </w:r>
      <w:r>
        <w:rPr>
          <w:rStyle w:val="NormalTok"/>
        </w:rPr>
        <w:t xml:space="preserve"> run llama3.2:3b</w:t>
      </w:r>
      <w:r>
        <w:br/>
      </w:r>
      <w:r>
        <w:rPr>
          <w:rStyle w:val="OperatorTok"/>
        </w:rPr>
        <w:t xml:space="preserve">&gt;&gt;&gt;</w:t>
      </w:r>
      <w:r>
        <w:rPr>
          <w:rStyle w:val="NormalTok"/>
        </w:rPr>
        <w:t xml:space="preserve"> grab </w:t>
      </w:r>
      <w:r>
        <w:rPr>
          <w:rStyle w:val="ExtensionTok"/>
        </w:rPr>
        <w:t xml:space="preserve">an</w:t>
      </w:r>
      <w:r>
        <w:rPr>
          <w:rStyle w:val="NormalTok"/>
        </w:rPr>
        <w:t xml:space="preserve"> issue from github and write a PR to fix it</w:t>
      </w:r>
    </w:p>
    <w:p>
      <w:pPr>
        <w:pStyle w:val="FirstParagraph"/>
      </w:pPr>
      <w:r>
        <w:t xml:space="preserve">In plain</w:t>
      </w:r>
      <w:r>
        <w:t xml:space="preserve"> </w:t>
      </w:r>
      <w:r>
        <w:rPr>
          <w:rStyle w:val="VerbatimChar"/>
        </w:rPr>
        <w:t xml:space="preserve">ollama run</w:t>
      </w:r>
      <w:r>
        <w:t xml:space="preserve">,</w:t>
      </w:r>
      <w:r>
        <w:t xml:space="preserve"> </w:t>
      </w:r>
      <w:r>
        <w:t xml:space="preserve">the model is running in an isolated conversational REPL with</w:t>
      </w:r>
      <w:r>
        <w:t xml:space="preserve"> </w:t>
      </w:r>
      <w:r>
        <w:rPr>
          <w:b/>
          <w:bCs/>
        </w:rPr>
        <w:t xml:space="preserve">no tool schemas, no file access, and no shell or Git access</w:t>
      </w:r>
      <w:r>
        <w:t xml:space="preserve">.</w:t>
      </w:r>
      <w:r>
        <w:t xml:space="preserve"> </w:t>
      </w:r>
      <w:r>
        <w:t xml:space="preserve">Because it cannot actually query GitHub or inspect your repository,</w:t>
      </w:r>
      <w:r>
        <w:t xml:space="preserve"> </w:t>
      </w:r>
      <w:r>
        <w:t xml:space="preserve">it will fabricate a fictional issue (e.g. </w:t>
      </w:r>
      <w:r>
        <w:rPr>
          <w:rStyle w:val="VerbatimChar"/>
        </w:rPr>
        <w:t xml:space="preserve">cpython/issues/1234</w:t>
      </w:r>
      <w:r>
        <w:t xml:space="preserve">),</w:t>
      </w:r>
      <w:r>
        <w:t xml:space="preserve"> </w:t>
      </w:r>
      <w:r>
        <w:t xml:space="preserve">write fictional code in prose,</w:t>
      </w:r>
      <w:r>
        <w:t xml:space="preserve"> </w:t>
      </w:r>
      <w:r>
        <w:t xml:space="preserve">and describe a non-existent commit.</w:t>
      </w:r>
      <w:r>
        <w:t xml:space="preserve"> </w:t>
      </w:r>
      <w:r>
        <w:t xml:space="preserve">When asked</w:t>
      </w:r>
      <w:r>
        <w:t xml:space="preserve"> </w:t>
      </w:r>
      <w:r>
        <w:rPr>
          <w:i/>
          <w:iCs/>
        </w:rPr>
        <w:t xml:space="preserve">“did you push the PR?”</w:t>
      </w:r>
      <w:r>
        <w:t xml:space="preserve">,</w:t>
      </w:r>
      <w:r>
        <w:t xml:space="preserve"> </w:t>
      </w:r>
      <w:r>
        <w:t xml:space="preserve">it will correctly admit that it is a text-only assistant without execution capabilities.</w:t>
      </w:r>
    </w:p>
    <w:p>
      <w:pPr>
        <w:pStyle w:val="BodyText"/>
      </w:pPr>
      <w:r>
        <w:t xml:space="preserve">An agent requires a</w:t>
      </w:r>
      <w:r>
        <w:t xml:space="preserve"> </w:t>
      </w:r>
      <w:r>
        <w:rPr>
          <w:b/>
          <w:bCs/>
        </w:rPr>
        <w:t xml:space="preserve">harness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aider</w:t>
      </w:r>
      <w:r>
        <w:t xml:space="preserve"> </w:t>
      </w:r>
      <w:r>
        <w:t xml:space="preserve">or a programmatic tool runner) that:</w:t>
      </w:r>
    </w:p>
    <w:p>
      <w:pPr>
        <w:pStyle w:val="Compact"/>
        <w:numPr>
          <w:ilvl w:val="0"/>
          <w:numId w:val="1028"/>
        </w:numPr>
      </w:pPr>
      <w:r>
        <w:t xml:space="preserve">Translates available capabilities into structured tool schemas (</w:t>
      </w:r>
      <w:r>
        <w:rPr>
          <w:rStyle w:val="VerbatimChar"/>
        </w:rPr>
        <w:t xml:space="preserve">tools</w:t>
      </w:r>
      <w:r>
        <w:t xml:space="preserve"> </w:t>
      </w:r>
      <w:r>
        <w:t xml:space="preserve">parameter).</w:t>
      </w:r>
    </w:p>
    <w:p>
      <w:pPr>
        <w:pStyle w:val="Compact"/>
        <w:numPr>
          <w:ilvl w:val="0"/>
          <w:numId w:val="1028"/>
        </w:numPr>
      </w:pPr>
      <w:r>
        <w:t xml:space="preserve">Intercepts the model’s structured</w:t>
      </w:r>
      <w:r>
        <w:t xml:space="preserve"> </w:t>
      </w:r>
      <w:r>
        <w:rPr>
          <w:rStyle w:val="VerbatimChar"/>
        </w:rPr>
        <w:t xml:space="preserve">tool_calls</w:t>
      </w:r>
      <w:r>
        <w:t xml:space="preserve"> </w:t>
      </w:r>
      <w:r>
        <w:t xml:space="preserve">payloads.</w:t>
      </w:r>
    </w:p>
    <w:p>
      <w:pPr>
        <w:pStyle w:val="Compact"/>
        <w:numPr>
          <w:ilvl w:val="0"/>
          <w:numId w:val="1028"/>
        </w:numPr>
      </w:pPr>
      <w:r>
        <w:t xml:space="preserve">Executes the corresponding commands or file edits on the local machine.</w:t>
      </w:r>
    </w:p>
    <w:p>
      <w:pPr>
        <w:pStyle w:val="Compact"/>
        <w:numPr>
          <w:ilvl w:val="0"/>
          <w:numId w:val="1028"/>
        </w:numPr>
      </w:pPr>
      <w:r>
        <w:t xml:space="preserve">Feeds the command outputs back into the conversation context as tool messages.</w:t>
      </w:r>
    </w:p>
    <w:bookmarkEnd w:id="140"/>
    <w:bookmarkStart w:id="141" w:name="X98fbc317b6061ff02292f6372a6a1c929c09878"/>
    <w:p>
      <w:pPr>
        <w:pStyle w:val="Heading4"/>
      </w:pPr>
      <w:r>
        <w:t xml:space="preserve">Baking deterministic agent presets with Modelfiles</w:t>
      </w:r>
    </w:p>
    <w:p>
      <w:pPr>
        <w:pStyle w:val="FirstParagraph"/>
      </w:pPr>
      <w:r>
        <w:t xml:space="preserve">Default local model tags are configured for open-ended conversation</w:t>
      </w:r>
      <w:r>
        <w:t xml:space="preserve"> </w:t>
      </w:r>
      <w:r>
        <w:t xml:space="preserve">(temperature</w:t>
      </w:r>
      <w:r>
        <w:t xml:space="preserve"> </w:t>
      </w:r>
      <m:oMath>
        <m:r>
          <m:t>0.8</m:t>
        </m:r>
      </m:oMath>
      <w:r>
        <w:t xml:space="preserve">, small</w:t>
      </w:r>
      <w:r>
        <w:t xml:space="preserve"> </w:t>
      </w:r>
      <m:oMath>
        <m:r>
          <m:t>4</m:t>
        </m:r>
        <m:r>
          <m:rPr>
            <m:nor/>
            <m:sty m:val="p"/>
          </m:rPr>
          <m:t>k</m:t>
        </m:r>
      </m:oMath>
      <w:r>
        <w:t xml:space="preserve"> </w:t>
      </w:r>
      <w:r>
        <w:t xml:space="preserve">context).</w:t>
      </w:r>
      <w:r>
        <w:t xml:space="preserve"> </w:t>
      </w:r>
      <w:r>
        <w:t xml:space="preserve">For agentic tool use,</w:t>
      </w:r>
      <w:r>
        <w:t xml:space="preserve"> </w:t>
      </w:r>
      <w:r>
        <w:t xml:space="preserve">bake a dedicated model tag via a</w:t>
      </w:r>
      <w:r>
        <w:t xml:space="preserve"> </w:t>
      </w:r>
      <w:r>
        <w:rPr>
          <w:rStyle w:val="VerbatimChar"/>
        </w:rPr>
        <w:t xml:space="preserve">Modelfile</w:t>
      </w:r>
      <w:r>
        <w:t xml:space="preserve"> </w:t>
      </w:r>
      <w:r>
        <w:t xml:space="preserve">to enforce deterministic schema compliance:</w:t>
      </w:r>
    </w:p>
    <w:p>
      <w:pPr>
        <w:pStyle w:val="SourceCode"/>
      </w:pPr>
      <w:r>
        <w:rPr>
          <w:rStyle w:val="CommentTok"/>
        </w:rPr>
        <w:t xml:space="preserve"># Modelfile.llama3.2-agent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llama3.2:3b</w:t>
      </w:r>
      <w:r>
        <w:br/>
      </w:r>
      <w:r>
        <w:rPr>
          <w:rStyle w:val="NormalTok"/>
        </w:rPr>
        <w:t xml:space="preserve">PARAMETER temperature 0.0</w:t>
      </w:r>
      <w:r>
        <w:br/>
      </w:r>
      <w:r>
        <w:rPr>
          <w:rStyle w:val="NormalTok"/>
        </w:rPr>
        <w:t xml:space="preserve">PARAMETER num_ctx 16384</w:t>
      </w:r>
      <w:r>
        <w:br/>
      </w:r>
      <w:r>
        <w:rPr>
          <w:rStyle w:val="NormalTok"/>
        </w:rPr>
        <w:t xml:space="preserve">SYSTEM You are a fast, concise autonomous coding agent. Always execute tasks directly using available tools.</w:t>
      </w:r>
    </w:p>
    <w:p>
      <w:pPr>
        <w:pStyle w:val="FirstParagraph"/>
      </w:pPr>
      <w:r>
        <w:t xml:space="preserve">Create the derived model:</w:t>
      </w:r>
    </w:p>
    <w:p>
      <w:pPr>
        <w:pStyle w:val="SourceCode"/>
      </w:pPr>
      <w:r>
        <w:rPr>
          <w:rStyle w:val="ExtensionTok"/>
        </w:rPr>
        <w:t xml:space="preserve">ollama</w:t>
      </w:r>
      <w:r>
        <w:rPr>
          <w:rStyle w:val="NormalTok"/>
        </w:rPr>
        <w:t xml:space="preserve"> create llama3.2-agent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Modelfile.llama3.2-agent</w:t>
      </w:r>
    </w:p>
    <w:p>
      <w:pPr>
        <w:pStyle w:val="FirstParagraph"/>
      </w:pPr>
      <w:r>
        <w:t xml:space="preserve">This ensures: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Zero temperature (</w:t>
      </w:r>
      <w:r>
        <w:rPr>
          <w:rStyle w:val="VerbatimChar"/>
          <w:b/>
          <w:bCs/>
        </w:rPr>
        <w:t xml:space="preserve">0.0</w:t>
      </w:r>
      <w:r>
        <w:rPr>
          <w:b/>
          <w:bCs/>
        </w:rPr>
        <w:t xml:space="preserve">)</w:t>
      </w:r>
      <w:r>
        <w:t xml:space="preserve">: Prevents hallucinated JSON keys or invalid tool parameters.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Expanded context (</w:t>
      </w:r>
      <w:r>
        <w:rPr>
          <w:rStyle w:val="VerbatimChar"/>
          <w:b/>
          <w:bCs/>
        </w:rPr>
        <w:t xml:space="preserve">16384</w:t>
      </w:r>
      <w:r>
        <w:rPr>
          <w:b/>
          <w:bCs/>
        </w:rPr>
        <w:t xml:space="preserve">)</w:t>
      </w:r>
      <w:r>
        <w:t xml:space="preserve">: Accommodates multi-turn tool outputs and file snippets without silent truncation.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Direct system persona</w:t>
      </w:r>
      <w:r>
        <w:t xml:space="preserve">: Suppresses conversational preamble (</w:t>
      </w:r>
      <w:r>
        <w:rPr>
          <w:i/>
          <w:iCs/>
        </w:rPr>
        <w:t xml:space="preserve">“Sure, I’d be happy to help with that…”</w:t>
      </w:r>
      <w:r>
        <w:t xml:space="preserve">) in favor of immediate tool invocation.</w:t>
      </w:r>
    </w:p>
    <w:bookmarkEnd w:id="141"/>
    <w:bookmarkStart w:id="145" w:name="X97e83cd81a11ec4a50ee2033f7ad0a1c352c515"/>
    <w:p>
      <w:pPr>
        <w:pStyle w:val="Heading4"/>
      </w:pPr>
      <w:r>
        <w:t xml:space="preserve">Routed architectures: a planner and an executor</w:t>
      </w:r>
    </w:p>
    <w:p>
      <w:pPr>
        <w:pStyle w:val="FirstParagraph"/>
      </w:pPr>
      <w:hyperlink w:anchor="sec-ai-offline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already shows the mechanics of splitting a task between</w:t>
      </w:r>
      <w:r>
        <w:t xml:space="preserve"> </w:t>
      </w:r>
      <w:r>
        <w:t xml:space="preserve">two local models with</w:t>
      </w:r>
      <w:r>
        <w:t xml:space="preserve"> </w:t>
      </w:r>
      <w:r>
        <w:rPr>
          <w:rStyle w:val="VerbatimChar"/>
        </w:rPr>
        <w:t xml:space="preserve">aider --architect</w:t>
      </w:r>
      <w:r>
        <w:t xml:space="preserve">:</w:t>
      </w:r>
      <w:r>
        <w:t xml:space="preserve"> </w:t>
      </w:r>
      <w:r>
        <w:t xml:space="preserve">a larger model plans the change,</w:t>
      </w:r>
      <w:r>
        <w:t xml:space="preserve"> </w:t>
      </w:r>
      <w:r>
        <w:t xml:space="preserve">and a smaller one applies the edits.</w:t>
      </w:r>
      <w:r>
        <w:t xml:space="preserve"> </w:t>
      </w:r>
      <w:r>
        <w:t xml:space="preserve">The same split has a name in the research literature and a stronger</w:t>
      </w:r>
      <w:r>
        <w:t xml:space="preserve"> </w:t>
      </w:r>
      <w:r>
        <w:t xml:space="preserve">motivating argument than</w:t>
      </w:r>
      <w:r>
        <w:t xml:space="preserve"> </w:t>
      </w:r>
      <w:r>
        <w:t xml:space="preserve">“it’s faster”</w:t>
      </w:r>
      <w:r>
        <w:t xml:space="preserve">:</w:t>
      </w:r>
      <w:r>
        <w:t xml:space="preserve"> </w:t>
      </w:r>
      <w:r>
        <w:t xml:space="preserve">Belcak and NVIDIA’s small-language-model research group argue that</w:t>
      </w:r>
      <w:r>
        <w:t xml:space="preserve"> </w:t>
      </w:r>
      <w:r>
        <w:t xml:space="preserve">most of what an agent does in a loop</w:t>
      </w:r>
      <w:r>
        <w:t xml:space="preserve"> </w:t>
      </w:r>
      <w:r>
        <w:t xml:space="preserve">is</w:t>
      </w:r>
      <w:r>
        <w:t xml:space="preserve"> </w:t>
      </w:r>
      <w:r>
        <w:t xml:space="preserve">“a small number of specialized tasks repetitively and with</w:t>
      </w:r>
      <w:r>
        <w:t xml:space="preserve"> </w:t>
      </w:r>
      <w:r>
        <w:t xml:space="preserve">little variation”</w:t>
      </w:r>
      <w:r>
        <w:t xml:space="preserve"> </w:t>
      </w:r>
      <w:r>
        <w:t xml:space="preserve">—</w:t>
      </w:r>
      <w:r>
        <w:t xml:space="preserve"> </w:t>
      </w:r>
      <w:r>
        <w:t xml:space="preserve">reading a diff,</w:t>
      </w:r>
      <w:r>
        <w:t xml:space="preserve"> </w:t>
      </w:r>
      <w:r>
        <w:t xml:space="preserve">running a test,</w:t>
      </w:r>
      <w:r>
        <w:t xml:space="preserve"> </w:t>
      </w:r>
      <w:r>
        <w:t xml:space="preserve">formatting a commit message —</w:t>
      </w:r>
      <w:r>
        <w:t xml:space="preserve"> </w:t>
      </w:r>
      <w:r>
        <w:t xml:space="preserve">and that a small model is</w:t>
      </w:r>
      <w:r>
        <w:t xml:space="preserve"> </w:t>
      </w:r>
      <w:r>
        <w:t xml:space="preserve">“sufficiently powerful, inherently more</w:t>
      </w:r>
      <w:r>
        <w:t xml:space="preserve"> </w:t>
      </w:r>
      <w:r>
        <w:t xml:space="preserve">suitable, and necessarily more economical”</w:t>
      </w:r>
      <w:r>
        <w:t xml:space="preserve"> </w:t>
      </w:r>
      <w:r>
        <w:t xml:space="preserve">for that work</w:t>
      </w:r>
      <w:r>
        <w:t xml:space="preserve"> </w:t>
      </w:r>
      <w:r>
        <w:t xml:space="preserve">(Belcak et al. 2025)</w:t>
      </w:r>
      <w:r>
        <w:t xml:space="preserve">.</w:t>
      </w:r>
      <w:r>
        <w:t xml:space="preserve"> </w:t>
      </w:r>
      <w:r>
        <w:t xml:space="preserve">A large model earns its cost only on the steps that genuinely need</w:t>
      </w:r>
      <w:r>
        <w:t xml:space="preserve"> </w:t>
      </w:r>
      <w:r>
        <w:t xml:space="preserve">broad, general reasoning:</w:t>
      </w:r>
      <w:r>
        <w:t xml:space="preserve"> </w:t>
      </w:r>
      <w:r>
        <w:t xml:space="preserve">deciding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to change and why.</w:t>
      </w:r>
    </w:p>
    <w:p>
      <w:pPr>
        <w:pStyle w:val="BodyText"/>
      </w:pPr>
      <w:r>
        <w:t xml:space="preserve">Two shapes of this pattern are worth knowing: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All-local</w:t>
      </w:r>
      <w:r>
        <w:t xml:space="preserve">: a single strong local model (30–32B) does both</w:t>
      </w:r>
      <w:r>
        <w:t xml:space="preserve"> </w:t>
      </w:r>
      <w:r>
        <w:t xml:space="preserve">planning and execution,</w:t>
      </w:r>
      <w:r>
        <w:t xml:space="preserve"> </w:t>
      </w:r>
      <w:r>
        <w:t xml:space="preserve">which is simplest to set up and is the right default for a laptop</w:t>
      </w:r>
      <w:r>
        <w:t xml:space="preserve"> </w:t>
      </w:r>
      <w:r>
        <w:t xml:space="preserve">or workstation with one GPU.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Local planner, local executor</w:t>
      </w:r>
      <w:r>
        <w:t xml:space="preserve">: a 30–32B planner drafts each</w:t>
      </w:r>
      <w:r>
        <w:t xml:space="preserve"> </w:t>
      </w:r>
      <w:r>
        <w:t xml:space="preserve">step and a 7–8B executor applies it,</w:t>
      </w:r>
      <w:r>
        <w:t xml:space="preserve"> </w:t>
      </w:r>
      <w:r>
        <w:t xml:space="preserve">trading some plan quality for throughput —</w:t>
      </w:r>
      <w:r>
        <w:t xml:space="preserve"> </w:t>
      </w:r>
      <w:r>
        <w:t xml:space="preserve">worthwhile mainly on hardware that cannot comfortably hold two</w:t>
      </w:r>
      <w:r>
        <w:t xml:space="preserve"> </w:t>
      </w:r>
      <w:r>
        <w:t xml:space="preserve">copies of a 32B model at once.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Cloud planner, local executor</w:t>
      </w:r>
      <w:r>
        <w:t xml:space="preserve">: a frontier cloud model plans and</w:t>
      </w:r>
      <w:r>
        <w:t xml:space="preserve"> </w:t>
      </w:r>
      <w:r>
        <w:t xml:space="preserve">a local model executes,</w:t>
      </w:r>
      <w:r>
        <w:t xml:space="preserve"> </w:t>
      </w:r>
      <w:r>
        <w:t xml:space="preserve">which keeps the bulk of file contents on your own machine while</w:t>
      </w:r>
      <w:r>
        <w:t xml:space="preserve"> </w:t>
      </w:r>
      <w:r>
        <w:t xml:space="preserve">still using strong reasoning for the decisions that matter most.</w:t>
      </w:r>
      <w:r>
        <w:t xml:space="preserve"> </w:t>
      </w:r>
      <w:r>
        <w:t xml:space="preserve">This is a hybrid rather than a fully local setup —</w:t>
      </w:r>
      <w:r>
        <w:t xml:space="preserve"> </w:t>
      </w:r>
      <w:r>
        <w:t xml:space="preserve">see the LiteLLM fallback pattern in</w:t>
      </w:r>
      <w:r>
        <w:t xml:space="preserve"> </w:t>
      </w:r>
      <w:hyperlink w:anchor="sec-ai-offline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for one way to</w:t>
      </w:r>
      <w:r>
        <w:t xml:space="preserve"> </w:t>
      </w:r>
      <w:r>
        <w:t xml:space="preserve">wire a cloud-with-local-fallback endpoint,</w:t>
      </w:r>
      <w:r>
        <w:t xml:space="preserve"> </w:t>
      </w:r>
      <w:r>
        <w:t xml:space="preserve">which composes with this split.</w:t>
      </w:r>
    </w:p>
    <w:p>
      <w:pPr>
        <w:pStyle w:val="FirstParagraph"/>
      </w:pPr>
      <w:r>
        <w:t xml:space="preserve">The same split is the main cost lever in a public field report</w:t>
      </w:r>
      <w:r>
        <w:t xml:space="preserve"> </w:t>
      </w:r>
      <w:r>
        <w:t xml:space="preserve">from a non-programmer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“Vibe coded this game in four months”</w:t>
        </w:r>
      </w:hyperlink>
      <w:r>
        <w:t xml:space="preserve">,</w:t>
      </w:r>
      <w:r>
        <w:t xml:space="preserve"> </w:t>
      </w:r>
      <w:r>
        <w:t xml:space="preserve">r/ClaudeCode, 2026-08-22;</w:t>
      </w:r>
      <w:r>
        <w:t xml:space="preserve"> </w:t>
      </w:r>
      <w:r>
        <w:t xml:space="preserve">summarized in</w:t>
      </w:r>
      <w:r>
        <w:t xml:space="preserve"> </w:t>
      </w:r>
      <w:hyperlink r:id="rId143">
        <w:r>
          <w:rPr>
            <w:rStyle w:val="Hyperlink"/>
          </w:rPr>
          <w:t xml:space="preserve">issue #98</w:t>
        </w:r>
      </w:hyperlink>
      <w:r>
        <w:t xml:space="preserve">),</w:t>
      </w:r>
      <w:r>
        <w:t xml:space="preserve"> </w:t>
      </w:r>
      <w:r>
        <w:t xml:space="preserve">who built a browser racing game over four months with coding agents.</w:t>
      </w:r>
      <w:r>
        <w:t xml:space="preserve"> </w:t>
      </w:r>
      <w:r>
        <w:t xml:space="preserve">The report names three levers:</w:t>
      </w:r>
    </w:p>
    <w:p>
      <w:pPr>
        <w:pStyle w:val="Compact"/>
        <w:numPr>
          <w:ilvl w:val="0"/>
          <w:numId w:val="1031"/>
        </w:numPr>
      </w:pPr>
      <w:r>
        <w:t xml:space="preserve">plan with the strongest model available</w:t>
      </w:r>
    </w:p>
    <w:p>
      <w:pPr>
        <w:pStyle w:val="Compact"/>
        <w:numPr>
          <w:ilvl w:val="0"/>
          <w:numId w:val="1031"/>
        </w:numPr>
      </w:pPr>
      <w:r>
        <w:t xml:space="preserve">implement with cheaper ones</w:t>
      </w:r>
    </w:p>
    <w:p>
      <w:pPr>
        <w:pStyle w:val="Compact"/>
        <w:numPr>
          <w:ilvl w:val="0"/>
          <w:numId w:val="1031"/>
        </w:numPr>
      </w:pPr>
      <w:r>
        <w:t xml:space="preserve">keep the scope to what can realistically ship</w:t>
      </w:r>
    </w:p>
    <w:p>
      <w:pPr>
        <w:pStyle w:val="FirstParagraph"/>
      </w:pPr>
      <w:r>
        <w:t xml:space="preserve">The reported total was roughly $200</w:t>
      </w:r>
      <w:r>
        <w:t xml:space="preserve"> </w:t>
      </w:r>
      <w:r>
        <w:t xml:space="preserve">in project-specific subscriptions over the four months,</w:t>
      </w:r>
      <w:r>
        <w:t xml:space="preserve"> </w:t>
      </w:r>
      <w:r>
        <w:t xml:space="preserve">on top of a general-purpose subscription the author already held.</w:t>
      </w:r>
      <w:r>
        <w:t xml:space="preserve"> </w:t>
      </w:r>
      <w:r>
        <w:t xml:space="preserve">The lab’s machine-facing configuration,</w:t>
      </w:r>
      <w:r>
        <w:t xml:space="preserve"> </w:t>
      </w:r>
      <w:hyperlink r:id="rId144">
        <w:r>
          <w:rPr>
            <w:rStyle w:val="VerbatimChar"/>
          </w:rPr>
          <w:t xml:space="preserve">Morrison-Lab/ai-config</w:t>
        </w:r>
      </w:hyperlink>
      <w:r>
        <w:t xml:space="preserve">,</w:t>
      </w:r>
      <w:r>
        <w:t xml:space="preserve"> </w:t>
      </w:r>
      <w:r>
        <w:t xml:space="preserve">states the same routing rule for agents.</w:t>
      </w:r>
    </w:p>
    <w:p>
      <w:pPr>
        <w:pStyle w:val="BodyText"/>
      </w:pPr>
      <w:r>
        <w:t xml:space="preserve">None of these routing choices substitutes for the guardrails below.</w:t>
      </w:r>
      <w:r>
        <w:t xml:space="preserve"> </w:t>
      </w:r>
      <w:r>
        <w:t xml:space="preserve">A well-chosen planner still hands off to an executor that can make a</w:t>
      </w:r>
      <w:r>
        <w:t xml:space="preserve"> </w:t>
      </w:r>
      <w:r>
        <w:t xml:space="preserve">per-step mistake,</w:t>
      </w:r>
      <w:r>
        <w:t xml:space="preserve"> </w:t>
      </w:r>
      <w:r>
        <w:t xml:space="preserve">and the loop still needs a way to catch that.</w:t>
      </w:r>
    </w:p>
    <w:bookmarkEnd w:id="145"/>
    <w:bookmarkStart w:id="149" w:name="guardrails-for-autonomy"/>
    <w:p>
      <w:pPr>
        <w:pStyle w:val="Heading4"/>
      </w:pPr>
      <w:r>
        <w:t xml:space="preserve">Guardrails for autonomy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1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Errors compound in an unattended loop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frontier cloud model makes fewer per-step mistakes than a small</w:t>
            </w:r>
            <w:r>
              <w:t xml:space="preserve"> </w:t>
            </w:r>
            <w:r>
              <w:t xml:space="preserve">local one,</w:t>
            </w:r>
            <w:r>
              <w:t xml:space="preserve"> </w:t>
            </w:r>
            <w:r>
              <w:t xml:space="preserve">but the risk that matters here is not the per-step error rate on its</w:t>
            </w:r>
            <w:r>
              <w:t xml:space="preserve"> </w:t>
            </w:r>
            <w:r>
              <w:t xml:space="preserve">own —</w:t>
            </w:r>
            <w:r>
              <w:t xml:space="preserve"> </w:t>
            </w:r>
            <w:r>
              <w:t xml:space="preserve">it is that</w:t>
            </w:r>
            <w:r>
              <w:t xml:space="preserve"> </w:t>
            </w:r>
            <w:r>
              <w:rPr>
                <w:b/>
                <w:bCs/>
              </w:rPr>
              <w:t xml:space="preserve">autonomous</w:t>
            </w:r>
            <w:r>
              <w:t xml:space="preserve"> </w:t>
            </w:r>
            <w:r>
              <w:t xml:space="preserve">mode removes the human who would otherwise</w:t>
            </w:r>
            <w:r>
              <w:t xml:space="preserve"> </w:t>
            </w:r>
            <w:r>
              <w:t xml:space="preserve">catch a mistake before it becomes the premise for the next ten steps.</w:t>
            </w:r>
            <w:r>
              <w:t xml:space="preserve"> </w:t>
            </w:r>
            <w:r>
              <w:t xml:space="preserve">Structure the loop so that a mistake is caught by something other than</w:t>
            </w:r>
            <w:r>
              <w:t xml:space="preserve"> </w:t>
            </w:r>
            <w:r>
              <w:t xml:space="preserve">a human watching in real time,</w:t>
            </w:r>
            <w:r>
              <w:t xml:space="preserve"> </w:t>
            </w:r>
            <w:r>
              <w:t xml:space="preserve">or do not leave a small model fully unattended.</w:t>
            </w:r>
          </w:p>
          <w:p/>
        </w:tc>
      </w:tr>
    </w:tbl>
    <w:p>
      <w:pPr>
        <w:pStyle w:val="BodyText"/>
      </w:pPr>
      <w:r>
        <w:t xml:space="preserve">The mitigation for a higher per-step error rate is not a better model;</w:t>
      </w:r>
      <w:r>
        <w:t xml:space="preserve"> </w:t>
      </w:r>
      <w:r>
        <w:t xml:space="preserve">it is a loop that cannot silently drift far from a known-good state.</w:t>
      </w:r>
      <w:r>
        <w:t xml:space="preserve"> </w:t>
      </w:r>
      <w:r>
        <w:t xml:space="preserve">Five patterns do most of the work,</w:t>
      </w:r>
      <w:r>
        <w:t xml:space="preserve"> </w:t>
      </w:r>
      <w:r>
        <w:t xml:space="preserve">and each is deliberately mechanical rather than judgment-based —</w:t>
      </w:r>
      <w:r>
        <w:t xml:space="preserve"> </w:t>
      </w:r>
      <w:r>
        <w:t xml:space="preserve">the whole point is that they do not depend on the model noticing its</w:t>
      </w:r>
      <w:r>
        <w:t xml:space="preserve"> </w:t>
      </w:r>
      <w:r>
        <w:t xml:space="preserve">own mistake: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Verification gates after every step.</w:t>
      </w:r>
      <w:r>
        <w:t xml:space="preserve"> </w:t>
      </w:r>
      <w:r>
        <w:t xml:space="preserve">Run something that actually exercises the change —</w:t>
      </w:r>
      <w:r>
        <w:t xml:space="preserve"> </w:t>
      </w:r>
      <w:r>
        <w:t xml:space="preserve">the test suite,</w:t>
      </w:r>
      <w:r>
        <w:t xml:space="preserve"> </w:t>
      </w:r>
      <w:r>
        <w:rPr>
          <w:rStyle w:val="VerbatimChar"/>
        </w:rPr>
        <w:t xml:space="preserve">quarto render</w:t>
      </w:r>
      <w:r>
        <w:t xml:space="preserve">,</w:t>
      </w:r>
      <w:r>
        <w:t xml:space="preserve"> </w:t>
      </w:r>
      <w:r>
        <w:t xml:space="preserve">a linter,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—</w:t>
      </w:r>
      <w:r>
        <w:t xml:space="preserve"> </w:t>
      </w:r>
      <w:r>
        <w:t xml:space="preserve">after each edit,</w:t>
      </w:r>
      <w:r>
        <w:t xml:space="preserve"> </w:t>
      </w:r>
      <w:r>
        <w:t xml:space="preserve">and treat a non-zero exit as a hard stop for that step,</w:t>
      </w:r>
      <w:r>
        <w:t xml:space="preserve"> </w:t>
      </w:r>
      <w:r>
        <w:t xml:space="preserve">not a suggestion.</w:t>
      </w:r>
      <w:r>
        <w:t xml:space="preserve"> </w:t>
      </w:r>
      <w:r>
        <w:t xml:space="preserve">The environment’s pass/fail signal is the judge,</w:t>
      </w:r>
      <w:r>
        <w:t xml:space="preserve"> </w:t>
      </w:r>
      <w:r>
        <w:t xml:space="preserve">never the model’s own claim that it</w:t>
      </w:r>
      <w:r>
        <w:t xml:space="preserve"> </w:t>
      </w:r>
      <w:r>
        <w:t xml:space="preserve">“should work now.”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Capped blast radius.</w:t>
      </w:r>
      <w:r>
        <w:t xml:space="preserve"> </w:t>
      </w:r>
      <w:r>
        <w:t xml:space="preserve">Run the loop in an isolated Git worktree</w:t>
      </w:r>
      <w:r>
        <w:t xml:space="preserve"> </w:t>
      </w:r>
      <w:r>
        <w:t xml:space="preserve">(see the</w:t>
      </w:r>
      <w:r>
        <w:t xml:space="preserve"> </w:t>
      </w:r>
      <w:hyperlink r:id="rId148">
        <w:r>
          <w:rPr>
            <w:rStyle w:val="VerbatimChar"/>
          </w:rPr>
          <w:t xml:space="preserve">worktree</w:t>
        </w:r>
      </w:hyperlink>
      <w:r>
        <w:t xml:space="preserve"> </w:t>
      </w:r>
      <w:r>
        <w:t xml:space="preserve">feature),</w:t>
      </w:r>
      <w:r>
        <w:t xml:space="preserve"> </w:t>
      </w:r>
      <w:r>
        <w:t xml:space="preserve">and commit after every step that passes its gate —</w:t>
      </w:r>
      <w:r>
        <w:t xml:space="preserve"> </w:t>
      </w:r>
      <w:r>
        <w:t xml:space="preserve">never after a batch of several.</w:t>
      </w:r>
      <w:r>
        <w:t xml:space="preserve"> </w:t>
      </w:r>
      <w:r>
        <w:t xml:space="preserve">A commit-per-green-step history means the worst outcome of a bad</w:t>
      </w:r>
      <w:r>
        <w:t xml:space="preserve"> </w:t>
      </w:r>
      <w:r>
        <w:t xml:space="preserve">step is one commit to roll back,</w:t>
      </w:r>
      <w:r>
        <w:t xml:space="preserve"> </w:t>
      </w:r>
      <w:r>
        <w:t xml:space="preserve">not an unreviewable pile of changes.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Bounded loops.</w:t>
      </w:r>
      <w:r>
        <w:t xml:space="preserve"> </w:t>
      </w:r>
      <w:r>
        <w:t xml:space="preserve">Cap the total number of iterations and,</w:t>
      </w:r>
      <w:r>
        <w:t xml:space="preserve"> </w:t>
      </w:r>
      <w:r>
        <w:t xml:space="preserve">separately,</w:t>
      </w:r>
      <w:r>
        <w:t xml:space="preserve"> </w:t>
      </w:r>
      <w:r>
        <w:t xml:space="preserve">the number of</w:t>
      </w:r>
      <w:r>
        <w:t xml:space="preserve"> </w:t>
      </w:r>
      <w:r>
        <w:rPr>
          <w:i/>
          <w:iCs/>
        </w:rPr>
        <w:t xml:space="preserve">consecutive</w:t>
      </w:r>
      <w:r>
        <w:t xml:space="preserve"> </w:t>
      </w:r>
      <w:r>
        <w:t xml:space="preserve">failed gates.</w:t>
      </w:r>
      <w:r>
        <w:t xml:space="preserve"> </w:t>
      </w:r>
      <w:r>
        <w:t xml:space="preserve">Hitting either cap should stop the loop and report what it tried,</w:t>
      </w:r>
      <w:r>
        <w:t xml:space="preserve"> </w:t>
      </w:r>
      <w:r>
        <w:t xml:space="preserve">not retry indefinitely —</w:t>
      </w:r>
      <w:r>
        <w:t xml:space="preserve"> </w:t>
      </w:r>
      <w:r>
        <w:t xml:space="preserve">a model that fails the same gate three times in a row is not going</w:t>
      </w:r>
      <w:r>
        <w:t xml:space="preserve"> </w:t>
      </w:r>
      <w:r>
        <w:t xml:space="preserve">to succeed on the fourth attempt without a different approach,</w:t>
      </w:r>
      <w:r>
        <w:t xml:space="preserve"> </w:t>
      </w:r>
      <w:r>
        <w:t xml:space="preserve">and a different approach is a decision for a human to make.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Decomposition into specified, testable units, done up front.</w:t>
      </w:r>
      <w:r>
        <w:t xml:space="preserve"> </w:t>
      </w:r>
      <w:r>
        <w:t xml:space="preserve">Break the work into steps that each have a checkable definition of</w:t>
      </w:r>
      <w:r>
        <w:t xml:space="preserve"> </w:t>
      </w:r>
      <w:r>
        <w:t xml:space="preserve">done before the loop starts,</w:t>
      </w:r>
      <w:r>
        <w:t xml:space="preserve"> </w:t>
      </w:r>
      <w:r>
        <w:t xml:space="preserve">rather than handing the model one large, open-ended goal.</w:t>
      </w:r>
      <w:r>
        <w:t xml:space="preserve"> </w:t>
      </w:r>
      <w:r>
        <w:t xml:space="preserve">A step with a clear pass/fail test is exactly the shape a small</w:t>
      </w:r>
      <w:r>
        <w:t xml:space="preserve"> </w:t>
      </w:r>
      <w:r>
        <w:t xml:space="preserve">model handles well;</w:t>
      </w:r>
      <w:r>
        <w:t xml:space="preserve"> </w:t>
      </w:r>
      <w:r>
        <w:t xml:space="preserve">an open-ended goal is exactly the shape that invites drift.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Full logging.</w:t>
      </w:r>
      <w:r>
        <w:t xml:space="preserve"> </w:t>
      </w:r>
      <w:r>
        <w:t xml:space="preserve">Keep every prompt, tool call, and gate result the loop produced,</w:t>
      </w:r>
      <w:r>
        <w:t xml:space="preserve"> </w:t>
      </w:r>
      <w:r>
        <w:t xml:space="preserve">so a run that stopped (or that a human later distrusts) can be</w:t>
      </w:r>
      <w:r>
        <w:t xml:space="preserve"> </w:t>
      </w:r>
      <w:r>
        <w:t xml:space="preserve">reviewed after the fact rather than re-run blind.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A tool surface small enough for the model.</w:t>
      </w:r>
      <w:r>
        <w:t xml:space="preserve"> </w:t>
      </w:r>
      <w:r>
        <w:t xml:space="preserve">Every tool the harness exposes costs context before the task starts,</w:t>
      </w:r>
      <w:r>
        <w:t xml:space="preserve"> </w:t>
      </w:r>
      <w:r>
        <w:t xml:space="preserve">because its schema is sent with the prompt,</w:t>
      </w:r>
      <w:r>
        <w:t xml:space="preserve"> </w:t>
      </w:r>
      <w:r>
        <w:t xml:space="preserve">and a configured Model Context Protocol (MCP) server can add</w:t>
      </w:r>
      <w:r>
        <w:t xml:space="preserve"> </w:t>
      </w:r>
      <w:r>
        <w:t xml:space="preserve">thousands of tokens of definitions on its own.</w:t>
      </w:r>
      <w:r>
        <w:t xml:space="preserve"> </w:t>
      </w:r>
      <w:r>
        <w:t xml:space="preserve">Against a 32k local context that overhead competes directly with the</w:t>
      </w:r>
      <w:r>
        <w:t xml:space="preserve"> </w:t>
      </w:r>
      <w:r>
        <w:t xml:space="preserve">work,</w:t>
      </w:r>
      <w:r>
        <w:t xml:space="preserve"> </w:t>
      </w:r>
      <w:r>
        <w:t xml:space="preserve">and a small model loses:</w:t>
      </w:r>
      <w:r>
        <w:t xml:space="preserve"> </w:t>
      </w:r>
      <w:r>
        <w:t xml:space="preserve">asked to read one file,</w:t>
      </w:r>
      <w:r>
        <w:t xml:space="preserve"> </w:t>
      </w:r>
      <w:r>
        <w:t xml:space="preserve">a 7B model with a full MCP surface loaded produced a paragraph about</w:t>
      </w:r>
      <w:r>
        <w:t xml:space="preserve"> </w:t>
      </w:r>
      <w:r>
        <w:t xml:space="preserve">missing credentials instead,</w:t>
      </w:r>
      <w:r>
        <w:t xml:space="preserve"> </w:t>
      </w:r>
      <w:r>
        <w:t xml:space="preserve">and with MCP disabled invented a task list copied from the description</w:t>
      </w:r>
      <w:r>
        <w:t xml:space="preserve"> </w:t>
      </w:r>
      <w:r>
        <w:t xml:space="preserve">of a tool it had been shown.</w:t>
      </w:r>
      <w:r>
        <w:t xml:space="preserve"> </w:t>
      </w:r>
      <w:r>
        <w:t xml:space="preserve">Expose the smallest set of tools the step actually needs,</w:t>
      </w:r>
      <w:r>
        <w:t xml:space="preserve"> </w:t>
      </w:r>
      <w:r>
        <w:t xml:space="preserve">and prefer a light harness over a heavyweight one —</w:t>
      </w:r>
      <w:r>
        <w:t xml:space="preserve"> </w:t>
      </w:r>
      <w:r>
        <w:t xml:space="preserve">the same model that failed those attempts fixed a real bug and</w:t>
      </w:r>
      <w:r>
        <w:t xml:space="preserve"> </w:t>
      </w:r>
      <w:r>
        <w:t xml:space="preserve">committed it in 17 seconds through</w:t>
      </w:r>
      <w:r>
        <w:t xml:space="preserve"> </w:t>
      </w:r>
      <w:r>
        <w:rPr>
          <w:rStyle w:val="VerbatimChar"/>
        </w:rPr>
        <w:t xml:space="preserve">aider</w:t>
      </w:r>
      <w:r>
        <w:t xml:space="preserve">.</w:t>
      </w:r>
    </w:p>
    <w:p>
      <w:pPr>
        <w:pStyle w:val="FirstParagraph"/>
      </w:pPr>
      <w:r>
        <w:t xml:space="preserve">These are the guardrails as a reader-facing rationale.</w:t>
      </w:r>
      <w:r>
        <w:t xml:space="preserve"> </w:t>
      </w:r>
      <w:r>
        <w:t xml:space="preserve">The concrete gate wiring —</w:t>
      </w:r>
      <w:r>
        <w:t xml:space="preserve"> </w:t>
      </w:r>
      <w:r>
        <w:t xml:space="preserve">an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skill that launches a capped, worktree-isolated local</w:t>
      </w:r>
      <w:r>
        <w:t xml:space="preserve"> </w:t>
      </w:r>
      <w:r>
        <w:t xml:space="preserve">loop,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gha</w:t>
      </w:r>
      <w:r>
        <w:t xml:space="preserve"> </w:t>
      </w:r>
      <w:r>
        <w:t xml:space="preserve">reusable workflow that runs one against a pull request</w:t>
      </w:r>
      <w:r>
        <w:t xml:space="preserve"> </w:t>
      </w:r>
      <w:r>
        <w:t xml:space="preserve">using this repository’s own lint, spellcheck, and render checks as its</w:t>
      </w:r>
      <w:r>
        <w:t xml:space="preserve"> </w:t>
      </w:r>
      <w:r>
        <w:t xml:space="preserve">gates —</w:t>
      </w:r>
      <w:r>
        <w:t xml:space="preserve"> </w:t>
      </w:r>
      <w:r>
        <w:t xml:space="preserve">is tracked separately;</w:t>
      </w:r>
      <w:r>
        <w:t xml:space="preserve"> </w:t>
      </w:r>
      <w:r>
        <w:t xml:space="preserve">see</w:t>
      </w:r>
      <w:r>
        <w:t xml:space="preserve"> </w:t>
      </w:r>
      <w:hyperlink w:anchor="companion-work">
        <w:r>
          <w:rPr>
            <w:rStyle w:val="Hyperlink"/>
          </w:rPr>
          <w:t xml:space="preserve">Companion work</w:t>
        </w:r>
      </w:hyperlink>
      <w:r>
        <w:t xml:space="preserve"> </w:t>
      </w:r>
      <w:r>
        <w:t xml:space="preserve">below.</w:t>
      </w:r>
    </w:p>
    <w:bookmarkEnd w:id="149"/>
    <w:bookmarkStart w:id="150" w:name="stack-specific-notes"/>
    <w:p>
      <w:pPr>
        <w:pStyle w:val="Heading4"/>
      </w:pPr>
      <w:r>
        <w:t xml:space="preserve">Stack-specific notes</w:t>
      </w:r>
    </w:p>
    <w:p>
      <w:pPr>
        <w:pStyle w:val="FirstParagraph"/>
      </w:pPr>
      <w:r>
        <w:t xml:space="preserve">This site’s own stack —</w:t>
      </w:r>
      <w:r>
        <w:t xml:space="preserve"> </w:t>
      </w:r>
      <w:r>
        <w:t xml:space="preserve">R,</w:t>
      </w:r>
      <w:r>
        <w:t xml:space="preserve"> </w:t>
      </w:r>
      <w:r>
        <w:t xml:space="preserve">Python,</w:t>
      </w:r>
      <w:r>
        <w:t xml:space="preserve"> </w:t>
      </w:r>
      <w:r>
        <w:t xml:space="preserve">Quarto,</w:t>
      </w:r>
      <w:r>
        <w:t xml:space="preserve"> </w:t>
      </w:r>
      <w:r>
        <w:t xml:space="preserve">Julia,</w:t>
      </w:r>
      <w:r>
        <w:t xml:space="preserve"> </w:t>
      </w:r>
      <w:r>
        <w:t xml:space="preserve">GitHub Actions YAML,</w:t>
      </w:r>
      <w:r>
        <w:t xml:space="preserve"> </w:t>
      </w:r>
      <w:r>
        <w:t xml:space="preserve">and Markdown —</w:t>
      </w:r>
      <w:r>
        <w:t xml:space="preserve"> </w:t>
      </w:r>
      <w:r>
        <w:t xml:space="preserve">is largely about producing</w:t>
      </w:r>
      <w:r>
        <w:t xml:space="preserve"> </w:t>
      </w:r>
      <w:r>
        <w:rPr>
          <w:i/>
          <w:iCs/>
        </w:rPr>
        <w:t xml:space="preserve">verifiable</w:t>
      </w:r>
      <w:r>
        <w:t xml:space="preserve"> </w:t>
      </w:r>
      <w:r>
        <w:t xml:space="preserve">artifacts:</w:t>
      </w:r>
      <w:r>
        <w:t xml:space="preserve"> </w:t>
      </w:r>
      <w:r>
        <w:t xml:space="preserve">a script that runs,</w:t>
      </w:r>
      <w:r>
        <w:t xml:space="preserve"> </w:t>
      </w:r>
      <w:r>
        <w:t xml:space="preserve">a document that renders,</w:t>
      </w:r>
      <w:r>
        <w:t xml:space="preserve"> </w:t>
      </w:r>
      <w:r>
        <w:t xml:space="preserve">a workflow that passes.</w:t>
      </w:r>
      <w:r>
        <w:t xml:space="preserve"> </w:t>
      </w:r>
      <w:r>
        <w:t xml:space="preserve">That is exactly the property that makes a narrow, checkable sub-task</w:t>
      </w:r>
      <w:r>
        <w:t xml:space="preserve"> </w:t>
      </w:r>
      <w:r>
        <w:t xml:space="preserve">safe for an autonomous small-model loop,</w:t>
      </w:r>
      <w:r>
        <w:t xml:space="preserve"> </w:t>
      </w:r>
      <w:r>
        <w:t xml:space="preserve">but the safety margin is not the same across languages: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Language / format</w:t>
            </w:r>
          </w:p>
        </w:tc>
        <w:tc>
          <w:tcPr/>
          <w:p>
            <w:pPr>
              <w:pStyle w:val="Compact"/>
            </w:pPr>
            <w:r>
              <w:t xml:space="preserve">Autonomy dial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Python, Markdown, GitHub Actions YAML</w:t>
            </w:r>
          </w:p>
        </w:tc>
        <w:tc>
          <w:tcPr/>
          <w:p>
            <w:pPr>
              <w:pStyle w:val="Compact"/>
            </w:pPr>
            <w:r>
              <w:t xml:space="preserve">Loosest leash</w:t>
            </w:r>
          </w:p>
        </w:tc>
        <w:tc>
          <w:tcPr/>
          <w:p>
            <w:pPr>
              <w:pStyle w:val="Compact"/>
            </w:pPr>
            <w:r>
              <w:t xml:space="preserve">Well represented in training data; a syntax or lint check is a strong gate on its 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Tighter gates</w:t>
            </w:r>
          </w:p>
        </w:tc>
        <w:tc>
          <w:tcPr/>
          <w:p>
            <w:pPr>
              <w:pStyle w:val="Compact"/>
            </w:pPr>
            <w:r>
              <w:t xml:space="preserve">Watch for non-tidyverse idioms and unfamiliar use of S4 or Reference (R5) classes; a model trained mostly on Python code can default to non-idiomatic R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Quarto (</w:t>
            </w:r>
            <w:r>
              <w:rPr>
                <w:rStyle w:val="VerbatimChar"/>
              </w:rPr>
              <w:t xml:space="preserve">.qmd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quarto render</w:t>
            </w:r>
            <w:r>
              <w:t xml:space="preserve"> </w:t>
            </w:r>
            <w:r>
              <w:t xml:space="preserve">as the pass/fail judge</w:t>
            </w:r>
          </w:p>
        </w:tc>
        <w:tc>
          <w:tcPr/>
          <w:p>
            <w:pPr>
              <w:pStyle w:val="Compact"/>
            </w:pPr>
            <w:r>
              <w:t xml:space="preserve">Have the model edit a known-good</w:t>
            </w:r>
            <w:r>
              <w:t xml:space="preserve"> </w:t>
            </w:r>
            <w:r>
              <w:rPr>
                <w:rStyle w:val="VerbatimChar"/>
              </w:rPr>
              <w:t xml:space="preserve">_quarto.yml</w:t>
            </w:r>
            <w:r>
              <w:t xml:space="preserve"> </w:t>
            </w:r>
            <w:r>
              <w:t xml:space="preserve">rather than authoring one from scratch — a render failure is a strong, cheap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Julia</w:t>
            </w:r>
          </w:p>
        </w:tc>
        <w:tc>
          <w:tcPr/>
          <w:p>
            <w:pPr>
              <w:pStyle w:val="Compact"/>
            </w:pPr>
            <w:r>
              <w:t xml:space="preserve">Shortest leash, strongest model, tightest test gate</w:t>
            </w:r>
          </w:p>
        </w:tc>
        <w:tc>
          <w:tcPr/>
          <w:p>
            <w:pPr>
              <w:pStyle w:val="Compact"/>
            </w:pPr>
            <w:r>
              <w:t xml:space="preserve">The weakest training coverage of this stack’s languages, so treat any unattended Julia change as higher risk by default</w:t>
            </w:r>
          </w:p>
        </w:tc>
      </w:tr>
    </w:tbl>
    <w:p>
      <w:pPr>
        <w:pStyle w:val="BodyText"/>
      </w:pPr>
      <w:r>
        <w:t xml:space="preserve">None of this changes the guardrails above;</w:t>
      </w:r>
      <w:r>
        <w:t xml:space="preserve"> </w:t>
      </w:r>
      <w:r>
        <w:t xml:space="preserve">it changes how tightly you set them —</w:t>
      </w:r>
      <w:r>
        <w:t xml:space="preserve"> </w:t>
      </w:r>
      <w:r>
        <w:t xml:space="preserve">a smaller step size,</w:t>
      </w:r>
      <w:r>
        <w:t xml:space="preserve"> </w:t>
      </w:r>
      <w:r>
        <w:t xml:space="preserve">a lower consecutive-failure cap,</w:t>
      </w:r>
      <w:r>
        <w:t xml:space="preserve"> </w:t>
      </w:r>
      <w:r>
        <w:t xml:space="preserve">or simply keeping a human in the loop for Julia while letting a</w:t>
      </w:r>
      <w:r>
        <w:t xml:space="preserve"> </w:t>
      </w:r>
      <w:r>
        <w:t xml:space="preserve">Markdown fix run unattended.</w:t>
      </w:r>
    </w:p>
    <w:bookmarkEnd w:id="150"/>
    <w:bookmarkStart w:id="152" w:name="fine-tuning-closing-the-idiom-gap"/>
    <w:p>
      <w:pPr>
        <w:pStyle w:val="Heading4"/>
      </w:pPr>
      <w:r>
        <w:t xml:space="preserve">Fine-tuning: closing the idiom gap</w:t>
      </w:r>
    </w:p>
    <w:p>
      <w:pPr>
        <w:pStyle w:val="FirstParagraph"/>
      </w:pPr>
      <w:r>
        <w:t xml:space="preserve">A local model’s non-idiomatic R or Julia,</w:t>
      </w:r>
      <w:r>
        <w:t xml:space="preserve"> </w:t>
      </w:r>
      <w:r>
        <w:t xml:space="preserve">noted in the stack-specific table above,</w:t>
      </w:r>
      <w:r>
        <w:t xml:space="preserve"> </w:t>
      </w:r>
      <w:r>
        <w:t xml:space="preserve">is a training-data problem rather than a capability problem:</w:t>
      </w:r>
      <w:r>
        <w:t xml:space="preserve"> </w:t>
      </w:r>
      <w:r>
        <w:t xml:space="preserve">the model has seen far less R and Julia than Python,</w:t>
      </w:r>
      <w:r>
        <w:t xml:space="preserve"> </w:t>
      </w:r>
      <w:r>
        <w:t xml:space="preserve">not that it is incapable of writing either.</w:t>
      </w:r>
      <w:r>
        <w:t xml:space="preserve"> </w:t>
      </w:r>
      <w:r>
        <w:t xml:space="preserve">Two lighter options are worth trying before fine-tuning anything: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Retrieval</w:t>
      </w:r>
      <w:r>
        <w:t xml:space="preserve">, giving the model your own package’s existing R or</w:t>
      </w:r>
      <w:r>
        <w:t xml:space="preserve"> </w:t>
      </w:r>
      <w:r>
        <w:t xml:space="preserve">Julia code as context so it has concrete idiom to imitate.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Prompting</w:t>
      </w:r>
      <w:r>
        <w:t xml:space="preserve">, stating the conventions directly —</w:t>
      </w:r>
      <w:r>
        <w:t xml:space="preserve"> </w:t>
      </w:r>
      <w:r>
        <w:t xml:space="preserve">this repository’s own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.github/copilot-instructions.md</w:t>
      </w:r>
      <w:r>
        <w:t xml:space="preserve"> </w:t>
      </w:r>
      <w:r>
        <w:t xml:space="preserve">are examples of exactly that.</w:t>
      </w:r>
    </w:p>
    <w:p>
      <w:pPr>
        <w:pStyle w:val="FirstParagraph"/>
      </w:pPr>
      <w:r>
        <w:t xml:space="preserve">When those are not enough,</w:t>
      </w:r>
      <w:r>
        <w:t xml:space="preserve"> </w:t>
      </w:r>
      <w:r>
        <w:rPr>
          <w:b/>
          <w:bCs/>
        </w:rPr>
        <w:t xml:space="preserve">LoRA</w:t>
      </w:r>
      <w:r>
        <w:t xml:space="preserve"> </w:t>
      </w:r>
      <w:r>
        <w:t xml:space="preserve">(Low-Rank Adaptation) and its 4-bit variant</w:t>
      </w:r>
      <w:r>
        <w:t xml:space="preserve"> </w:t>
      </w:r>
      <w:r>
        <w:rPr>
          <w:b/>
          <w:bCs/>
        </w:rPr>
        <w:t xml:space="preserve">QLoRA</w:t>
      </w:r>
      <w:r>
        <w:t xml:space="preserve"> </w:t>
      </w:r>
      <w:r>
        <w:t xml:space="preserve">are the</w:t>
      </w:r>
      <w:r>
        <w:t xml:space="preserve"> </w:t>
      </w:r>
      <w:r>
        <w:t xml:space="preserve">standard way to close an idiom gap without retraining a whole model.</w:t>
      </w:r>
      <w:r>
        <w:t xml:space="preserve"> </w:t>
      </w:r>
      <w:r>
        <w:t xml:space="preserve">Both freeze the pretrained weights and train a small set of additional</w:t>
      </w:r>
      <w:r>
        <w:t xml:space="preserve"> </w:t>
      </w:r>
      <w:r>
        <w:t xml:space="preserve">low-rank matrices on top,</w:t>
      </w:r>
      <w:r>
        <w:t xml:space="preserve"> </w:t>
      </w:r>
      <w:r>
        <w:t xml:space="preserve">which cuts the trainable parameter count by orders of magnitude</w:t>
      </w:r>
      <w:r>
        <w:t xml:space="preserve"> </w:t>
      </w:r>
      <w:r>
        <w:t xml:space="preserve">compared to full fine-tuning</w:t>
      </w:r>
      <w:r>
        <w:t xml:space="preserve"> </w:t>
      </w:r>
      <w:r>
        <w:t xml:space="preserve">(Hu et al. 2021)</w:t>
      </w:r>
      <w:r>
        <w:t xml:space="preserve">.</w:t>
      </w:r>
      <w:r>
        <w:t xml:space="preserve"> </w:t>
      </w:r>
      <w:r>
        <w:t xml:space="preserve">QLoRA adds 4-bit quantization of the frozen weights on top of that,</w:t>
      </w:r>
      <w:r>
        <w:t xml:space="preserve"> </w:t>
      </w:r>
      <w:r>
        <w:t xml:space="preserve">which is what actually shrinks the memory footprint enough to</w:t>
      </w:r>
      <w:r>
        <w:t xml:space="preserve"> </w:t>
      </w:r>
      <w:r>
        <w:t xml:space="preserve">fine-tune a mid-sized model on a single consumer GPU</w:t>
      </w:r>
      <w:r>
        <w:t xml:space="preserve"> </w:t>
      </w:r>
      <w:r>
        <w:t xml:space="preserve">(Dettmers et al. 2023)</w:t>
      </w:r>
      <w:r>
        <w:t xml:space="preserve">.</w:t>
      </w:r>
      <w:r>
        <w:t xml:space="preserve"> </w:t>
      </w:r>
      <w:hyperlink r:id="rId151">
        <w:r>
          <w:rPr>
            <w:rStyle w:val="Hyperlink"/>
          </w:rPr>
          <w:t xml:space="preserve">Hugging Face’s PEFT library</w:t>
        </w:r>
      </w:hyperlink>
      <w:r>
        <w:t xml:space="preserve"> </w:t>
      </w:r>
      <w:r>
        <w:t xml:space="preserve">is the</w:t>
      </w:r>
      <w:r>
        <w:t xml:space="preserve"> </w:t>
      </w:r>
      <w:r>
        <w:t xml:space="preserve">common tooling entry point;</w:t>
      </w:r>
      <w:r>
        <w:t xml:space="preserve"> </w:t>
      </w:r>
      <w:r>
        <w:t xml:space="preserve">the specifics of running it against this lab’s own repositories belong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,</w:t>
      </w:r>
      <w:r>
        <w:t xml:space="preserve"> </w:t>
      </w:r>
      <w:r>
        <w:t xml:space="preserve">not here.</w:t>
      </w:r>
    </w:p>
    <w:p>
      <w:pPr>
        <w:pStyle w:val="BodyText"/>
      </w:pPr>
      <w:r>
        <w:t xml:space="preserve">Whatever you fine-tune on,</w:t>
      </w:r>
      <w:r>
        <w:t xml:space="preserve"> </w:t>
      </w:r>
      <w:r>
        <w:t xml:space="preserve">keep a held-out evaluation set of real tasks from your own codebase</w:t>
      </w:r>
      <w:r>
        <w:t xml:space="preserve"> </w:t>
      </w:r>
      <w:r>
        <w:t xml:space="preserve">that the training data never touched,</w:t>
      </w:r>
      <w:r>
        <w:t xml:space="preserve"> </w:t>
      </w:r>
      <w:r>
        <w:t xml:space="preserve">and re-check it after every fine-tuning run — a model that has</w:t>
      </w:r>
      <w:r>
        <w:t xml:space="preserve"> </w:t>
      </w:r>
      <w:r>
        <w:t xml:space="preserve">memorized its training examples will look better on paper than it</w:t>
      </w:r>
      <w:r>
        <w:t xml:space="preserve"> </w:t>
      </w:r>
      <w:r>
        <w:t xml:space="preserve">performs on the next genuinely new task.</w:t>
      </w:r>
    </w:p>
    <w:bookmarkEnd w:id="152"/>
    <w:bookmarkStart w:id="155" w:name="companion-work"/>
    <w:p>
      <w:pPr>
        <w:pStyle w:val="Heading4"/>
      </w:pPr>
      <w:r>
        <w:t xml:space="preserve">Companion work</w:t>
      </w:r>
    </w:p>
    <w:p>
      <w:pPr>
        <w:pStyle w:val="FirstParagraph"/>
      </w:pPr>
      <w:r>
        <w:t xml:space="preserve">This page explains the reasoning;</w:t>
      </w:r>
      <w:r>
        <w:t xml:space="preserve"> </w:t>
      </w:r>
      <w:r>
        <w:t xml:space="preserve">it does not implement a launcher or a CI gate.</w:t>
      </w:r>
      <w:r>
        <w:t xml:space="preserve"> </w:t>
      </w:r>
      <w:r>
        <w:t xml:space="preserve">Two companion issues carry the runnable parts, each linking back here</w:t>
      </w:r>
      <w:r>
        <w:t xml:space="preserve"> </w:t>
      </w:r>
      <w:r>
        <w:t xml:space="preserve">for rationale:</w:t>
      </w:r>
    </w:p>
    <w:p>
      <w:pPr>
        <w:numPr>
          <w:ilvl w:val="0"/>
          <w:numId w:val="1034"/>
        </w:numPr>
      </w:pPr>
      <w:hyperlink r:id="rId153">
        <w:r>
          <w:rPr>
            <w:rStyle w:val="VerbatimChar"/>
            <w:b/>
            <w:bCs/>
          </w:rPr>
          <w:t xml:space="preserve">ai-config</w:t>
        </w:r>
        <w:r>
          <w:rPr>
            <w:rStyle w:val="Hyperlink"/>
            <w:b/>
            <w:bCs/>
          </w:rPr>
          <w:t xml:space="preserve"> </w:t>
        </w:r>
        <w:r>
          <w:rPr>
            <w:rStyle w:val="Hyperlink"/>
            <w:b/>
            <w:bCs/>
          </w:rPr>
          <w:t xml:space="preserve">#1292</w:t>
        </w:r>
      </w:hyperlink>
      <w:r>
        <w:t xml:space="preserve">:</w:t>
      </w:r>
      <w:r>
        <w:t xml:space="preserve"> </w:t>
      </w:r>
      <w:r>
        <w:t xml:space="preserve">a skill that configures and launches a local</w:t>
      </w:r>
      <w:r>
        <w:t xml:space="preserve"> </w:t>
      </w:r>
      <w:r>
        <w:t xml:space="preserve">autonomous loop — model choice, an Ollama or</w:t>
      </w:r>
      <w:r>
        <w:t xml:space="preserve"> </w:t>
      </w:r>
      <w:r>
        <w:rPr>
          <w:rStyle w:val="VerbatimChar"/>
        </w:rPr>
        <w:t xml:space="preserve">llama.cpp</w:t>
      </w:r>
      <w:r>
        <w:t xml:space="preserve"> </w:t>
      </w:r>
      <w:r>
        <w:t xml:space="preserve">endpoint,</w:t>
      </w:r>
      <w:r>
        <w:t xml:space="preserve"> </w:t>
      </w:r>
      <w:r>
        <w:t xml:space="preserve">and the guardrail caps above.</w:t>
      </w:r>
    </w:p>
    <w:p>
      <w:pPr>
        <w:numPr>
          <w:ilvl w:val="0"/>
          <w:numId w:val="1034"/>
        </w:numPr>
      </w:pPr>
      <w:hyperlink r:id="rId154">
        <w:r>
          <w:rPr>
            <w:rStyle w:val="VerbatimChar"/>
            <w:b/>
            <w:bCs/>
          </w:rPr>
          <w:t xml:space="preserve">gha</w:t>
        </w:r>
        <w:r>
          <w:rPr>
            <w:rStyle w:val="Hyperlink"/>
            <w:b/>
            <w:bCs/>
          </w:rPr>
          <w:t xml:space="preserve"> </w:t>
        </w:r>
        <w:r>
          <w:rPr>
            <w:rStyle w:val="Hyperlink"/>
            <w:b/>
            <w:bCs/>
          </w:rPr>
          <w:t xml:space="preserve">#436</w:t>
        </w:r>
      </w:hyperlink>
      <w:r>
        <w:t xml:space="preserve">:</w:t>
      </w:r>
      <w:r>
        <w:t xml:space="preserve"> </w:t>
      </w:r>
      <w:r>
        <w:t xml:space="preserve">a reusable workflow, a sibling to this repository’s own</w:t>
      </w:r>
      <w:r>
        <w:t xml:space="preserve"> </w:t>
      </w:r>
      <w:r>
        <w:rPr>
          <w:rStyle w:val="VerbatimChar"/>
        </w:rPr>
        <w:t xml:space="preserve">claude.yml</w:t>
      </w:r>
      <w:r>
        <w:t xml:space="preserve">,</w:t>
      </w:r>
      <w:r>
        <w:t xml:space="preserve"> </w:t>
      </w:r>
      <w:r>
        <w:t xml:space="preserve">that runs a small/self-hosted-model agent against a pull request,</w:t>
      </w:r>
      <w:r>
        <w:t xml:space="preserve"> </w:t>
      </w:r>
      <w:r>
        <w:t xml:space="preserve">wiring this site’s existing checks as the loop’s verification gates:</w:t>
      </w:r>
    </w:p>
    <w:p>
      <w:pPr>
        <w:pStyle w:val="Compact"/>
        <w:numPr>
          <w:ilvl w:val="1"/>
          <w:numId w:val="1035"/>
        </w:numPr>
      </w:pPr>
      <w:r>
        <w:t xml:space="preserve">spellcheck</w:t>
      </w:r>
    </w:p>
    <w:p>
      <w:pPr>
        <w:pStyle w:val="Compact"/>
        <w:numPr>
          <w:ilvl w:val="1"/>
          <w:numId w:val="1035"/>
        </w:numPr>
      </w:pPr>
      <w:r>
        <w:t xml:space="preserve">link check</w:t>
      </w:r>
    </w:p>
    <w:p>
      <w:pPr>
        <w:pStyle w:val="Compact"/>
        <w:numPr>
          <w:ilvl w:val="1"/>
          <w:numId w:val="1035"/>
        </w:numPr>
      </w:pPr>
      <w:r>
        <w:t xml:space="preserve">non-standard-characters</w:t>
      </w:r>
    </w:p>
    <w:p>
      <w:pPr>
        <w:pStyle w:val="Compact"/>
        <w:numPr>
          <w:ilvl w:val="1"/>
          <w:numId w:val="1035"/>
        </w:numPr>
      </w:pPr>
      <w:r>
        <w:t xml:space="preserve">bibliography DOIs</w:t>
      </w:r>
    </w:p>
    <w:bookmarkEnd w:id="155"/>
    <w:bookmarkEnd w:id="156"/>
    <w:bookmarkStart w:id="166" w:name="sec-ai-thinking-machines-inkling"/>
    <w:p>
      <w:pPr>
        <w:pStyle w:val="Heading1"/>
      </w:pPr>
      <w:r>
        <w:t xml:space="preserve">7. Thinking Machines Lab’s Inkling Models</w:t>
      </w:r>
    </w:p>
    <w:p>
      <w:pPr>
        <w:pStyle w:val="FirstParagraph"/>
      </w:pPr>
      <w:hyperlink r:id="rId157">
        <w:r>
          <w:rPr>
            <w:rStyle w:val="Hyperlink"/>
          </w:rPr>
          <w:t xml:space="preserve">Inkling</w:t>
        </w:r>
      </w:hyperlink>
      <w:r>
        <w:t xml:space="preserve"> </w:t>
      </w:r>
      <w:r>
        <w:t xml:space="preserve">(Thinking Machines Lab 2026a)</w:t>
      </w:r>
      <w:r>
        <w:t xml:space="preserve"> </w:t>
      </w:r>
      <w:r>
        <w:t xml:space="preserve">is a pair of</w:t>
      </w:r>
      <w:r>
        <w:t xml:space="preserve"> </w:t>
      </w:r>
      <w:r>
        <w:t xml:space="preserve">open-weight, multimodal foundation models from Thinking Machines Lab</w:t>
      </w:r>
      <w:r>
        <w:t xml:space="preserve"> </w:t>
      </w:r>
      <w:r>
        <w:t xml:space="preserve">(measured 2026-09-09).</w:t>
      </w:r>
      <w:r>
        <w:t xml:space="preserve"> </w:t>
      </w:r>
      <w:r>
        <w:t xml:space="preserve">This is a model release, not a coding agent or a chat product:</w:t>
      </w:r>
      <w:r>
        <w:t xml:space="preserve"> </w:t>
      </w:r>
      <w:r>
        <w:t xml:space="preserve">the weights are downloadable,</w:t>
      </w:r>
      <w:r>
        <w:t xml:space="preserve"> </w:t>
      </w:r>
      <w:r>
        <w:t xml:space="preserve">and the company’s own hosted surfaces for it are a fine-tuning API</w:t>
      </w:r>
      <w:r>
        <w:t xml:space="preserve"> </w:t>
      </w:r>
      <w:r>
        <w:t xml:space="preserve">and a playground rather than an end-user assistant.</w:t>
      </w:r>
      <w:r>
        <w:t xml:space="preserve"> </w:t>
      </w:r>
      <w:r>
        <w:t xml:space="preserve">This section summarizes the release and asks whether it matters for our workflow.</w:t>
      </w:r>
    </w:p>
    <w:bookmarkStart w:id="159" w:name="who-thinking-machines-lab-is"/>
    <w:p>
      <w:pPr>
        <w:pStyle w:val="Heading4"/>
      </w:pPr>
      <w:r>
        <w:t xml:space="preserve">Who Thinking Machines Lab is</w:t>
      </w:r>
    </w:p>
    <w:p>
      <w:pPr>
        <w:pStyle w:val="FirstParagraph"/>
      </w:pPr>
      <w:r>
        <w:t xml:space="preserve">Thinking Machines Lab is a San Francisco AI startup founded in February 2025</w:t>
      </w:r>
      <w:r>
        <w:t xml:space="preserve"> </w:t>
      </w:r>
      <w:r>
        <w:t xml:space="preserve">by Mira Murati, formerly OpenAI’s chief technology officer,</w:t>
      </w:r>
      <w:r>
        <w:t xml:space="preserve"> </w:t>
      </w:r>
      <w:r>
        <w:t xml:space="preserve">with John Schulman, an OpenAI co-founder, as chief scientist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It raised $2 billion at a $12 billion valuation in July 2025,</w:t>
      </w:r>
      <w:r>
        <w:t xml:space="preserve"> </w:t>
      </w:r>
      <w:r>
        <w:t xml:space="preserve">and two founding members left for OpenAI in January 2026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Its first product,</w:t>
      </w:r>
      <w:r>
        <w:t xml:space="preserve"> </w:t>
      </w:r>
      <w:hyperlink r:id="rId158">
        <w:r>
          <w:rPr>
            <w:rStyle w:val="Hyperlink"/>
          </w:rPr>
          <w:t xml:space="preserve">Tinker</w:t>
        </w:r>
      </w:hyperlink>
      <w:r>
        <w:t xml:space="preserve"> </w:t>
      </w:r>
      <w:r>
        <w:t xml:space="preserve">(Thinking Machines Lab 2026f)</w:t>
      </w:r>
      <w:r>
        <w:t xml:space="preserve">,</w:t>
      </w:r>
      <w:r>
        <w:t xml:space="preserve"> </w:t>
      </w:r>
      <w:r>
        <w:t xml:space="preserve">released in October 2025,</w:t>
      </w:r>
      <w:r>
        <w:t xml:space="preserve"> </w:t>
      </w:r>
      <w:r>
        <w:t xml:space="preserve">is a LoRA fine-tuning API for open-weight models</w:t>
      </w:r>
      <w:r>
        <w:t xml:space="preserve"> </w:t>
      </w:r>
      <w:r>
        <w:t xml:space="preserve">where the customer writes the training loop in Python</w:t>
      </w:r>
      <w:r>
        <w:t xml:space="preserve"> </w:t>
      </w:r>
      <w:r>
        <w:t xml:space="preserve">and Thinking Machines runs the GPUs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Inkling is the company’s first in-house model,</w:t>
      </w:r>
      <w:r>
        <w:t xml:space="preserve"> </w:t>
      </w:r>
      <w:r>
        <w:t xml:space="preserve">released on 2026-07-15</w:t>
      </w:r>
      <w:r>
        <w:t xml:space="preserve"> </w:t>
      </w:r>
      <w:r>
        <w:t xml:space="preserve">(Thinking Machines Lab 2026c)</w:t>
      </w:r>
      <w:r>
        <w:t xml:space="preserve">.</w:t>
      </w:r>
    </w:p>
    <w:bookmarkEnd w:id="159"/>
    <w:bookmarkStart w:id="160" w:name="what-inkling-is"/>
    <w:p>
      <w:pPr>
        <w:pStyle w:val="Heading4"/>
      </w:pPr>
      <w:r>
        <w:t xml:space="preserve">What Inkling is</w:t>
      </w:r>
    </w:p>
    <w:p>
      <w:pPr>
        <w:pStyle w:val="FirstParagraph"/>
      </w:pPr>
      <w:r>
        <w:t xml:space="preserve">Two models share the name (measured 2026-09-09)</w:t>
      </w:r>
      <w:r>
        <w:t xml:space="preserve"> </w:t>
      </w:r>
      <w:r>
        <w:t xml:space="preserve">(Thinking Machines Lab 2026a)</w:t>
      </w:r>
      <w:r>
        <w:t xml:space="preserve">: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Inkling</w:t>
      </w:r>
      <w:r>
        <w:t xml:space="preserve">: a mixture-of-experts transformer with 975 billion total parameters,</w:t>
      </w:r>
      <w:r>
        <w:t xml:space="preserve"> </w:t>
      </w:r>
      <w:r>
        <w:t xml:space="preserve">41 billion of them active per token,</w:t>
      </w:r>
      <w:r>
        <w:t xml:space="preserve"> </w:t>
      </w:r>
      <w:r>
        <w:t xml:space="preserve">and a context window of up to one million tokens</w:t>
      </w:r>
      <w:r>
        <w:t xml:space="preserve"> </w:t>
      </w:r>
      <w:r>
        <w:t xml:space="preserve">(Thinking Machines Lab 2026c)</w:t>
      </w:r>
      <w:r>
        <w:t xml:space="preserve">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Inkling-Small</w:t>
      </w:r>
      <w:r>
        <w:t xml:space="preserve">: 276 billion total parameters, 12 billion active,</w:t>
      </w:r>
      <w:r>
        <w:t xml:space="preserve"> </w:t>
      </w:r>
      <w:r>
        <w:t xml:space="preserve">released 2026-07-30 and post-trained by on-policy distillation</w:t>
      </w:r>
      <w:r>
        <w:t xml:space="preserve"> </w:t>
      </w:r>
      <w:r>
        <w:t xml:space="preserve">with Inkling as the teacher</w:t>
      </w:r>
      <w:r>
        <w:t xml:space="preserve"> </w:t>
      </w:r>
      <w:r>
        <w:t xml:space="preserve">(Thinking Machines Lab 2026e)</w:t>
      </w:r>
      <w:r>
        <w:t xml:space="preserve">.</w:t>
      </w:r>
      <w:r>
        <w:t xml:space="preserve"> </w:t>
      </w:r>
      <w:r>
        <w:t xml:space="preserve">The product page says it matches the larger model on many benchmarks</w:t>
      </w:r>
      <w:r>
        <w:t xml:space="preserve"> </w:t>
      </w:r>
      <w:r>
        <w:t xml:space="preserve">at a quarter of the size</w:t>
      </w:r>
      <w:r>
        <w:t xml:space="preserve"> </w:t>
      </w:r>
      <w:r>
        <w:t xml:space="preserve">(Thinking Machines Lab 2026a)</w:t>
      </w:r>
      <w:r>
        <w:t xml:space="preserve">.</w:t>
      </w:r>
    </w:p>
    <w:p>
      <w:pPr>
        <w:pStyle w:val="FirstParagraph"/>
      </w:pPr>
      <w:r>
        <w:t xml:space="preserve">Both accept text, image, and audio input and produce text only</w:t>
      </w:r>
      <w:r>
        <w:t xml:space="preserve"> </w:t>
      </w:r>
      <w:r>
        <w:t xml:space="preserve">(Thinking Machines Lab 2026b, 2026d)</w:t>
      </w:r>
      <w:r>
        <w:t xml:space="preserve">.</w:t>
      </w:r>
      <w:r>
        <w:t xml:space="preserve"> </w:t>
      </w:r>
      <w:r>
        <w:t xml:space="preserve">Both are released under the Apache 2.0 license</w:t>
      </w:r>
      <w:r>
        <w:t xml:space="preserve"> </w:t>
      </w:r>
      <w:r>
        <w:t xml:space="preserve">(Thinking Machines Lab 2026b, 2026d)</w:t>
      </w:r>
      <w:r>
        <w:t xml:space="preserve">,</w:t>
      </w:r>
      <w:r>
        <w:t xml:space="preserve"> </w:t>
      </w:r>
      <w:r>
        <w:t xml:space="preserve">and both expose an effort setting that trades reasoning tokens for score;</w:t>
      </w:r>
      <w:r>
        <w:t xml:space="preserve"> </w:t>
      </w:r>
      <w:r>
        <w:t xml:space="preserve">the reported evaluations are run at</w:t>
      </w:r>
      <w:r>
        <w:t xml:space="preserve"> </w:t>
      </w:r>
      <w:r>
        <w:rPr>
          <w:rStyle w:val="VerbatimChar"/>
        </w:rPr>
        <w:t xml:space="preserve">effort=0.99</w:t>
      </w:r>
      <w:r>
        <w:t xml:space="preserve"> </w:t>
      </w:r>
      <w:r>
        <w:t xml:space="preserve">(Thinking Machines Lab 2026c)</w:t>
      </w:r>
      <w:r>
        <w:t xml:space="preserve">.</w:t>
      </w:r>
    </w:p>
    <w:p>
      <w:pPr>
        <w:pStyle w:val="BodyText"/>
      </w:pPr>
      <w:r>
        <w:t xml:space="preserve">The announcement positions Inkling as a broad base for customization</w:t>
      </w:r>
      <w:r>
        <w:t xml:space="preserve"> </w:t>
      </w:r>
      <w:r>
        <w:t xml:space="preserve">rather than a leaderboard winner</w:t>
      </w:r>
      <w:r>
        <w:t xml:space="preserve"> </w:t>
      </w:r>
      <w:r>
        <w:t xml:space="preserve">(Thinking Machines Lab 2026c)</w:t>
      </w:r>
      <w:r>
        <w:t xml:space="preserve">.</w:t>
      </w:r>
      <w:r>
        <w:t xml:space="preserve"> </w:t>
      </w:r>
      <w:r>
        <w:t xml:space="preserve">Its claims, and the evidence offered for them: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Breadth</w:t>
      </w:r>
      <w:r>
        <w:t xml:space="preserve">: reported scores of 77.6% on SWE-Bench Verified,</w:t>
      </w:r>
      <w:r>
        <w:t xml:space="preserve"> </w:t>
      </w:r>
      <w:r>
        <w:t xml:space="preserve">63.8% on Terminal Bench 2.1, 87.2% on GPQA Diamond,</w:t>
      </w:r>
      <w:r>
        <w:t xml:space="preserve"> </w:t>
      </w:r>
      <w:r>
        <w:t xml:space="preserve">and 73.5% on MMMU Pro, all at the highest effort setting</w:t>
      </w:r>
      <w:r>
        <w:t xml:space="preserve"> </w:t>
      </w:r>
      <w:r>
        <w:t xml:space="preserve">(Thinking Machines Lab 2026c)</w:t>
      </w:r>
      <w:r>
        <w:t xml:space="preserve">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Efficiency</w:t>
      </w:r>
      <w:r>
        <w:t xml:space="preserve">: the company reports that Inkling matches</w:t>
      </w:r>
      <w:r>
        <w:t xml:space="preserve"> </w:t>
      </w:r>
      <w:r>
        <w:t xml:space="preserve">NVIDIA’s Nemotron 3 Ultra on Terminal Bench 2.1</w:t>
      </w:r>
      <w:r>
        <w:t xml:space="preserve"> </w:t>
      </w:r>
      <w:r>
        <w:t xml:space="preserve">using roughly a third of the tokens</w:t>
      </w:r>
      <w:r>
        <w:t xml:space="preserve"> </w:t>
      </w:r>
      <w:r>
        <w:t xml:space="preserve">(Thinking Machines Lab 2026c)</w:t>
      </w:r>
      <w:r>
        <w:t xml:space="preserve">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Training</w:t>
      </w:r>
      <w:r>
        <w:t xml:space="preserve">: 45 trillion tokens of text, image, audio, and video,</w:t>
      </w:r>
      <w:r>
        <w:t xml:space="preserve"> </w:t>
      </w:r>
      <w:r>
        <w:t xml:space="preserve">then supervised fine-tuning on synthetic data</w:t>
      </w:r>
      <w:r>
        <w:t xml:space="preserve"> </w:t>
      </w:r>
      <w:r>
        <w:t xml:space="preserve">and reinforcement learning with more than 30 million rollouts</w:t>
      </w:r>
      <w:r>
        <w:t xml:space="preserve"> </w:t>
      </w:r>
      <w:r>
        <w:t xml:space="preserve">(Thinking Machines Lab 2026c)</w:t>
      </w:r>
      <w:r>
        <w:t xml:space="preserve">.</w:t>
      </w:r>
    </w:p>
    <w:p>
      <w:pPr>
        <w:pStyle w:val="FirstParagraph"/>
      </w:pPr>
      <w:r>
        <w:t xml:space="preserve">These are the vendor’s own numbers on the vendor’s own runs;</w:t>
      </w:r>
      <w:r>
        <w:t xml:space="preserve"> </w:t>
      </w:r>
      <w:r>
        <w:t xml:space="preserve">we have not reproduced any of them.</w:t>
      </w:r>
      <w:r>
        <w:t xml:space="preserve"> </w:t>
      </w:r>
      <w:r>
        <w:t xml:space="preserve">Inkling-Small’s announcement reports 80.2% on SWE-Bench Verified</w:t>
      </w:r>
      <w:r>
        <w:t xml:space="preserve"> </w:t>
      </w:r>
      <w:r>
        <w:t xml:space="preserve">and 31.6% on Humanity’s Last Exam,</w:t>
      </w:r>
      <w:r>
        <w:t xml:space="preserve"> </w:t>
      </w:r>
      <w:r>
        <w:t xml:space="preserve">against Inkling’s 77.6% and 29.7%</w:t>
      </w:r>
      <w:r>
        <w:t xml:space="preserve"> </w:t>
      </w:r>
      <w:r>
        <w:t xml:space="preserve">(Thinking Machines Lab 2026e)</w:t>
      </w:r>
      <w:r>
        <w:t xml:space="preserve">.</w:t>
      </w:r>
    </w:p>
    <w:bookmarkEnd w:id="160"/>
    <w:bookmarkStart w:id="161" w:name="how-it-is-accessed-and-priced"/>
    <w:p>
      <w:pPr>
        <w:pStyle w:val="Heading4"/>
      </w:pPr>
      <w:r>
        <w:t xml:space="preserve">How it is accessed and priced</w:t>
      </w:r>
    </w:p>
    <w:p>
      <w:pPr>
        <w:pStyle w:val="FirstParagraph"/>
      </w:pPr>
      <w:r>
        <w:t xml:space="preserve">Access routes (measured 2026-09-09):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Weights</w:t>
      </w:r>
      <w:r>
        <w:t xml:space="preserve">: on Hugging Face, in BF16 and</w:t>
      </w:r>
      <w:r>
        <w:t xml:space="preserve"> </w:t>
      </w:r>
      <w:r>
        <w:rPr>
          <w:rStyle w:val="VerbatimChar"/>
        </w:rPr>
        <w:t xml:space="preserve">NVFP4</w:t>
      </w:r>
      <w:r>
        <w:t xml:space="preserve"> </w:t>
      </w:r>
      <w:r>
        <w:t xml:space="preserve">checkpoints</w:t>
      </w:r>
      <w:r>
        <w:t xml:space="preserve"> </w:t>
      </w:r>
      <w:r>
        <w:t xml:space="preserve">(Thinking Machines Lab 2026b, 2026d)</w:t>
      </w:r>
      <w:r>
        <w:t xml:space="preserve">.</w:t>
      </w:r>
      <w:r>
        <w:t xml:space="preserve"> </w:t>
      </w:r>
      <w:r>
        <w:t xml:space="preserve">Even the smaller model has 276 billion parameters,</w:t>
      </w:r>
      <w:r>
        <w:t xml:space="preserve"> </w:t>
      </w:r>
      <w:r>
        <w:t xml:space="preserve">so neither fits any hardware the lab owns.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Tinker</w:t>
      </w:r>
      <w:r>
        <w:t xml:space="preserve">: LoRA fine-tuning at 64K or 256K context,</w:t>
      </w:r>
      <w:r>
        <w:t xml:space="preserve"> </w:t>
      </w:r>
      <w:r>
        <w:t xml:space="preserve">and a beta serverless inference endpoint,</w:t>
      </w:r>
      <w:r>
        <w:t xml:space="preserve"> </w:t>
      </w:r>
      <w:r>
        <w:t xml:space="preserve">both billed per million tokens</w:t>
      </w:r>
      <w:r>
        <w:t xml:space="preserve"> </w:t>
      </w:r>
      <w:r>
        <w:t xml:space="preserve">(Thinking Machines Lab 2026g)</w:t>
      </w:r>
      <w:r>
        <w:t xml:space="preserve">.</w:t>
      </w:r>
      <w:r>
        <w:t xml:space="preserve"> </w:t>
      </w:r>
      <w:r>
        <w:t xml:space="preserve">Under a limited-time 50% discount,</w:t>
      </w:r>
      <w:r>
        <w:t xml:space="preserve"> </w:t>
      </w:r>
      <w:r>
        <w:t xml:space="preserve">fine-tuning Inkling at 64K context costs $1.87 per million prefill tokens,</w:t>
      </w:r>
      <w:r>
        <w:t xml:space="preserve"> </w:t>
      </w:r>
      <w:r>
        <w:t xml:space="preserve">$4.68 per million sampled tokens, and $5.61 per million training tokens,</w:t>
      </w:r>
      <w:r>
        <w:t xml:space="preserve"> </w:t>
      </w:r>
      <w:r>
        <w:t xml:space="preserve">roughly doubling at 256K;</w:t>
      </w:r>
      <w:r>
        <w:t xml:space="preserve"> </w:t>
      </w:r>
      <w:r>
        <w:t xml:space="preserve">Inkling-Small is about a third of that.</w:t>
      </w:r>
      <w:r>
        <w:t xml:space="preserve"> </w:t>
      </w:r>
      <w:r>
        <w:t xml:space="preserve">Serverless inference is $1.00 input and $4.05 output per million tokens</w:t>
      </w:r>
      <w:r>
        <w:t xml:space="preserve"> </w:t>
      </w:r>
      <w:r>
        <w:t xml:space="preserve">for Inkling, and $0.30 and $1.20 for Inkling-Small.</w:t>
      </w:r>
      <w:r>
        <w:t xml:space="preserve"> </w:t>
      </w:r>
      <w:r>
        <w:t xml:space="preserve">Checkpoint storage adds $0.10 per GB per month</w:t>
      </w:r>
      <w:r>
        <w:t xml:space="preserve"> </w:t>
      </w:r>
      <w:r>
        <w:t xml:space="preserve">(Thinking Machines Lab 2026f)</w:t>
      </w:r>
      <w:r>
        <w:t xml:space="preserve">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Third-party hosts</w:t>
      </w:r>
      <w:r>
        <w:t xml:space="preserve">: the announcement lists Together AI, Fireworks, Modal,</w:t>
      </w:r>
      <w:r>
        <w:t xml:space="preserve"> </w:t>
      </w:r>
      <w:r>
        <w:t xml:space="preserve">Databricks, and Baseten as hosts,</w:t>
      </w:r>
      <w:r>
        <w:t xml:space="preserve"> </w:t>
      </w:r>
      <w:r>
        <w:t xml:space="preserve">and vLLM, SGLang, and</w:t>
      </w:r>
      <w:r>
        <w:t xml:space="preserve"> </w:t>
      </w:r>
      <w:r>
        <w:rPr>
          <w:rStyle w:val="VerbatimChar"/>
        </w:rPr>
        <w:t xml:space="preserve">llama.cpp</w:t>
      </w:r>
      <w:r>
        <w:t xml:space="preserve"> </w:t>
      </w:r>
      <w:r>
        <w:t xml:space="preserve">among supported inference engines</w:t>
      </w:r>
      <w:r>
        <w:t xml:space="preserve"> </w:t>
      </w:r>
      <w:r>
        <w:t xml:space="preserve">(Thinking Machines Lab 2026c)</w:t>
      </w:r>
      <w:r>
        <w:t xml:space="preserve">.</w:t>
      </w:r>
      <w:r>
        <w:t xml:space="preserve"> </w:t>
      </w:r>
      <w:r>
        <w:t xml:space="preserve">Our quota-aware defaults for the Databricks endpoint are already in</w:t>
      </w:r>
    </w:p>
    <w:bookmarkEnd w:id="161"/>
    <w:bookmarkStart w:id="162" w:name="what-it-is-for"/>
    <w:p>
      <w:pPr>
        <w:pStyle w:val="Heading4"/>
      </w:pPr>
      <w:r>
        <w:t xml:space="preserve">What it is for</w:t>
      </w:r>
    </w:p>
    <w:p>
      <w:pPr>
        <w:pStyle w:val="FirstParagraph"/>
      </w:pPr>
      <w:r>
        <w:t xml:space="preserve">Thinking Machines’ stated bet is that organizations will want to</w:t>
      </w:r>
      <w:r>
        <w:t xml:space="preserve"> </w:t>
      </w:r>
      <w:r>
        <w:t xml:space="preserve">fine-tune a capable open model on their own data</w:t>
      </w:r>
      <w:r>
        <w:t xml:space="preserve"> </w:t>
      </w:r>
      <w:r>
        <w:t xml:space="preserve">rather than rent a closed frontier model,</w:t>
      </w:r>
      <w:r>
        <w:t xml:space="preserve"> </w:t>
      </w:r>
      <w:r>
        <w:t xml:space="preserve">and Inkling exists to give Tinker a strong first-party base</w:t>
      </w:r>
      <w:r>
        <w:t xml:space="preserve"> </w:t>
      </w:r>
      <w:r>
        <w:t xml:space="preserve">(Thinking Machines Lab 2026c)</w:t>
      </w:r>
      <w:r>
        <w:t xml:space="preserve">.</w:t>
      </w:r>
      <w:r>
        <w:t xml:space="preserve"> </w:t>
      </w:r>
      <w:r>
        <w:t xml:space="preserve">Tinker’s own pitch lists specialized agents, forecasting,</w:t>
      </w:r>
      <w:r>
        <w:t xml:space="preserve"> </w:t>
      </w:r>
      <w:r>
        <w:t xml:space="preserve">continual learning, and AI research as the intended uses</w:t>
      </w:r>
      <w:r>
        <w:t xml:space="preserve"> </w:t>
      </w:r>
      <w:r>
        <w:t xml:space="preserve">(Thinking Machines Lab 2026f)</w:t>
      </w:r>
      <w:r>
        <w:t xml:space="preserve">.</w:t>
      </w:r>
      <w:r>
        <w:t xml:space="preserve"> </w:t>
      </w:r>
      <w:r>
        <w:t xml:space="preserve">The audio and image inputs make it a candidate</w:t>
      </w:r>
      <w:r>
        <w:t xml:space="preserve"> </w:t>
      </w:r>
      <w:r>
        <w:t xml:space="preserve">for transcription-plus-reasoning pipelines as well as coding.</w:t>
      </w:r>
    </w:p>
    <w:bookmarkEnd w:id="162"/>
    <w:bookmarkStart w:id="165" w:name="X325194a81c2689a262e8f577207d501dee24f42"/>
    <w:p>
      <w:pPr>
        <w:pStyle w:val="Heading4"/>
      </w:pPr>
      <w:r>
        <w:t xml:space="preserve">Useful to us? Marginally, and only through a host</w:t>
      </w:r>
    </w:p>
    <w:p>
      <w:pPr>
        <w:pStyle w:val="FirstParagraph"/>
      </w:pPr>
      <w:r>
        <w:t xml:space="preserve">As a coding-agent backend,</w:t>
      </w:r>
      <w:r>
        <w:t xml:space="preserve"> </w:t>
      </w:r>
      <w:r>
        <w:t xml:space="preserve">Inkling is one more open-weight option alongside the models</w:t>
      </w:r>
      <w:r>
        <w:t xml:space="preserve"> </w:t>
      </w:r>
      <w:r>
        <w:t xml:space="preserve">in</w:t>
      </w:r>
      <w:r>
        <w:t xml:space="preserve"> </w:t>
      </w:r>
      <w:hyperlink r:id="rId163">
        <w:r>
          <w:rPr>
            <w:rStyle w:val="Hyperlink"/>
          </w:rPr>
          <w:t xml:space="preserve">the agent catalog</w:t>
        </w:r>
      </w:hyperlink>
      <w:r>
        <w:t xml:space="preserve">,</w:t>
      </w:r>
      <w:r>
        <w:t xml:space="preserve"> </w:t>
      </w:r>
      <w:r>
        <w:t xml:space="preserve">reachable through Databricks (</w:t>
      </w:r>
      <w:hyperlink r:id="rId164">
        <w:r>
          <w:rPr>
            <w:rStyle w:val="Hyperlink"/>
          </w:rPr>
          <w:t xml:space="preserve">custom model endpoints</w:t>
        </w:r>
      </w:hyperlink>
      <w:r>
        <w:t xml:space="preserve">)</w:t>
      </w:r>
      <w:r>
        <w:t xml:space="preserve"> </w:t>
      </w:r>
      <w:r>
        <w:t xml:space="preserve">or, when a host lists it there, OpenRouter (</w:t>
      </w:r>
      <w:hyperlink w:anchor="sec-ai-opencode-openrouter">
        <w:r>
          <w:rPr>
            <w:rStyle w:val="Hyperlink"/>
          </w:rPr>
          <w:t xml:space="preserve">Section 4</w:t>
        </w:r>
      </w:hyperlink>
      <w:r>
        <w:t xml:space="preserve">).</w:t>
      </w:r>
      <w:r>
        <w:t xml:space="preserve"> </w:t>
      </w:r>
      <w:r>
        <w:t xml:space="preserve">Its reported SWE-Bench and Terminal Bench scores are competitive</w:t>
      </w:r>
      <w:r>
        <w:t xml:space="preserve"> </w:t>
      </w:r>
      <w:r>
        <w:t xml:space="preserve">but not ahead of the closed models we already pay for,</w:t>
      </w:r>
      <w:r>
        <w:t xml:space="preserve"> </w:t>
      </w:r>
      <w:r>
        <w:t xml:space="preserve">and the 8,192-token output cap on the Databricks endpoint</w:t>
      </w:r>
      <w:r>
        <w:t xml:space="preserve"> </w:t>
      </w:r>
      <w:r>
        <w:t xml:space="preserve">is a real constraint for agentic edits.</w:t>
      </w:r>
      <w:r>
        <w:t xml:space="preserve"> </w:t>
      </w:r>
      <w:r>
        <w:t xml:space="preserve">Self-hosting is out: the lab has no machine</w:t>
      </w:r>
      <w:r>
        <w:t xml:space="preserve"> </w:t>
      </w:r>
      <w:r>
        <w:t xml:space="preserve">within an order of magnitude of the memory required.</w:t>
      </w:r>
    </w:p>
    <w:p>
      <w:pPr>
        <w:pStyle w:val="BodyText"/>
      </w:pPr>
      <w:r>
        <w:t xml:space="preserve">The more interesting angle is research.</w:t>
      </w:r>
      <w:r>
        <w:t xml:space="preserve"> </w:t>
      </w:r>
      <w:r>
        <w:t xml:space="preserve">Tinker lets a student run a fine-tuning or reinforcement-learning experiment</w:t>
      </w:r>
      <w:r>
        <w:t xml:space="preserve"> </w:t>
      </w:r>
      <w:r>
        <w:t xml:space="preserve">on a frontier-class open model</w:t>
      </w:r>
      <w:r>
        <w:t xml:space="preserve"> </w:t>
      </w:r>
      <w:r>
        <w:t xml:space="preserve">with a Python training loop and no cluster administration,</w:t>
      </w:r>
      <w:r>
        <w:t xml:space="preserve"> </w:t>
      </w:r>
      <w:r>
        <w:t xml:space="preserve">and universities can ask for wider access</w:t>
      </w:r>
      <w:r>
        <w:t xml:space="preserve"> </w:t>
      </w:r>
      <w:r>
        <w:t xml:space="preserve">(Thinking Machines Lab 2026f)</w:t>
      </w:r>
      <w:r>
        <w:t xml:space="preserve">.</w:t>
      </w:r>
      <w:r>
        <w:t xml:space="preserve"> </w:t>
      </w:r>
      <w:r>
        <w:t xml:space="preserve">If a project ever needs to adapt a model</w:t>
      </w:r>
      <w:r>
        <w:t xml:space="preserve"> </w:t>
      </w:r>
      <w:r>
        <w:t xml:space="preserve">to epidemiological text or lab-specific coding conventions,</w:t>
      </w:r>
      <w:r>
        <w:t xml:space="preserve"> </w:t>
      </w:r>
      <w:r>
        <w:t xml:space="preserve">Tinker with Inkling-Small is a cheap place to try it.</w:t>
      </w:r>
      <w:r>
        <w:t xml:space="preserve"> </w:t>
      </w:r>
      <w:r>
        <w:t xml:space="preserve">Until such a project appears,</w:t>
      </w:r>
      <w:r>
        <w:t xml:space="preserve"> </w:t>
      </w:r>
      <w:r>
        <w:t xml:space="preserve">no action is needed beyond keeping the Databricks endpoint in our defaults table.</w:t>
      </w:r>
    </w:p>
    <w:bookmarkEnd w:id="165"/>
    <w:bookmarkEnd w:id="166"/>
    <w:bookmarkStart w:id="190" w:name="references"/>
    <w:p>
      <w:pPr>
        <w:pStyle w:val="Heading1"/>
      </w:pPr>
      <w:r>
        <w:t xml:space="preserve">References</w:t>
      </w:r>
    </w:p>
    <w:bookmarkStart w:id="189" w:name="refs"/>
    <w:bookmarkStart w:id="168" w:name="ref-slm_agentic_ai"/>
    <w:p>
      <w:pPr>
        <w:pStyle w:val="Bibliography"/>
      </w:pPr>
      <w:r>
        <w:t xml:space="preserve">Belcak, Peter, Greg Heinrich, Shizhe Diao, et al. 2025.</w:t>
      </w:r>
      <w:r>
        <w:t xml:space="preserve"> </w:t>
      </w:r>
      <w:r>
        <w:rPr>
          <w:i/>
          <w:iCs/>
        </w:rPr>
        <w:t xml:space="preserve">Small Language Models Are the Future of Agentic AI</w:t>
      </w:r>
      <w:r>
        <w:t xml:space="preserve">. NVIDIA Research; arXiv preprint.</w:t>
      </w:r>
      <w:r>
        <w:t xml:space="preserve"> </w:t>
      </w:r>
      <w:hyperlink r:id="rId167">
        <w:r>
          <w:rPr>
            <w:rStyle w:val="Hyperlink"/>
          </w:rPr>
          <w:t xml:space="preserve">https://arxiv.org/abs/2506.02153</w:t>
        </w:r>
      </w:hyperlink>
      <w:r>
        <w:t xml:space="preserve">.</w:t>
      </w:r>
    </w:p>
    <w:bookmarkEnd w:id="168"/>
    <w:bookmarkStart w:id="169" w:name="ref-aeris"/>
    <w:p>
      <w:pPr>
        <w:pStyle w:val="Bibliography"/>
      </w:pPr>
      <w:r>
        <w:t xml:space="preserve">Coto, Cedrick. 2026.</w:t>
      </w:r>
      <w:r>
        <w:t xml:space="preserve"> </w:t>
      </w:r>
      <w:r>
        <w:rPr>
          <w:i/>
          <w:iCs/>
        </w:rPr>
        <w:t xml:space="preserve">Aeris: Deterministic Cognitive Simulation Engine with Emergent Narrative</w:t>
      </w:r>
      <w:r>
        <w:t xml:space="preserve">. Software.</w:t>
      </w:r>
      <w:r>
        <w:t xml:space="preserve"> </w:t>
      </w:r>
      <w:hyperlink r:id="rId63">
        <w:r>
          <w:rPr>
            <w:rStyle w:val="Hyperlink"/>
          </w:rPr>
          <w:t xml:space="preserve">https://github.com/Cedrick-Coto/Aeris</w:t>
        </w:r>
      </w:hyperlink>
      <w:r>
        <w:t xml:space="preserve">.</w:t>
      </w:r>
    </w:p>
    <w:bookmarkEnd w:id="169"/>
    <w:bookmarkStart w:id="171" w:name="ref-qlora"/>
    <w:p>
      <w:pPr>
        <w:pStyle w:val="Bibliography"/>
      </w:pPr>
      <w:r>
        <w:t xml:space="preserve">Dettmers, Tim, Artidoro Pagnoni, Ari Holtzman, and Luke Zettlemoyer. 2023.</w:t>
      </w:r>
      <w:r>
        <w:t xml:space="preserve"> </w:t>
      </w:r>
      <w:r>
        <w:rPr>
          <w:i/>
          <w:iCs/>
        </w:rPr>
        <w:t xml:space="preserve">QLoRA: Efficient Finetuning of Quantized LLMs</w:t>
      </w:r>
      <w:r>
        <w:t xml:space="preserve">. arXiv preprint.</w:t>
      </w:r>
      <w:r>
        <w:t xml:space="preserve"> </w:t>
      </w:r>
      <w:hyperlink r:id="rId170">
        <w:r>
          <w:rPr>
            <w:rStyle w:val="Hyperlink"/>
          </w:rPr>
          <w:t xml:space="preserve">https://arxiv.org/abs/2305.14314</w:t>
        </w:r>
      </w:hyperlink>
      <w:r>
        <w:t xml:space="preserve">.</w:t>
      </w:r>
    </w:p>
    <w:bookmarkEnd w:id="171"/>
    <w:bookmarkStart w:id="173" w:name="ref-lora"/>
    <w:p>
      <w:pPr>
        <w:pStyle w:val="Bibliography"/>
      </w:pPr>
      <w:r>
        <w:t xml:space="preserve">Hu, Edward J., Yelong Shen, Phillip Wallis, et al. 2021.</w:t>
      </w:r>
      <w:r>
        <w:t xml:space="preserve"> </w:t>
      </w:r>
      <w:r>
        <w:rPr>
          <w:i/>
          <w:iCs/>
        </w:rPr>
        <w:t xml:space="preserve">LoRA: Low-Rank Adaptation of Large Language Models</w:t>
      </w:r>
      <w:r>
        <w:t xml:space="preserve">. arXiv preprint.</w:t>
      </w:r>
      <w:r>
        <w:t xml:space="preserve"> </w:t>
      </w:r>
      <w:hyperlink r:id="rId172">
        <w:r>
          <w:rPr>
            <w:rStyle w:val="Hyperlink"/>
          </w:rPr>
          <w:t xml:space="preserve">https://arxiv.org/abs/2106.09685</w:t>
        </w:r>
      </w:hyperlink>
      <w:r>
        <w:t xml:space="preserve">.</w:t>
      </w:r>
    </w:p>
    <w:bookmarkEnd w:id="173"/>
    <w:bookmarkStart w:id="174" w:name="ref-graft"/>
    <w:p>
      <w:pPr>
        <w:pStyle w:val="Bibliography"/>
      </w:pPr>
      <w:r>
        <w:t xml:space="preserve">NanoNets and Trail contributors. 2026.</w:t>
      </w:r>
      <w:r>
        <w:t xml:space="preserve"> </w:t>
      </w:r>
      <w:r>
        <w:rPr>
          <w:i/>
          <w:iCs/>
        </w:rPr>
        <w:t xml:space="preserve">Graft: Open-Source Context Layer for Coding Agents</w:t>
      </w:r>
      <w:r>
        <w:t xml:space="preserve">. Software.</w:t>
      </w:r>
      <w:r>
        <w:t xml:space="preserve"> </w:t>
      </w:r>
      <w:hyperlink r:id="rId68">
        <w:r>
          <w:rPr>
            <w:rStyle w:val="Hyperlink"/>
          </w:rPr>
          <w:t xml:space="preserve">https://github.com/trailhq/Graft</w:t>
        </w:r>
      </w:hyperlink>
      <w:r>
        <w:t xml:space="preserve">.</w:t>
      </w:r>
    </w:p>
    <w:bookmarkEnd w:id="174"/>
    <w:bookmarkStart w:id="175" w:name="ref-inkling_page"/>
    <w:p>
      <w:pPr>
        <w:pStyle w:val="Bibliography"/>
      </w:pPr>
      <w:r>
        <w:t xml:space="preserve">Thinking Machines Lab. 2026a.</w:t>
      </w:r>
      <w:r>
        <w:t xml:space="preserve"> </w:t>
      </w:r>
      <w:r>
        <w:rPr>
          <w:i/>
          <w:iCs/>
        </w:rPr>
        <w:t xml:space="preserve">Inkling</w:t>
      </w:r>
      <w:r>
        <w:t xml:space="preserve">. Product page.</w:t>
      </w:r>
      <w:r>
        <w:t xml:space="preserve"> </w:t>
      </w:r>
      <w:hyperlink r:id="rId157">
        <w:r>
          <w:rPr>
            <w:rStyle w:val="Hyperlink"/>
          </w:rPr>
          <w:t xml:space="preserve">https://thinkingmachines.ai/inkling/</w:t>
        </w:r>
      </w:hyperlink>
      <w:r>
        <w:t xml:space="preserve">.</w:t>
      </w:r>
    </w:p>
    <w:bookmarkEnd w:id="175"/>
    <w:bookmarkStart w:id="177" w:name="ref-inkling_model_card"/>
    <w:p>
      <w:pPr>
        <w:pStyle w:val="Bibliography"/>
      </w:pPr>
      <w:r>
        <w:t xml:space="preserve">Thinking Machines Lab. 2026b.</w:t>
      </w:r>
      <w:r>
        <w:t xml:space="preserve"> </w:t>
      </w:r>
      <w:r>
        <w:rPr>
          <w:i/>
          <w:iCs/>
        </w:rPr>
        <w:t xml:space="preserve">Inkling Model Card</w:t>
      </w:r>
      <w:r>
        <w:t xml:space="preserve">. Hugging Face model card.</w:t>
      </w:r>
      <w:r>
        <w:t xml:space="preserve"> </w:t>
      </w:r>
      <w:hyperlink r:id="rId176">
        <w:r>
          <w:rPr>
            <w:rStyle w:val="Hyperlink"/>
          </w:rPr>
          <w:t xml:space="preserve">https://huggingface.co/thinkingmachines/Inkling</w:t>
        </w:r>
      </w:hyperlink>
      <w:r>
        <w:t xml:space="preserve">.</w:t>
      </w:r>
    </w:p>
    <w:bookmarkEnd w:id="177"/>
    <w:bookmarkStart w:id="179" w:name="ref-inkling_announcement"/>
    <w:p>
      <w:pPr>
        <w:pStyle w:val="Bibliography"/>
      </w:pPr>
      <w:r>
        <w:t xml:space="preserve">Thinking Machines Lab. 2026c.</w:t>
      </w:r>
      <w:r>
        <w:t xml:space="preserve"> </w:t>
      </w:r>
      <w:r>
        <w:rPr>
          <w:i/>
          <w:iCs/>
        </w:rPr>
        <w:t xml:space="preserve">Inkling: Our Open-Weights Model</w:t>
      </w:r>
      <w:r>
        <w:t xml:space="preserve">. News post.</w:t>
      </w:r>
      <w:r>
        <w:t xml:space="preserve"> </w:t>
      </w:r>
      <w:hyperlink r:id="rId178">
        <w:r>
          <w:rPr>
            <w:rStyle w:val="Hyperlink"/>
          </w:rPr>
          <w:t xml:space="preserve">https://thinkingmachines.ai/news/introducing-inkling/</w:t>
        </w:r>
      </w:hyperlink>
      <w:r>
        <w:t xml:space="preserve">.</w:t>
      </w:r>
    </w:p>
    <w:bookmarkEnd w:id="179"/>
    <w:bookmarkStart w:id="181" w:name="ref-inkling_small_model_card"/>
    <w:p>
      <w:pPr>
        <w:pStyle w:val="Bibliography"/>
      </w:pPr>
      <w:r>
        <w:t xml:space="preserve">Thinking Machines Lab. 2026d.</w:t>
      </w:r>
      <w:r>
        <w:t xml:space="preserve"> </w:t>
      </w:r>
      <w:r>
        <w:rPr>
          <w:i/>
          <w:iCs/>
        </w:rPr>
        <w:t xml:space="preserve">Inkling-Small Model Card</w:t>
      </w:r>
      <w:r>
        <w:t xml:space="preserve">. Hugging Face model card.</w:t>
      </w:r>
      <w:r>
        <w:t xml:space="preserve"> </w:t>
      </w:r>
      <w:hyperlink r:id="rId180">
        <w:r>
          <w:rPr>
            <w:rStyle w:val="Hyperlink"/>
          </w:rPr>
          <w:t xml:space="preserve">https://huggingface.co/thinkingmachines/Inkling-Small</w:t>
        </w:r>
      </w:hyperlink>
      <w:r>
        <w:t xml:space="preserve">.</w:t>
      </w:r>
    </w:p>
    <w:bookmarkEnd w:id="181"/>
    <w:bookmarkStart w:id="183" w:name="ref-inkling_small_announcement"/>
    <w:p>
      <w:pPr>
        <w:pStyle w:val="Bibliography"/>
      </w:pPr>
      <w:r>
        <w:t xml:space="preserve">Thinking Machines Lab. 2026e.</w:t>
      </w:r>
      <w:r>
        <w:t xml:space="preserve"> </w:t>
      </w:r>
      <w:r>
        <w:rPr>
          <w:i/>
          <w:iCs/>
        </w:rPr>
        <w:t xml:space="preserve">Introducing Inkling-Small</w:t>
      </w:r>
      <w:r>
        <w:t xml:space="preserve">. News post.</w:t>
      </w:r>
      <w:r>
        <w:t xml:space="preserve"> </w:t>
      </w:r>
      <w:hyperlink r:id="rId182">
        <w:r>
          <w:rPr>
            <w:rStyle w:val="Hyperlink"/>
          </w:rPr>
          <w:t xml:space="preserve">https://thinkingmachines.ai/news/inkling-small/</w:t>
        </w:r>
      </w:hyperlink>
      <w:r>
        <w:t xml:space="preserve">.</w:t>
      </w:r>
    </w:p>
    <w:bookmarkEnd w:id="183"/>
    <w:bookmarkStart w:id="184" w:name="ref-tinker_page"/>
    <w:p>
      <w:pPr>
        <w:pStyle w:val="Bibliography"/>
      </w:pPr>
      <w:r>
        <w:t xml:space="preserve">Thinking Machines Lab. 2026f.</w:t>
      </w:r>
      <w:r>
        <w:t xml:space="preserve"> </w:t>
      </w:r>
      <w:r>
        <w:rPr>
          <w:i/>
          <w:iCs/>
        </w:rPr>
        <w:t xml:space="preserve">Tinker</w:t>
      </w:r>
      <w:r>
        <w:t xml:space="preserve">. Product page.</w:t>
      </w:r>
      <w:r>
        <w:t xml:space="preserve"> </w:t>
      </w:r>
      <w:hyperlink r:id="rId158">
        <w:r>
          <w:rPr>
            <w:rStyle w:val="Hyperlink"/>
          </w:rPr>
          <w:t xml:space="preserve">https://thinkingmachines.ai/tinker/</w:t>
        </w:r>
      </w:hyperlink>
      <w:r>
        <w:t xml:space="preserve">.</w:t>
      </w:r>
    </w:p>
    <w:bookmarkEnd w:id="184"/>
    <w:bookmarkStart w:id="186" w:name="ref-tinker_models_pricing"/>
    <w:p>
      <w:pPr>
        <w:pStyle w:val="Bibliography"/>
      </w:pPr>
      <w:r>
        <w:t xml:space="preserve">Thinking Machines Lab. 2026g.</w:t>
      </w:r>
      <w:r>
        <w:t xml:space="preserve"> </w:t>
      </w:r>
      <w:r>
        <w:rPr>
          <w:i/>
          <w:iCs/>
        </w:rPr>
        <w:t xml:space="preserve">Tinker Models and Pricing</w:t>
      </w:r>
      <w:r>
        <w:t xml:space="preserve">. Documentation.</w:t>
      </w:r>
      <w:r>
        <w:t xml:space="preserve"> </w:t>
      </w:r>
      <w:hyperlink r:id="rId185">
        <w:r>
          <w:rPr>
            <w:rStyle w:val="Hyperlink"/>
          </w:rPr>
          <w:t xml:space="preserve">https://tinker-docs.thinkingmachines.ai/tinker/models/</w:t>
        </w:r>
      </w:hyperlink>
      <w:r>
        <w:t xml:space="preserve">.</w:t>
      </w:r>
    </w:p>
    <w:bookmarkEnd w:id="186"/>
    <w:bookmarkStart w:id="188" w:name="ref-wikipedia_thinking_machine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Thinking Machines Lab</w:t>
      </w:r>
      <w:r>
        <w:t xml:space="preserve">. Wikipedia.</w:t>
      </w:r>
      <w:r>
        <w:t xml:space="preserve"> </w:t>
      </w:r>
      <w:hyperlink r:id="rId187">
        <w:r>
          <w:rPr>
            <w:rStyle w:val="Hyperlink"/>
          </w:rPr>
          <w:t xml:space="preserve">https://en.wikipedia.org/wiki/Thinking_Machines_Lab</w:t>
        </w:r>
      </w:hyperlink>
      <w:r>
        <w:t xml:space="preserve">.</w:t>
      </w:r>
    </w:p>
    <w:bookmarkEnd w:id="188"/>
    <w:bookmarkEnd w:id="189"/>
    <w:bookmarkEnd w:id="1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11">
    <w:nsid w:val="00A993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3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image" Target="media/rId13.png"/><Relationship Id="rId29" Type="http://schemas.openxmlformats.org/officeDocument/2006/relationships/image" Target="media/rId29.png"/><Relationship Id="rId9" Type="http://schemas.openxmlformats.org/officeDocument/2006/relationships/image" Target="media/rId9.png"/><Relationship Id="rId19" Type="http://schemas.openxmlformats.org/officeDocument/2006/relationships/image" Target="media/rId19.png"/><Relationship Id="rId164" Type="http://schemas.openxmlformats.org/officeDocument/2006/relationships/hyperlink" Target="agent-customization.qmd#sec-ai-byok-vscode" TargetMode="External"/><Relationship Id="rId70" Type="http://schemas.openxmlformats.org/officeDocument/2006/relationships/hyperlink" Target="agent-customization.qmd#sec-ai-magic-context" TargetMode="External"/><Relationship Id="rId69" Type="http://schemas.openxmlformats.org/officeDocument/2006/relationships/hyperlink" Target="agent-customization.qmd#sec-ai-mcp-server-setup" TargetMode="External"/><Relationship Id="rId64" Type="http://schemas.openxmlformats.org/officeDocument/2006/relationships/hyperlink" Target="ai-use-policies.qmd#responsibility-for-validation" TargetMode="External"/><Relationship Id="rId163" Type="http://schemas.openxmlformats.org/officeDocument/2006/relationships/hyperlink" Target="coding-agents.qmd#sec-ai-catalog-coding-agents" TargetMode="External"/><Relationship Id="rId28" Type="http://schemas.openxmlformats.org/officeDocument/2006/relationships/hyperlink" Target="https://aider.chat" TargetMode="External"/><Relationship Id="rId111" Type="http://schemas.openxmlformats.org/officeDocument/2006/relationships/hyperlink" Target="https://aider.chat/" TargetMode="External"/><Relationship Id="rId172" Type="http://schemas.openxmlformats.org/officeDocument/2006/relationships/hyperlink" Target="https://arxiv.org/abs/2106.09685" TargetMode="External"/><Relationship Id="rId170" Type="http://schemas.openxmlformats.org/officeDocument/2006/relationships/hyperlink" Target="https://arxiv.org/abs/2305.14314" TargetMode="External"/><Relationship Id="rId167" Type="http://schemas.openxmlformats.org/officeDocument/2006/relationships/hyperlink" Target="https://arxiv.org/abs/2506.02153" TargetMode="External"/><Relationship Id="rId39" Type="http://schemas.openxmlformats.org/officeDocument/2006/relationships/hyperlink" Target="https://claude.com/product/claude-code" TargetMode="External"/><Relationship Id="rId90" Type="http://schemas.openxmlformats.org/officeDocument/2006/relationships/hyperlink" Target="https://code.claude.com/docs/en/amazon-bedrock" TargetMode="External"/><Relationship Id="rId96" Type="http://schemas.openxmlformats.org/officeDocument/2006/relationships/hyperlink" Target="https://code.claude.com/docs/en/env-vars" TargetMode="External"/><Relationship Id="rId91" Type="http://schemas.openxmlformats.org/officeDocument/2006/relationships/hyperlink" Target="https://code.claude.com/docs/en/google-vertex-ai" TargetMode="External"/><Relationship Id="rId87" Type="http://schemas.openxmlformats.org/officeDocument/2006/relationships/hyperlink" Target="https://code.claude.com/docs/en/llm-gateway" TargetMode="External"/><Relationship Id="rId89" Type="http://schemas.openxmlformats.org/officeDocument/2006/relationships/hyperlink" Target="https://code.claude.com/docs/en/llm-gateway#subscriptions-and-gateways" TargetMode="External"/><Relationship Id="rId94" Type="http://schemas.openxmlformats.org/officeDocument/2006/relationships/hyperlink" Target="https://code.claude.com/docs/en/llm-gateway-connect" TargetMode="External"/><Relationship Id="rId108" Type="http://schemas.openxmlformats.org/officeDocument/2006/relationships/hyperlink" Target="https://code.claude.com/docs/en/llm-gateway-protocol" TargetMode="External"/><Relationship Id="rId92" Type="http://schemas.openxmlformats.org/officeDocument/2006/relationships/hyperlink" Target="https://code.claude.com/docs/en/microsoft-foundry" TargetMode="External"/><Relationship Id="rId95" Type="http://schemas.openxmlformats.org/officeDocument/2006/relationships/hyperlink" Target="https://code.claude.com/docs/en/model-config" TargetMode="External"/><Relationship Id="rId107" Type="http://schemas.openxmlformats.org/officeDocument/2006/relationships/hyperlink" Target="https://code.claude.com/docs/en/prompt-caching" TargetMode="External"/><Relationship Id="rId26" Type="http://schemas.openxmlformats.org/officeDocument/2006/relationships/hyperlink" Target="https://continue.dev" TargetMode="External"/><Relationship Id="rId43" Type="http://schemas.openxmlformats.org/officeDocument/2006/relationships/hyperlink" Target="https://docs.litellm.ai" TargetMode="External"/><Relationship Id="rId104" Type="http://schemas.openxmlformats.org/officeDocument/2006/relationships/hyperlink" Target="https://docs.vllm.ai/" TargetMode="External"/><Relationship Id="rId187" Type="http://schemas.openxmlformats.org/officeDocument/2006/relationships/hyperlink" Target="https://en.wikipedia.org/wiki/Thinking_Machines_Lab" TargetMode="External"/><Relationship Id="rId148" Type="http://schemas.openxmlformats.org/officeDocument/2006/relationships/hyperlink" Target="https://git-scm.com/docs/git-worktree" TargetMode="External"/><Relationship Id="rId63" Type="http://schemas.openxmlformats.org/officeDocument/2006/relationships/hyperlink" Target="https://github.com/Cedrick-Coto/Aeris" TargetMode="External"/><Relationship Id="rId144" Type="http://schemas.openxmlformats.org/officeDocument/2006/relationships/hyperlink" Target="https://github.com/Morrison-Lab/ai-config" TargetMode="External"/><Relationship Id="rId153" Type="http://schemas.openxmlformats.org/officeDocument/2006/relationships/hyperlink" Target="https://github.com/Morrison-Lab/ai-config/issues/1292" TargetMode="External"/><Relationship Id="rId154" Type="http://schemas.openxmlformats.org/officeDocument/2006/relationships/hyperlink" Target="https://github.com/Morrison-Lab/gha/issues/436" TargetMode="External"/><Relationship Id="rId62" Type="http://schemas.openxmlformats.org/officeDocument/2006/relationships/hyperlink" Target="https://github.com/Morrison-Lab/wai/issues/46" TargetMode="External"/><Relationship Id="rId88" Type="http://schemas.openxmlformats.org/officeDocument/2006/relationships/hyperlink" Target="https://github.com/Morrison-Lab/wai/issues/96" TargetMode="External"/><Relationship Id="rId143" Type="http://schemas.openxmlformats.org/officeDocument/2006/relationships/hyperlink" Target="https://github.com/Morrison-Lab/wai/issues/98" TargetMode="External"/><Relationship Id="rId112" Type="http://schemas.openxmlformats.org/officeDocument/2006/relationships/hyperlink" Target="https://github.com/cline/cline" TargetMode="External"/><Relationship Id="rId129" Type="http://schemas.openxmlformats.org/officeDocument/2006/relationships/hyperlink" Target="https://github.com/deepseek-ai/DeepSeek-Coder-V2/blob/main/LICENSE-MODEL" TargetMode="External"/><Relationship Id="rId103" Type="http://schemas.openxmlformats.org/officeDocument/2006/relationships/hyperlink" Target="https://github.com/musistudio/claude-code-router" TargetMode="External"/><Relationship Id="rId16" Type="http://schemas.openxmlformats.org/officeDocument/2006/relationships/hyperlink" Target="https://github.com/ollama/ollama/releases" TargetMode="External"/><Relationship Id="rId68" Type="http://schemas.openxmlformats.org/officeDocument/2006/relationships/hyperlink" Target="https://github.com/trailhq/Graft" TargetMode="External"/><Relationship Id="rId151" Type="http://schemas.openxmlformats.org/officeDocument/2006/relationships/hyperlink" Target="https://huggingface.co/docs/peft/index" TargetMode="External"/><Relationship Id="rId176" Type="http://schemas.openxmlformats.org/officeDocument/2006/relationships/hyperlink" Target="https://huggingface.co/thinkingmachines/Inkling" TargetMode="External"/><Relationship Id="rId180" Type="http://schemas.openxmlformats.org/officeDocument/2006/relationships/hyperlink" Target="https://huggingface.co/thinkingmachines/Inkling-Small" TargetMode="External"/><Relationship Id="rId102" Type="http://schemas.openxmlformats.org/officeDocument/2006/relationships/hyperlink" Target="https://konghq.com/" TargetMode="External"/><Relationship Id="rId127" Type="http://schemas.openxmlformats.org/officeDocument/2006/relationships/hyperlink" Target="https://mistral.ai/licenses/MNPL-0.1.md" TargetMode="External"/><Relationship Id="rId12" Type="http://schemas.openxmlformats.org/officeDocument/2006/relationships/hyperlink" Target="https://ollama.com" TargetMode="External"/><Relationship Id="rId105" Type="http://schemas.openxmlformats.org/officeDocument/2006/relationships/hyperlink" Target="https://ollama.com/" TargetMode="External"/><Relationship Id="rId24" Type="http://schemas.openxmlformats.org/officeDocument/2006/relationships/hyperlink" Target="https://ollama.com/blog/openai-compatibility" TargetMode="External"/><Relationship Id="rId17" Type="http://schemas.openxmlformats.org/officeDocument/2006/relationships/hyperlink" Target="https://ollama.com/download" TargetMode="External"/><Relationship Id="rId18" Type="http://schemas.openxmlformats.org/officeDocument/2006/relationships/hyperlink" Target="https://ollama.com/library" TargetMode="External"/><Relationship Id="rId126" Type="http://schemas.openxmlformats.org/officeDocument/2006/relationships/hyperlink" Target="https://ollama.com/library/codestral" TargetMode="External"/><Relationship Id="rId128" Type="http://schemas.openxmlformats.org/officeDocument/2006/relationships/hyperlink" Target="https://ollama.com/library/deepseek-coder-v2" TargetMode="External"/><Relationship Id="rId125" Type="http://schemas.openxmlformats.org/officeDocument/2006/relationships/hyperlink" Target="https://ollama.com/library/devstral" TargetMode="External"/><Relationship Id="rId130" Type="http://schemas.openxmlformats.org/officeDocument/2006/relationships/hyperlink" Target="https://ollama.com/library/glm-4.6" TargetMode="External"/><Relationship Id="rId124" Type="http://schemas.openxmlformats.org/officeDocument/2006/relationships/hyperlink" Target="https://ollama.com/library/granite3.2" TargetMode="External"/><Relationship Id="rId123" Type="http://schemas.openxmlformats.org/officeDocument/2006/relationships/hyperlink" Target="https://ollama.com/library/granite4" TargetMode="External"/><Relationship Id="rId119" Type="http://schemas.openxmlformats.org/officeDocument/2006/relationships/hyperlink" Target="https://ollama.com/library/llama3.2" TargetMode="External"/><Relationship Id="rId122" Type="http://schemas.openxmlformats.org/officeDocument/2006/relationships/hyperlink" Target="https://ollama.com/library/phi4-mini" TargetMode="External"/><Relationship Id="rId121" Type="http://schemas.openxmlformats.org/officeDocument/2006/relationships/hyperlink" Target="https://ollama.com/library/qwen2.5-coder" TargetMode="External"/><Relationship Id="rId120" Type="http://schemas.openxmlformats.org/officeDocument/2006/relationships/hyperlink" Target="https://ollama.com/library/qwen3-coder" TargetMode="External"/><Relationship Id="rId74" Type="http://schemas.openxmlformats.org/officeDocument/2006/relationships/hyperlink" Target="https://opencode.ai" TargetMode="External"/><Relationship Id="rId80" Type="http://schemas.openxmlformats.org/officeDocument/2006/relationships/hyperlink" Target="https://openrouter.ai" TargetMode="External"/><Relationship Id="rId101" Type="http://schemas.openxmlformats.org/officeDocument/2006/relationships/hyperlink" Target="https://openrouter.ai/" TargetMode="External"/><Relationship Id="rId82" Type="http://schemas.openxmlformats.org/officeDocument/2006/relationships/hyperlink" Target="https://openrouter.ai/credits" TargetMode="External"/><Relationship Id="rId83" Type="http://schemas.openxmlformats.org/officeDocument/2006/relationships/hyperlink" Target="https://openrouter.ai/docs/guides/routing/provider-selection" TargetMode="External"/><Relationship Id="rId81" Type="http://schemas.openxmlformats.org/officeDocument/2006/relationships/hyperlink" Target="https://openrouter.ai/settings/keys" TargetMode="External"/><Relationship Id="rId23" Type="http://schemas.openxmlformats.org/officeDocument/2006/relationships/hyperlink" Target="https://positron.posit.co" TargetMode="External"/><Relationship Id="rId157" Type="http://schemas.openxmlformats.org/officeDocument/2006/relationships/hyperlink" Target="https://thinkingmachines.ai/inkling/" TargetMode="External"/><Relationship Id="rId182" Type="http://schemas.openxmlformats.org/officeDocument/2006/relationships/hyperlink" Target="https://thinkingmachines.ai/news/inkling-small/" TargetMode="External"/><Relationship Id="rId178" Type="http://schemas.openxmlformats.org/officeDocument/2006/relationships/hyperlink" Target="https://thinkingmachines.ai/news/introducing-inkling/" TargetMode="External"/><Relationship Id="rId158" Type="http://schemas.openxmlformats.org/officeDocument/2006/relationships/hyperlink" Target="https://thinkingmachines.ai/tinker/" TargetMode="External"/><Relationship Id="rId185" Type="http://schemas.openxmlformats.org/officeDocument/2006/relationships/hyperlink" Target="https://tinker-docs.thinkingmachines.ai/tinker/models/" TargetMode="External"/><Relationship Id="rId55" Type="http://schemas.openxmlformats.org/officeDocument/2006/relationships/hyperlink" Target="https://ucd-serg.github.io/lab-manual/slurm.html" TargetMode="External"/><Relationship Id="rId99" Type="http://schemas.openxmlformats.org/officeDocument/2006/relationships/hyperlink" Target="https://www.kimi.com/" TargetMode="External"/><Relationship Id="rId100" Type="http://schemas.openxmlformats.org/officeDocument/2006/relationships/hyperlink" Target="https://www.minimax.io/" TargetMode="External"/><Relationship Id="rId75" Type="http://schemas.openxmlformats.org/officeDocument/2006/relationships/hyperlink" Target="https://www.npmjs.com/package/opencode-local-ollama" TargetMode="External"/><Relationship Id="rId78" Type="http://schemas.openxmlformats.org/officeDocument/2006/relationships/hyperlink" Target="https://www.npmjs.com/package/opencode-local-provider" TargetMode="External"/><Relationship Id="rId142" Type="http://schemas.openxmlformats.org/officeDocument/2006/relationships/hyperlink" Target="https://www.reddit.com/r/ClaudeCode/comments/1vvhrfq/" TargetMode="External"/><Relationship Id="rId98" Type="http://schemas.openxmlformats.org/officeDocument/2006/relationships/hyperlink" Target="https://z.ai/" TargetMode="External"/><Relationship Id="rId65" Type="http://schemas.openxmlformats.org/officeDocument/2006/relationships/hyperlink" Target="pr-workflow-with-agents.qmd#sec-invalidate-ai-review" TargetMode="External"/></Relationships>
</file>

<file path=word/_rels/footnotes.xml.rels><?xml version='1.0' encoding='UTF-8' standalone='yes'?>
<Relationships xmlns="http://schemas.openxmlformats.org/package/2006/relationships"><Relationship Id="rId164" Type="http://schemas.openxmlformats.org/officeDocument/2006/relationships/hyperlink" Target="agent-customization.qmd#sec-ai-byok-vscode" TargetMode="External"/><Relationship Id="rId70" Type="http://schemas.openxmlformats.org/officeDocument/2006/relationships/hyperlink" Target="agent-customization.qmd#sec-ai-magic-context" TargetMode="External"/><Relationship Id="rId69" Type="http://schemas.openxmlformats.org/officeDocument/2006/relationships/hyperlink" Target="agent-customization.qmd#sec-ai-mcp-server-setup" TargetMode="External"/><Relationship Id="rId64" Type="http://schemas.openxmlformats.org/officeDocument/2006/relationships/hyperlink" Target="ai-use-policies.qmd#responsibility-for-validation" TargetMode="External"/><Relationship Id="rId163" Type="http://schemas.openxmlformats.org/officeDocument/2006/relationships/hyperlink" Target="coding-agents.qmd#sec-ai-catalog-coding-agents" TargetMode="External"/><Relationship Id="rId28" Type="http://schemas.openxmlformats.org/officeDocument/2006/relationships/hyperlink" Target="https://aider.chat" TargetMode="External"/><Relationship Id="rId111" Type="http://schemas.openxmlformats.org/officeDocument/2006/relationships/hyperlink" Target="https://aider.chat/" TargetMode="External"/><Relationship Id="rId172" Type="http://schemas.openxmlformats.org/officeDocument/2006/relationships/hyperlink" Target="https://arxiv.org/abs/2106.09685" TargetMode="External"/><Relationship Id="rId170" Type="http://schemas.openxmlformats.org/officeDocument/2006/relationships/hyperlink" Target="https://arxiv.org/abs/2305.14314" TargetMode="External"/><Relationship Id="rId167" Type="http://schemas.openxmlformats.org/officeDocument/2006/relationships/hyperlink" Target="https://arxiv.org/abs/2506.02153" TargetMode="External"/><Relationship Id="rId39" Type="http://schemas.openxmlformats.org/officeDocument/2006/relationships/hyperlink" Target="https://claude.com/product/claude-code" TargetMode="External"/><Relationship Id="rId90" Type="http://schemas.openxmlformats.org/officeDocument/2006/relationships/hyperlink" Target="https://code.claude.com/docs/en/amazon-bedrock" TargetMode="External"/><Relationship Id="rId96" Type="http://schemas.openxmlformats.org/officeDocument/2006/relationships/hyperlink" Target="https://code.claude.com/docs/en/env-vars" TargetMode="External"/><Relationship Id="rId91" Type="http://schemas.openxmlformats.org/officeDocument/2006/relationships/hyperlink" Target="https://code.claude.com/docs/en/google-vertex-ai" TargetMode="External"/><Relationship Id="rId87" Type="http://schemas.openxmlformats.org/officeDocument/2006/relationships/hyperlink" Target="https://code.claude.com/docs/en/llm-gateway" TargetMode="External"/><Relationship Id="rId89" Type="http://schemas.openxmlformats.org/officeDocument/2006/relationships/hyperlink" Target="https://code.claude.com/docs/en/llm-gateway#subscriptions-and-gateways" TargetMode="External"/><Relationship Id="rId94" Type="http://schemas.openxmlformats.org/officeDocument/2006/relationships/hyperlink" Target="https://code.claude.com/docs/en/llm-gateway-connect" TargetMode="External"/><Relationship Id="rId108" Type="http://schemas.openxmlformats.org/officeDocument/2006/relationships/hyperlink" Target="https://code.claude.com/docs/en/llm-gateway-protocol" TargetMode="External"/><Relationship Id="rId92" Type="http://schemas.openxmlformats.org/officeDocument/2006/relationships/hyperlink" Target="https://code.claude.com/docs/en/microsoft-foundry" TargetMode="External"/><Relationship Id="rId95" Type="http://schemas.openxmlformats.org/officeDocument/2006/relationships/hyperlink" Target="https://code.claude.com/docs/en/model-config" TargetMode="External"/><Relationship Id="rId107" Type="http://schemas.openxmlformats.org/officeDocument/2006/relationships/hyperlink" Target="https://code.claude.com/docs/en/prompt-caching" TargetMode="External"/><Relationship Id="rId26" Type="http://schemas.openxmlformats.org/officeDocument/2006/relationships/hyperlink" Target="https://continue.dev" TargetMode="External"/><Relationship Id="rId43" Type="http://schemas.openxmlformats.org/officeDocument/2006/relationships/hyperlink" Target="https://docs.litellm.ai" TargetMode="External"/><Relationship Id="rId104" Type="http://schemas.openxmlformats.org/officeDocument/2006/relationships/hyperlink" Target="https://docs.vllm.ai/" TargetMode="External"/><Relationship Id="rId187" Type="http://schemas.openxmlformats.org/officeDocument/2006/relationships/hyperlink" Target="https://en.wikipedia.org/wiki/Thinking_Machines_Lab" TargetMode="External"/><Relationship Id="rId148" Type="http://schemas.openxmlformats.org/officeDocument/2006/relationships/hyperlink" Target="https://git-scm.com/docs/git-worktree" TargetMode="External"/><Relationship Id="rId63" Type="http://schemas.openxmlformats.org/officeDocument/2006/relationships/hyperlink" Target="https://github.com/Cedrick-Coto/Aeris" TargetMode="External"/><Relationship Id="rId144" Type="http://schemas.openxmlformats.org/officeDocument/2006/relationships/hyperlink" Target="https://github.com/Morrison-Lab/ai-config" TargetMode="External"/><Relationship Id="rId153" Type="http://schemas.openxmlformats.org/officeDocument/2006/relationships/hyperlink" Target="https://github.com/Morrison-Lab/ai-config/issues/1292" TargetMode="External"/><Relationship Id="rId154" Type="http://schemas.openxmlformats.org/officeDocument/2006/relationships/hyperlink" Target="https://github.com/Morrison-Lab/gha/issues/436" TargetMode="External"/><Relationship Id="rId62" Type="http://schemas.openxmlformats.org/officeDocument/2006/relationships/hyperlink" Target="https://github.com/Morrison-Lab/wai/issues/46" TargetMode="External"/><Relationship Id="rId88" Type="http://schemas.openxmlformats.org/officeDocument/2006/relationships/hyperlink" Target="https://github.com/Morrison-Lab/wai/issues/96" TargetMode="External"/><Relationship Id="rId143" Type="http://schemas.openxmlformats.org/officeDocument/2006/relationships/hyperlink" Target="https://github.com/Morrison-Lab/wai/issues/98" TargetMode="External"/><Relationship Id="rId112" Type="http://schemas.openxmlformats.org/officeDocument/2006/relationships/hyperlink" Target="https://github.com/cline/cline" TargetMode="External"/><Relationship Id="rId129" Type="http://schemas.openxmlformats.org/officeDocument/2006/relationships/hyperlink" Target="https://github.com/deepseek-ai/DeepSeek-Coder-V2/blob/main/LICENSE-MODEL" TargetMode="External"/><Relationship Id="rId103" Type="http://schemas.openxmlformats.org/officeDocument/2006/relationships/hyperlink" Target="https://github.com/musistudio/claude-code-router" TargetMode="External"/><Relationship Id="rId16" Type="http://schemas.openxmlformats.org/officeDocument/2006/relationships/hyperlink" Target="https://github.com/ollama/ollama/releases" TargetMode="External"/><Relationship Id="rId68" Type="http://schemas.openxmlformats.org/officeDocument/2006/relationships/hyperlink" Target="https://github.com/trailhq/Graft" TargetMode="External"/><Relationship Id="rId151" Type="http://schemas.openxmlformats.org/officeDocument/2006/relationships/hyperlink" Target="https://huggingface.co/docs/peft/index" TargetMode="External"/><Relationship Id="rId176" Type="http://schemas.openxmlformats.org/officeDocument/2006/relationships/hyperlink" Target="https://huggingface.co/thinkingmachines/Inkling" TargetMode="External"/><Relationship Id="rId180" Type="http://schemas.openxmlformats.org/officeDocument/2006/relationships/hyperlink" Target="https://huggingface.co/thinkingmachines/Inkling-Small" TargetMode="External"/><Relationship Id="rId102" Type="http://schemas.openxmlformats.org/officeDocument/2006/relationships/hyperlink" Target="https://konghq.com/" TargetMode="External"/><Relationship Id="rId127" Type="http://schemas.openxmlformats.org/officeDocument/2006/relationships/hyperlink" Target="https://mistral.ai/licenses/MNPL-0.1.md" TargetMode="External"/><Relationship Id="rId12" Type="http://schemas.openxmlformats.org/officeDocument/2006/relationships/hyperlink" Target="https://ollama.com" TargetMode="External"/><Relationship Id="rId105" Type="http://schemas.openxmlformats.org/officeDocument/2006/relationships/hyperlink" Target="https://ollama.com/" TargetMode="External"/><Relationship Id="rId24" Type="http://schemas.openxmlformats.org/officeDocument/2006/relationships/hyperlink" Target="https://ollama.com/blog/openai-compatibility" TargetMode="External"/><Relationship Id="rId17" Type="http://schemas.openxmlformats.org/officeDocument/2006/relationships/hyperlink" Target="https://ollama.com/download" TargetMode="External"/><Relationship Id="rId18" Type="http://schemas.openxmlformats.org/officeDocument/2006/relationships/hyperlink" Target="https://ollama.com/library" TargetMode="External"/><Relationship Id="rId126" Type="http://schemas.openxmlformats.org/officeDocument/2006/relationships/hyperlink" Target="https://ollama.com/library/codestral" TargetMode="External"/><Relationship Id="rId128" Type="http://schemas.openxmlformats.org/officeDocument/2006/relationships/hyperlink" Target="https://ollama.com/library/deepseek-coder-v2" TargetMode="External"/><Relationship Id="rId125" Type="http://schemas.openxmlformats.org/officeDocument/2006/relationships/hyperlink" Target="https://ollama.com/library/devstral" TargetMode="External"/><Relationship Id="rId130" Type="http://schemas.openxmlformats.org/officeDocument/2006/relationships/hyperlink" Target="https://ollama.com/library/glm-4.6" TargetMode="External"/><Relationship Id="rId124" Type="http://schemas.openxmlformats.org/officeDocument/2006/relationships/hyperlink" Target="https://ollama.com/library/granite3.2" TargetMode="External"/><Relationship Id="rId123" Type="http://schemas.openxmlformats.org/officeDocument/2006/relationships/hyperlink" Target="https://ollama.com/library/granite4" TargetMode="External"/><Relationship Id="rId119" Type="http://schemas.openxmlformats.org/officeDocument/2006/relationships/hyperlink" Target="https://ollama.com/library/llama3.2" TargetMode="External"/><Relationship Id="rId122" Type="http://schemas.openxmlformats.org/officeDocument/2006/relationships/hyperlink" Target="https://ollama.com/library/phi4-mini" TargetMode="External"/><Relationship Id="rId121" Type="http://schemas.openxmlformats.org/officeDocument/2006/relationships/hyperlink" Target="https://ollama.com/library/qwen2.5-coder" TargetMode="External"/><Relationship Id="rId120" Type="http://schemas.openxmlformats.org/officeDocument/2006/relationships/hyperlink" Target="https://ollama.com/library/qwen3-coder" TargetMode="External"/><Relationship Id="rId74" Type="http://schemas.openxmlformats.org/officeDocument/2006/relationships/hyperlink" Target="https://opencode.ai" TargetMode="External"/><Relationship Id="rId80" Type="http://schemas.openxmlformats.org/officeDocument/2006/relationships/hyperlink" Target="https://openrouter.ai" TargetMode="External"/><Relationship Id="rId101" Type="http://schemas.openxmlformats.org/officeDocument/2006/relationships/hyperlink" Target="https://openrouter.ai/" TargetMode="External"/><Relationship Id="rId82" Type="http://schemas.openxmlformats.org/officeDocument/2006/relationships/hyperlink" Target="https://openrouter.ai/credits" TargetMode="External"/><Relationship Id="rId83" Type="http://schemas.openxmlformats.org/officeDocument/2006/relationships/hyperlink" Target="https://openrouter.ai/docs/guides/routing/provider-selection" TargetMode="External"/><Relationship Id="rId81" Type="http://schemas.openxmlformats.org/officeDocument/2006/relationships/hyperlink" Target="https://openrouter.ai/settings/keys" TargetMode="External"/><Relationship Id="rId23" Type="http://schemas.openxmlformats.org/officeDocument/2006/relationships/hyperlink" Target="https://positron.posit.co" TargetMode="External"/><Relationship Id="rId157" Type="http://schemas.openxmlformats.org/officeDocument/2006/relationships/hyperlink" Target="https://thinkingmachines.ai/inkling/" TargetMode="External"/><Relationship Id="rId182" Type="http://schemas.openxmlformats.org/officeDocument/2006/relationships/hyperlink" Target="https://thinkingmachines.ai/news/inkling-small/" TargetMode="External"/><Relationship Id="rId178" Type="http://schemas.openxmlformats.org/officeDocument/2006/relationships/hyperlink" Target="https://thinkingmachines.ai/news/introducing-inkling/" TargetMode="External"/><Relationship Id="rId158" Type="http://schemas.openxmlformats.org/officeDocument/2006/relationships/hyperlink" Target="https://thinkingmachines.ai/tinker/" TargetMode="External"/><Relationship Id="rId185" Type="http://schemas.openxmlformats.org/officeDocument/2006/relationships/hyperlink" Target="https://tinker-docs.thinkingmachines.ai/tinker/models/" TargetMode="External"/><Relationship Id="rId55" Type="http://schemas.openxmlformats.org/officeDocument/2006/relationships/hyperlink" Target="https://ucd-serg.github.io/lab-manual/slurm.html" TargetMode="External"/><Relationship Id="rId99" Type="http://schemas.openxmlformats.org/officeDocument/2006/relationships/hyperlink" Target="https://www.kimi.com/" TargetMode="External"/><Relationship Id="rId100" Type="http://schemas.openxmlformats.org/officeDocument/2006/relationships/hyperlink" Target="https://www.minimax.io/" TargetMode="External"/><Relationship Id="rId75" Type="http://schemas.openxmlformats.org/officeDocument/2006/relationships/hyperlink" Target="https://www.npmjs.com/package/opencode-local-ollama" TargetMode="External"/><Relationship Id="rId78" Type="http://schemas.openxmlformats.org/officeDocument/2006/relationships/hyperlink" Target="https://www.npmjs.com/package/opencode-local-provider" TargetMode="External"/><Relationship Id="rId142" Type="http://schemas.openxmlformats.org/officeDocument/2006/relationships/hyperlink" Target="https://www.reddit.com/r/ClaudeCode/comments/1vvhrfq/" TargetMode="External"/><Relationship Id="rId98" Type="http://schemas.openxmlformats.org/officeDocument/2006/relationships/hyperlink" Target="https://z.ai/" TargetMode="External"/><Relationship Id="rId65" Type="http://schemas.openxmlformats.org/officeDocument/2006/relationships/hyperlink" Target="pr-workflow-with-agents.qmd#sec-invalidate-ai-re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Local Models and Offline Agents</dc:title>
  <dc:creator/>
  <cp:keywords/>
  <dcterms:created xsi:type="dcterms:W3CDTF">2026-10-10T19:26:21Z</dcterms:created>
  <dcterms:modified xsi:type="dcterms:W3CDTF">2026-10-10T19:26:21Z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12:21:20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