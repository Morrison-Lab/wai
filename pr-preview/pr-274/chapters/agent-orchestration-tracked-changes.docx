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Orchestrating Teams of Agents</w:t>
      </w:r>
    </w:p>
    <w:p>
      <w:pPr>
        <w:pStyle w:val="Date"/>
      </w:pPr>
      <w:del w:id="1" w:author="PR Preview" w:date="2026-01-01T00:00:00Z">
        <w:r>
          <w:delText xml:space="preserve">Last modified: 2026-10-08 18:32:17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12:05:21 (PDT)</w:t>
        </w:r>
      </w:ins>
    </w:p>
    <w:p>
      <w:pPr>
        <w:pStyle w:val="FirstParagraph"/>
      </w:pPr>
      <w:r>
        <w:t xml:space="preserve">A single coding agent works one problem at a time.</w:t>
      </w:r>
      <w:r>
        <w:t xml:space="preserve"> </w:t>
      </w:r>
      <w:r>
        <w:rPr>
          <w:i/>
          <w:iCs/>
        </w:rPr>
        <w:t xml:space="preserve">Orchestration</w:t>
      </w:r>
      <w:r>
        <w:t xml:space="preserve"> </w:t>
      </w:r>
      <w:r>
        <w:t xml:space="preserve">is the step up from that:</w:t>
      </w:r>
      <w:r>
        <w:t xml:space="preserve"> </w:t>
      </w:r>
      <w:r>
        <w:t xml:space="preserve">running several agents at once and coordinating their work.</w:t>
      </w:r>
      <w:r>
        <w:t xml:space="preserve"> </w:t>
      </w:r>
      <w:r>
        <w:t xml:space="preserve">This chapter explains when orchestration is worth the added cost,</w:t>
      </w:r>
      <w:r>
        <w:t xml:space="preserve"> </w:t>
      </w:r>
      <w:r>
        <w:t xml:space="preserve">describes what our lab already uses for it,</w:t>
      </w:r>
      <w:r>
        <w:t xml:space="preserve"> </w:t>
      </w:r>
      <w:r>
        <w:t xml:space="preserve">evaluates three outside</w:t>
      </w:r>
      <w:r>
        <w:t xml:space="preserve"> </w:t>
      </w:r>
      <w:r>
        <w:t xml:space="preserve">“agent orchestrator”</w:t>
      </w:r>
      <w:r>
        <w:t xml:space="preserve"> </w:t>
      </w:r>
      <w:r>
        <w:t xml:space="preserve">projects</w:t>
      </w:r>
      <w:r>
        <w:t xml:space="preserve"> </w:t>
      </w:r>
      <w:r>
        <w:t xml:space="preserve">that lab members have asked about,</w:t>
      </w:r>
      <w:r>
        <w:t xml:space="preserve"> </w:t>
      </w:r>
      <w:r>
        <w:t xml:space="preserve">and surveys the general-purpose orchestration frameworks</w:t>
      </w:r>
      <w:r>
        <w:t xml:space="preserve"> </w:t>
      </w:r>
      <w:r>
        <w:t xml:space="preserve">a lab could build its own agent systems 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 fast-moving, opinionated snapshot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As of early 2026,</w:t>
            </w:r>
            <w:r>
              <w:t xml:space="preserve"> </w:t>
            </w:r>
            <w:r>
              <w:t xml:space="preserve">this space is changing weekly.</w:t>
            </w:r>
            <w:r>
              <w:t xml:space="preserve"> </w:t>
            </w:r>
            <w:r>
              <w:t xml:space="preserve">The tools below are young,</w:t>
            </w:r>
            <w:r>
              <w:t xml:space="preserve"> </w:t>
            </w:r>
            <w:r>
              <w:t xml:space="preserve">and the star counts, version numbers, and</w:t>
            </w:r>
            <w:r>
              <w:t xml:space="preserve"> </w:t>
            </w:r>
            <w:r>
              <w:t xml:space="preserve">“experimental”</w:t>
            </w:r>
            <w:r>
              <w:t xml:space="preserve"> </w:t>
            </w:r>
            <w:r>
              <w:t xml:space="preserve">labels quoted here</w:t>
            </w:r>
            <w:r>
              <w:t xml:space="preserve"> </w:t>
            </w:r>
            <w:r>
              <w:t xml:space="preserve">were true when this chapter was written (August 2026) and will drift.</w:t>
            </w:r>
            <w:r>
              <w:t xml:space="preserve"> </w:t>
            </w:r>
            <w:r>
              <w:t xml:space="preserve">The verdicts are the lab’s current opinion, not settled fact.</w:t>
            </w:r>
            <w:r>
              <w:t xml:space="preserve"> </w:t>
            </w:r>
            <w:r>
              <w:t xml:space="preserve">Re-check before acting on any of them.</w:t>
            </w:r>
          </w:p>
          <w:p/>
        </w:tc>
      </w:tr>
    </w:tbl>
    <w:bookmarkStart w:id="12" w:name="sec-orch-when"/>
    <w:p>
      <w:pPr>
        <w:pStyle w:val="Heading1"/>
      </w:pPr>
      <w:r>
        <w:t xml:space="preserve">1. When Orchestration Helps</w:t>
      </w:r>
    </w:p>
    <w:p>
      <w:pPr>
        <w:pStyle w:val="FirstParagraph"/>
      </w:pPr>
      <w:r>
        <w:t xml:space="preserve">Orchestration pays off when work splits into pieces</w:t>
      </w:r>
      <w:r>
        <w:t xml:space="preserve"> </w:t>
      </w:r>
      <w:r>
        <w:t xml:space="preserve">that can run at the same time without waiting on each other.</w:t>
      </w:r>
      <w:r>
        <w:t xml:space="preserve"> </w:t>
      </w:r>
      <w:r>
        <w:t xml:space="preserve">The strongest cases are: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Research and review</w:t>
      </w:r>
      <w:r>
        <w:t xml:space="preserve">:</w:t>
      </w:r>
      <w:r>
        <w:t xml:space="preserve"> </w:t>
      </w:r>
      <w:r>
        <w:t xml:space="preserve">several agents investigate different angles at once,</w:t>
      </w:r>
      <w:r>
        <w:t xml:space="preserve"> </w:t>
      </w:r>
      <w:r>
        <w:t xml:space="preserve">then compare and challenge each other’s findings.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Independent implementation</w:t>
      </w:r>
      <w:r>
        <w:t xml:space="preserve">:</w:t>
      </w:r>
      <w:r>
        <w:t xml:space="preserve"> </w:t>
      </w:r>
      <w:r>
        <w:t xml:space="preserve">each agent owns a separate module, file set, or task.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Adversarial verification</w:t>
      </w:r>
      <w:r>
        <w:t xml:space="preserve">:</w:t>
      </w:r>
      <w:r>
        <w:t xml:space="preserve"> </w:t>
      </w:r>
      <w:r>
        <w:t xml:space="preserve">agents test competing hypotheses in parallel</w:t>
      </w:r>
      <w:r>
        <w:t xml:space="preserve"> </w:t>
      </w:r>
      <w:r>
        <w:t xml:space="preserve">and converge faster than one agent anchoring on its first guess.</w:t>
      </w:r>
    </w:p>
    <w:p>
      <w:pPr>
        <w:pStyle w:val="FirstParagraph"/>
      </w:pPr>
      <w:r>
        <w:t xml:space="preserve">Orchestration is not free.</w:t>
      </w:r>
      <w:r>
        <w:t xml:space="preserve"> </w:t>
      </w:r>
      <w:r>
        <w:t xml:space="preserve">Every extra agent has its own context window and spends tokens independently,</w:t>
      </w:r>
      <w:r>
        <w:t xml:space="preserve"> </w:t>
      </w:r>
      <w:r>
        <w:t xml:space="preserve">so cost grows with the number of agents,</w:t>
      </w:r>
      <w:r>
        <w:t xml:space="preserve"> </w:t>
      </w:r>
      <w:r>
        <w:t xml:space="preserve">and coordination overhead grows too.</w:t>
      </w:r>
      <w:r>
        <w:t xml:space="preserve"> </w:t>
      </w:r>
      <w:r>
        <w:t xml:space="preserve">For sequential work, edits to the same file, or tasks with many dependencies,</w:t>
      </w:r>
      <w:r>
        <w:t xml:space="preserve"> </w:t>
      </w:r>
      <w:r>
        <w:t xml:space="preserve">a single agent is cheaper and simpler.</w:t>
      </w:r>
      <w:r>
        <w:t xml:space="preserve"> </w:t>
      </w:r>
      <w:r>
        <w:t xml:space="preserve">The question for any orchestration tool is not</w:t>
      </w:r>
      <w:r>
        <w:t xml:space="preserve"> </w:t>
      </w:r>
      <w:r>
        <w:t xml:space="preserve">“is it impressive?”</w:t>
      </w:r>
      <w:r>
        <w:t xml:space="preserve"> </w:t>
      </w:r>
      <w:r>
        <w:t xml:space="preserve">but</w:t>
      </w:r>
      <w:r>
        <w:t xml:space="preserve"> </w:t>
      </w:r>
      <w:r>
        <w:t xml:space="preserve">“what does it add to what we already do?”</w:t>
      </w:r>
    </w:p>
    <w:bookmarkEnd w:id="12"/>
    <w:bookmarkStart w:id="16" w:name="sec-orch-baseline"/>
    <w:p>
      <w:pPr>
        <w:pStyle w:val="Heading1"/>
      </w:pPr>
      <w:r>
        <w:t xml:space="preserve">2. What We Already Use</w:t>
      </w:r>
    </w:p>
    <w:p>
      <w:pPr>
        <w:pStyle w:val="FirstParagraph"/>
      </w:pPr>
      <w:r>
        <w:t xml:space="preserve">Our lab already orchestrates agents,</w:t>
      </w:r>
      <w:r>
        <w:t xml:space="preserve"> </w:t>
      </w:r>
      <w:r>
        <w:t xml:space="preserve">using</w:t>
      </w:r>
      <w:r>
        <w:t xml:space="preserve"> </w:t>
      </w:r>
      <w:hyperlink r:id="rId13">
        <w:r>
          <w:rPr>
            <w:rStyle w:val="Hyperlink"/>
          </w:rPr>
          <w:t xml:space="preserve">Claude Code</w:t>
        </w:r>
      </w:hyperlink>
      <w:r>
        <w:t xml:space="preserve"> </w:t>
      </w:r>
      <w:r>
        <w:t xml:space="preserve">plus the conventions in our</w:t>
      </w:r>
      <w:r>
        <w:t xml:space="preserve"> </w:t>
      </w:r>
      <w:hyperlink r:id="rId14">
        <w:r>
          <w:rPr>
            <w:rStyle w:val="VerbatimChar"/>
          </w:rPr>
          <w:t xml:space="preserve">ai-config</w:t>
        </w:r>
      </w:hyperlink>
      <w:r>
        <w:t xml:space="preserve"> </w:t>
      </w:r>
      <w:r>
        <w:t xml:space="preserve">repository.</w:t>
      </w:r>
      <w:r>
        <w:t xml:space="preserve"> </w:t>
      </w:r>
      <w:r>
        <w:t xml:space="preserve">The pieces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Subagents</w:t>
      </w:r>
      <w:r>
        <w:t xml:space="preserve">:</w:t>
      </w:r>
      <w:r>
        <w:t xml:space="preserve"> </w:t>
      </w:r>
      <w:r>
        <w:t xml:space="preserve">a session spawns focused helper agents for search, review, or verification.</w:t>
      </w:r>
      <w:r>
        <w:t xml:space="preserve"> </w:t>
      </w:r>
      <w:r>
        <w:t xml:space="preserve">Each has its own context window and reports its result back to the main session.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Workflow</w:t>
      </w:r>
      <w:r>
        <w:rPr>
          <w:b/>
          <w:bCs/>
        </w:rPr>
        <w:t xml:space="preserve"> </w:t>
      </w:r>
      <w:r>
        <w:rPr>
          <w:b/>
          <w:bCs/>
        </w:rPr>
        <w:t xml:space="preserve">fan-out tool</w:t>
      </w:r>
      <w:r>
        <w:t xml:space="preserve">:</w:t>
      </w:r>
      <w:r>
        <w:t xml:space="preserve"> </w:t>
      </w:r>
      <w:r>
        <w:t xml:space="preserve">a deterministic script that spreads work across many agents in parallel</w:t>
      </w:r>
      <w:r>
        <w:t xml:space="preserve"> </w:t>
      </w:r>
      <w:r>
        <w:t xml:space="preserve">(for example, one reviewer per dimension of a pull request),</w:t>
      </w:r>
      <w:r>
        <w:t xml:space="preserve"> </w:t>
      </w:r>
      <w:r>
        <w:t xml:space="preserve">with token budgets and verification stages built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 worktrees</w:t>
      </w:r>
      <w:r>
        <w:t xml:space="preserve">:</w:t>
      </w:r>
      <w:r>
        <w:t xml:space="preserve"> </w:t>
      </w:r>
      <w:r>
        <w:t xml:space="preserve">isolated checkouts that let parallel sessions edit a repository</w:t>
      </w:r>
      <w:r>
        <w:t xml:space="preserve"> </w:t>
      </w:r>
      <w:r>
        <w:t xml:space="preserve">without clobbering each other.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Hooks and permissions</w:t>
      </w:r>
      <w:r>
        <w:t xml:space="preserve">:</w:t>
      </w:r>
      <w:r>
        <w:t xml:space="preserve"> </w:t>
      </w:r>
      <w:r>
        <w:t xml:space="preserve">guardrails that gate risky actions, scope tool access,</w:t>
      </w:r>
      <w:r>
        <w:t xml:space="preserve"> </w:t>
      </w:r>
      <w:r>
        <w:t xml:space="preserve">and enforce lab rules mechanically.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Reusable GitHub Actions workflows</w:t>
      </w:r>
      <w:r>
        <w:t xml:space="preserve"> </w:t>
      </w:r>
      <w:r>
        <w:t xml:space="preserve">(in</w:t>
      </w:r>
      <w:r>
        <w:t xml:space="preserve"> </w:t>
      </w:r>
      <w:hyperlink r:id="rId15">
        <w:r>
          <w:rPr>
            <w:rStyle w:val="VerbatimChar"/>
          </w:rPr>
          <w:t xml:space="preserve">Morrison-Lab/gha</w:t>
        </w:r>
      </w:hyperlink>
      <w:r>
        <w:t xml:space="preserve">):</w:t>
      </w:r>
      <w:r>
        <w:t xml:space="preserve"> </w:t>
      </w:r>
      <w:r>
        <w:t xml:space="preserve">the automated review-and-merge workflow for pull requests.</w:t>
      </w:r>
    </w:p>
    <w:p>
      <w:pPr>
        <w:pStyle w:val="FirstParagraph"/>
      </w:pPr>
      <w:r>
        <w:t xml:space="preserve">This baseline matters</w:t>
      </w:r>
      <w:r>
        <w:t xml:space="preserve"> </w:t>
      </w:r>
      <w:r>
        <w:t xml:space="preserve">because it is the yardstick for everything below.</w:t>
      </w:r>
      <w:r>
        <w:t xml:space="preserve"> </w:t>
      </w:r>
      <w:r>
        <w:t xml:space="preserve">A new orchestrator is useful to us only if it does something</w:t>
      </w:r>
      <w:r>
        <w:t xml:space="preserve"> </w:t>
      </w:r>
      <w:r>
        <w:t xml:space="preserve">this stack does not already do well.</w:t>
      </w:r>
    </w:p>
    <w:bookmarkEnd w:id="16"/>
    <w:bookmarkStart w:id="21" w:name="sec-orch-agent-teams"/>
    <w:p>
      <w:pPr>
        <w:pStyle w:val="Heading1"/>
      </w:pPr>
      <w:r>
        <w:t xml:space="preserve">3. Claude Code Agent Teams</w:t>
      </w:r>
    </w:p>
    <w:p>
      <w:pPr>
        <w:pStyle w:val="FirstParagraph"/>
      </w:pPr>
      <w:hyperlink r:id="rId17">
        <w:r>
          <w:rPr>
            <w:rStyle w:val="Hyperlink"/>
          </w:rPr>
          <w:t xml:space="preserve">Agent Teams</w:t>
        </w:r>
      </w:hyperlink>
      <w:r>
        <w:t xml:space="preserve"> </w:t>
      </w:r>
      <w:r>
        <w:t xml:space="preserve">(Anthropic 2026)</w:t>
      </w:r>
      <w:r>
        <w:t xml:space="preserve"> </w:t>
      </w:r>
      <w:r>
        <w:t xml:space="preserve">is the built-in Anthropic feature for coordinating several Claude Code sessions.</w:t>
      </w:r>
      <w:r>
        <w:t xml:space="preserve"> </w:t>
      </w:r>
      <w:r>
        <w:t xml:space="preserve">One session acts as the</w:t>
      </w:r>
      <w:r>
        <w:t xml:space="preserve"> </w:t>
      </w:r>
      <w:r>
        <w:rPr>
          <w:b/>
          <w:bCs/>
        </w:rPr>
        <w:t xml:space="preserve">lead</w:t>
      </w:r>
      <w:r>
        <w:t xml:space="preserve">,</w:t>
      </w:r>
      <w:r>
        <w:t xml:space="preserve"> </w:t>
      </w:r>
      <w:r>
        <w:t xml:space="preserve">and it spawns</w:t>
      </w:r>
      <w:r>
        <w:t xml:space="preserve"> </w:t>
      </w:r>
      <w:r>
        <w:rPr>
          <w:b/>
          <w:bCs/>
        </w:rPr>
        <w:t xml:space="preserve">teammates</w:t>
      </w:r>
      <w:r>
        <w:t xml:space="preserve">,</w:t>
      </w:r>
      <w:r>
        <w:t xml:space="preserve"> </w:t>
      </w:r>
      <w:r>
        <w:t xml:space="preserve">each a full, independent Claude Code session with its own context window.</w:t>
      </w:r>
      <w:r>
        <w:t xml:space="preserve"> </w:t>
      </w:r>
      <w:r>
        <w:t xml:space="preserve">Teammates coordinate through a shared task list and a mailbox,</w:t>
      </w:r>
      <w:r>
        <w:t xml:space="preserve"> </w:t>
      </w:r>
      <w:r>
        <w:t xml:space="preserve">and, unlike subagents, they can message each other directly</w:t>
      </w:r>
      <w:r>
        <w:t xml:space="preserve"> </w:t>
      </w:r>
      <w:r>
        <w:t xml:space="preserve">rather than only reporting back to the lead.</w:t>
      </w:r>
    </w:p>
    <w:p>
      <w:pPr>
        <w:pStyle w:val="BodyText"/>
      </w:pPr>
      <w:r>
        <w:t xml:space="preserve">The intended uses match the strong cases in</w:t>
      </w:r>
      <w:r>
        <w:t xml:space="preserve"> </w:t>
      </w:r>
      <w:hyperlink w:anchor="sec-orch-when">
        <w:r>
          <w:rPr>
            <w:rStyle w:val="Hyperlink"/>
          </w:rPr>
          <w:t xml:space="preserve">Section 1</w:t>
        </w:r>
      </w:hyperlink>
      <w:r>
        <w:t xml:space="preserve">:</w:t>
      </w:r>
      <w:r>
        <w:t xml:space="preserve"> </w:t>
      </w:r>
      <w:r>
        <w:t xml:space="preserve">parallel code review, competing-hypothesis debugging,</w:t>
      </w:r>
      <w:r>
        <w:t xml:space="preserve"> </w:t>
      </w:r>
      <w:r>
        <w:t xml:space="preserve">new modules owned by different teammates,</w:t>
      </w:r>
      <w:r>
        <w:t xml:space="preserve"> </w:t>
      </w:r>
      <w:r>
        <w:t xml:space="preserve">and changes that span several layers of a codebase.</w:t>
      </w:r>
      <w:r>
        <w:t xml:space="preserve"> </w:t>
      </w:r>
      <w:r>
        <w:t xml:space="preserve">As of August 2026 the feature is</w:t>
      </w:r>
      <w:r>
        <w:t xml:space="preserve"> </w:t>
      </w:r>
      <w:r>
        <w:rPr>
          <w:b/>
          <w:bCs/>
        </w:rPr>
        <w:t xml:space="preserve">experimental</w:t>
      </w:r>
      <w:r>
        <w:t xml:space="preserve"> </w:t>
      </w:r>
      <w:r>
        <w:t xml:space="preserve">and off by default;</w:t>
      </w:r>
      <w:r>
        <w:t xml:space="preserve"> </w:t>
      </w:r>
      <w:r>
        <w:t xml:space="preserve">it is enabled with the</w:t>
      </w:r>
      <w:r>
        <w:t xml:space="preserve"> </w:t>
      </w:r>
      <w:r>
        <w:rPr>
          <w:rStyle w:val="VerbatimChar"/>
        </w:rPr>
        <w:t xml:space="preserve">CLAUDE_CODE_EXPERIMENTAL_AGENT_TEAMS</w:t>
      </w:r>
      <w:r>
        <w:t xml:space="preserve"> </w:t>
      </w:r>
      <w:r>
        <w:t xml:space="preserve">environment variable.</w:t>
      </w:r>
      <w:r>
        <w:t xml:space="preserve"> </w:t>
      </w:r>
      <w:r>
        <w:t xml:space="preserve">It carries real limits:</w:t>
      </w:r>
      <w:r>
        <w:t xml:space="preserve"> </w:t>
      </w:r>
      <w:r>
        <w:t xml:space="preserve">teammates do not survive session resumption,</w:t>
      </w:r>
      <w:r>
        <w:t xml:space="preserve"> </w:t>
      </w:r>
      <w:r>
        <w:t xml:space="preserve">a session has exactly one team,</w:t>
      </w:r>
      <w:r>
        <w:t xml:space="preserve"> </w:t>
      </w:r>
      <w:r>
        <w:t xml:space="preserve">teammates cannot spawn their own teammates,</w:t>
      </w:r>
      <w:r>
        <w:t xml:space="preserve"> </w:t>
      </w:r>
      <w:r>
        <w:t xml:space="preserve">and token use is much higher than a single session.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trying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Agent Teams is a native extension of the tool we already live in,</w:t>
            </w:r>
            <w:r>
              <w:t xml:space="preserve"> </w:t>
            </w:r>
            <w:r>
              <w:t xml:space="preserve">so it is the lowest-friction option here.</w:t>
            </w:r>
            <w:r>
              <w:t xml:space="preserve"> </w:t>
            </w:r>
            <w:r>
              <w:t xml:space="preserve">It complements, rather than replaces,</w:t>
            </w:r>
            <w:r>
              <w:t xml:space="preserve"> </w:t>
            </w:r>
            <w:r>
              <w:t xml:space="preserve">our 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fan-out, and worktree parallelism:</w:t>
            </w:r>
            <w:r>
              <w:t xml:space="preserve"> </w:t>
            </w:r>
            <w:r>
              <w:t xml:space="preserve">teammates that talk to each other suit adversarial review and debugging,</w:t>
            </w:r>
            <w:r>
              <w:t xml:space="preserve"> </w:t>
            </w:r>
            <w:r>
              <w:t xml:space="preserve">where our subagents (which only report back) are weaker.</w:t>
            </w:r>
            <w:r>
              <w:t xml:space="preserve"> </w:t>
            </w:r>
            <w:r>
              <w:t xml:space="preserve">Treat it as a feature to experiment with on research and review tasks,</w:t>
            </w:r>
            <w:r>
              <w:t xml:space="preserve"> </w:t>
            </w:r>
            <w:r>
              <w:t xml:space="preserve">not a platform to adopt,</w:t>
            </w:r>
            <w:r>
              <w:t xml:space="preserve"> </w:t>
            </w:r>
            <w:r>
              <w:t xml:space="preserve">and mind the token cost and the experimental limits.</w:t>
            </w:r>
          </w:p>
          <w:p/>
        </w:tc>
      </w:tr>
    </w:tbl>
    <w:bookmarkEnd w:id="21"/>
    <w:bookmarkStart w:id="26" w:name="sec-orch-inflexa"/>
    <w:p>
      <w:pPr>
        <w:pStyle w:val="Heading1"/>
      </w:pPr>
      <w:r>
        <w:t xml:space="preserve">4. Inflexa</w:t>
      </w:r>
    </w:p>
    <w:p>
      <w:pPr>
        <w:pStyle w:val="FirstParagraph"/>
      </w:pPr>
      <w:hyperlink r:id="rId22">
        <w:r>
          <w:rPr>
            <w:rStyle w:val="Hyperlink"/>
          </w:rPr>
          <w:t xml:space="preserve">Inflexa</w:t>
        </w:r>
      </w:hyperlink>
      <w:r>
        <w:t xml:space="preserve"> </w:t>
      </w:r>
      <w:r>
        <w:t xml:space="preserve">(Inflexa 2026)</w:t>
      </w:r>
      <w:r>
        <w:t xml:space="preserve"> </w:t>
      </w:r>
      <w:r>
        <w:t xml:space="preserve">calls itself</w:t>
      </w:r>
      <w:r>
        <w:t xml:space="preserve"> </w:t>
      </w:r>
      <w:r>
        <w:t xml:space="preserve">“the open-source orchestrator for computational biology.”</w:t>
      </w:r>
      <w:r>
        <w:t xml:space="preserve"> </w:t>
      </w:r>
      <w:r>
        <w:t xml:space="preserve">It is a local-first command-line tool</w:t>
      </w:r>
      <w:r>
        <w:t xml:space="preserve"> </w:t>
      </w:r>
      <w:r>
        <w:t xml:space="preserve">that turns a plain-language biological question</w:t>
      </w:r>
      <w:r>
        <w:t xml:space="preserve"> </w:t>
      </w:r>
      <w:r>
        <w:t xml:space="preserve">into code you can read and run,</w:t>
      </w:r>
      <w:r>
        <w:t xml:space="preserve"> </w:t>
      </w:r>
      <w:r>
        <w:t xml:space="preserve">executes that code in a sandboxed</w:t>
      </w:r>
      <w:r>
        <w:t xml:space="preserve"> </w:t>
      </w:r>
      <w:hyperlink r:id="rId23">
        <w:r>
          <w:rPr>
            <w:rStyle w:val="Hyperlink"/>
          </w:rPr>
          <w:t xml:space="preserve">Docker</w:t>
        </w:r>
      </w:hyperlink>
      <w:r>
        <w:t xml:space="preserve"> </w:t>
      </w:r>
      <w:r>
        <w:t xml:space="preserve">container,</w:t>
      </w:r>
      <w:r>
        <w:t xml:space="preserve"> </w:t>
      </w:r>
      <w:r>
        <w:t xml:space="preserve">and records signed provenance for every step in a local database.</w:t>
      </w:r>
      <w:r>
        <w:t xml:space="preserve"> </w:t>
      </w:r>
      <w:r>
        <w:t xml:space="preserve">It reads scientific literature,</w:t>
      </w:r>
      <w:r>
        <w:t xml:space="preserve"> </w:t>
      </w:r>
      <w:r>
        <w:t xml:space="preserve">queries dozens of biological databases,</w:t>
      </w:r>
      <w:r>
        <w:t xml:space="preserve"> </w:t>
      </w:r>
      <w:r>
        <w:t xml:space="preserve">and runs analyses in Python and R environments.</w:t>
      </w:r>
      <w:r>
        <w:t xml:space="preserve"> </w:t>
      </w:r>
      <w:r>
        <w:t xml:space="preserve">It is model-agnostic:</w:t>
      </w:r>
      <w:r>
        <w:t xml:space="preserve"> </w:t>
      </w:r>
      <w:r>
        <w:t xml:space="preserve">you bring your own key for Claude, an OpenAI-compatible endpoint, or a local model.</w:t>
      </w:r>
    </w:p>
    <w:p>
      <w:pPr>
        <w:pStyle w:val="BodyText"/>
      </w:pPr>
      <w:r>
        <w:t xml:space="preserve">Inflexa is released under the permissive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license.</w:t>
      </w:r>
      <w:r>
        <w:t xml:space="preserve"> </w:t>
      </w:r>
      <w:r>
        <w:t xml:space="preserve">Its open-source command-line tool is the full product,</w:t>
      </w:r>
      <w:r>
        <w:t xml:space="preserve"> </w:t>
      </w:r>
      <w:r>
        <w:t xml:space="preserve">not a trial;</w:t>
      </w:r>
      <w:r>
        <w:t xml:space="preserve"> </w:t>
      </w:r>
      <w:r>
        <w:t xml:space="preserve">the separate commercial offering only adds hosted infrastructure,</w:t>
      </w:r>
      <w:r>
        <w:t xml:space="preserve"> </w:t>
      </w:r>
      <w:r>
        <w:t xml:space="preserve">team collaboration, and managed compute.</w:t>
      </w:r>
      <w:r>
        <w:t xml:space="preserve"> </w:t>
      </w:r>
      <w:r>
        <w:t xml:space="preserve">As of August 2026 it is young but actively developed</w:t>
      </w:r>
      <w:r>
        <w:t xml:space="preserve"> </w:t>
      </w:r>
      <w:r>
        <w:t xml:space="preserve">(around 30 stars),</w:t>
      </w:r>
      <w:r>
        <w:t xml:space="preserve"> </w:t>
      </w:r>
      <w:r>
        <w:t xml:space="preserve">and its analysis</w:t>
      </w:r>
      <w:r>
        <w:t xml:space="preserve"> </w:t>
      </w:r>
      <w:r>
        <w:t xml:space="preserve">“skill packs”</w:t>
      </w:r>
      <w:r>
        <w:t xml:space="preserve"> </w:t>
      </w:r>
      <w:r>
        <w:t xml:space="preserve">are omics- and translational-medicine-focused</w:t>
      </w:r>
      <w:r>
        <w:t xml:space="preserve"> </w:t>
      </w:r>
      <w:r>
        <w:t xml:space="preserve">(transcriptomics, proteomics, pharmacokinetics, drug repurposing, statistical modeling).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Yes, worth evaluating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Of the three outside tools, Inflexa is the most relevant to our actual research.</w:t>
            </w:r>
            <w:r>
              <w:t xml:space="preserve"> </w:t>
            </w:r>
            <w:r>
              <w:t xml:space="preserve">Its priorities are ours:</w:t>
            </w:r>
            <w:r>
              <w:t xml:space="preserve"> </w:t>
            </w:r>
            <w:r>
              <w:t xml:space="preserve">reproducible analysis in R and Python,</w:t>
            </w:r>
            <w:r>
              <w:t xml:space="preserve"> </w:t>
            </w:r>
            <w:r>
              <w:t xml:space="preserve">provenance on every step,</w:t>
            </w:r>
            <w:r>
              <w:t xml:space="preserve"> </w:t>
            </w:r>
            <w:r>
              <w:t xml:space="preserve">and no data leaving the machine.</w:t>
            </w:r>
            <w:r>
              <w:t xml:space="preserve"> </w:t>
            </w:r>
            <w:r>
              <w:t xml:space="preserve">It is worth a real trial on a lab dataset,</w:t>
            </w:r>
            <w:r>
              <w:t xml:space="preserve"> </w:t>
            </w:r>
            <w:r>
              <w:t xml:space="preserve">and its provenance and sandboxing design is a useful reference</w:t>
            </w:r>
            <w:r>
              <w:t xml:space="preserve"> </w:t>
            </w:r>
            <w:r>
              <w:t xml:space="preserve">for our own reproducibility tooling.</w:t>
            </w:r>
            <w:r>
              <w:t xml:space="preserve"> </w:t>
            </w:r>
            <w:r>
              <w:t xml:space="preserve">Two cautions:</w:t>
            </w:r>
            <w:r>
              <w:t xml:space="preserve"> </w:t>
            </w:r>
            <w:r>
              <w:t xml:space="preserve">it is early,</w:t>
            </w:r>
            <w:r>
              <w:t xml:space="preserve"> </w:t>
            </w:r>
            <w:r>
              <w:t xml:space="preserve">and its skill packs are aimed at omics rather than serology or infectious-disease epidemiology,</w:t>
            </w:r>
            <w:r>
              <w:t xml:space="preserve"> </w:t>
            </w:r>
            <w:r>
              <w:t xml:space="preserve">so adopting it as a dependency now would be premature.</w:t>
            </w:r>
            <w:r>
              <w:t xml:space="preserve"> </w:t>
            </w:r>
            <w:r>
              <w:t xml:space="preserve">Evaluate first; contribute a domain skill pack if the fit turns out to be good.</w:t>
            </w:r>
          </w:p>
          <w:p/>
        </w:tc>
      </w:tr>
    </w:tbl>
    <w:bookmarkEnd w:id="26"/>
    <w:bookmarkStart w:id="34" w:name="sec-orch-torqclaw"/>
    <w:p>
      <w:pPr>
        <w:pStyle w:val="Heading1"/>
      </w:pPr>
      <w:r>
        <w:t xml:space="preserve">5. TORQCLAW</w:t>
      </w:r>
    </w:p>
    <w:p>
      <w:pPr>
        <w:pStyle w:val="FirstParagraph"/>
      </w:pPr>
      <w:hyperlink r:id="rId27">
        <w:r>
          <w:rPr>
            <w:rStyle w:val="Hyperlink"/>
          </w:rPr>
          <w:t xml:space="preserve">TORQCLAW</w:t>
        </w:r>
      </w:hyperlink>
      <w:r>
        <w:t xml:space="preserve"> </w:t>
      </w:r>
      <w:r>
        <w:t xml:space="preserve">(</w:t>
      </w:r>
      <w:r>
        <w:t xml:space="preserve">pilotwaffle</w:t>
      </w:r>
      <w:r>
        <w:t xml:space="preserve"> </w:t>
      </w:r>
      <w:r>
        <w:t xml:space="preserve">2026)</w:t>
      </w:r>
      <w:r>
        <w:t xml:space="preserve"> </w:t>
      </w:r>
      <w:r>
        <w:t xml:space="preserve">is a</w:t>
      </w:r>
      <w:r>
        <w:t xml:space="preserve"> </w:t>
      </w:r>
      <w:r>
        <w:t xml:space="preserve">“governed local and cloud AI-agent control plane.”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TypeScript</w:t>
        </w:r>
      </w:hyperlink>
      <w:r>
        <w:t xml:space="preserve"> </w:t>
      </w:r>
      <w:r>
        <w:t xml:space="preserve">gateway, router,</w:t>
      </w:r>
      <w:r>
        <w:t xml:space="preserve"> </w:t>
      </w:r>
      <w:r>
        <w:t xml:space="preserve">and console user interface</w:t>
      </w:r>
      <w:r>
        <w:t xml:space="preserve"> </w:t>
      </w:r>
      <w:r>
        <w:t xml:space="preserve">wrapped around a forked Python execution engine,</w:t>
      </w:r>
      <w:r>
        <w:t xml:space="preserve"> </w:t>
      </w:r>
      <w:r>
        <w:t xml:space="preserve">adding a governance layer between an agent’s request and its action:</w:t>
      </w:r>
      <w:r>
        <w:t xml:space="preserve"> </w:t>
      </w:r>
      <w:r>
        <w:t xml:space="preserve">approval gates, budget caps, spending receipts,</w:t>
      </w:r>
      <w:r>
        <w:t xml:space="preserve"> </w:t>
      </w:r>
      <w:r>
        <w:t xml:space="preserve">and capability and path scoping over</w:t>
      </w:r>
      <w:r>
        <w:t xml:space="preserve"> </w:t>
      </w:r>
      <w:hyperlink r:id="rId29">
        <w:r>
          <w:rPr>
            <w:rStyle w:val="Hyperlink"/>
          </w:rPr>
          <w:t xml:space="preserve">Model Context Protocol</w:t>
        </w:r>
      </w:hyperlink>
      <w:r>
        <w:t xml:space="preserve"> </w:t>
      </w:r>
      <w:r>
        <w:t xml:space="preserve">(MCP) tools.</w:t>
      </w:r>
      <w:r>
        <w:t xml:space="preserve"> </w:t>
      </w:r>
      <w:r>
        <w:t xml:space="preserve">It runs local models through</w:t>
      </w:r>
      <w:r>
        <w:t xml:space="preserve"> </w:t>
      </w:r>
      <w:hyperlink r:id="rId30">
        <w:r>
          <w:rPr>
            <w:rStyle w:val="Hyperlink"/>
          </w:rPr>
          <w:t xml:space="preserve">Ollama</w:t>
        </w:r>
      </w:hyperlink>
      <w:r>
        <w:t xml:space="preserve"> </w:t>
      </w:r>
      <w:r>
        <w:t xml:space="preserve">and falls back to a frontier model when needed.</w:t>
      </w:r>
    </w:p>
    <w:p>
      <w:pPr>
        <w:pStyle w:val="BodyText"/>
      </w:pPr>
      <w:r>
        <w:t xml:space="preserve">As of August 2026 it is a single-author, early-stage project</w:t>
      </w:r>
      <w:r>
        <w:t xml:space="preserve"> </w:t>
      </w:r>
      <w:r>
        <w:t xml:space="preserve">(a few stars, a completed</w:t>
      </w:r>
      <w:r>
        <w:t xml:space="preserve"> </w:t>
      </w:r>
      <w:r>
        <w:t xml:space="preserve">“Phase 1”</w:t>
      </w:r>
      <w:r>
        <w:t xml:space="preserve"> </w:t>
      </w:r>
      <w:r>
        <w:t xml:space="preserve">prototype).</w:t>
      </w:r>
      <w:r>
        <w:t xml:space="preserve"> </w:t>
      </w:r>
      <w:r>
        <w:t xml:space="preserve">Critically, it ships</w:t>
      </w:r>
      <w:r>
        <w:t xml:space="preserve"> </w:t>
      </w:r>
      <w:r>
        <w:rPr>
          <w:b/>
          <w:bCs/>
        </w:rPr>
        <w:t xml:space="preserve">with no license file</w:t>
      </w:r>
      <w:r>
        <w:t xml:space="preserve">,</w:t>
      </w:r>
      <w:r>
        <w:t xml:space="preserve"> </w:t>
      </w:r>
      <w:r>
        <w:t xml:space="preserve">which under default copyright means all rights are reserved:</w:t>
      </w:r>
      <w:r>
        <w:t xml:space="preserve"> </w:t>
      </w:r>
      <w:r>
        <w:t xml:space="preserve">we could not legally fork, vendor, or reuse its code even if we wanted to.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for adoption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TORQCLAW fails three ways for our purposes.</w:t>
            </w:r>
            <w:r>
              <w:t xml:space="preserve"> </w:t>
            </w:r>
            <w:r>
              <w:t xml:space="preserve">It is unlicensed, so we cannot legally build on it.</w:t>
            </w:r>
            <w:r>
              <w:t xml:space="preserve"> </w:t>
            </w:r>
            <w:r>
              <w:t xml:space="preserve">It is domain-agnostic agent</w:t>
            </w:r>
            <w:r>
              <w:t xml:space="preserve"> </w:t>
            </w:r>
            <w:r>
              <w:rPr>
                <w:i/>
                <w:iCs/>
              </w:rPr>
              <w:t xml:space="preserve">infrastructure</w:t>
            </w:r>
            <w:r>
              <w:t xml:space="preserve">,</w:t>
            </w:r>
            <w:r>
              <w:t xml:space="preserve"> </w:t>
            </w:r>
            <w:r>
              <w:t xml:space="preserve">not tooling for our research.</w:t>
            </w:r>
            <w:r>
              <w:t xml:space="preserve"> </w:t>
            </w:r>
            <w:r>
              <w:t xml:space="preserve">And the governance ideas it centers on,</w:t>
            </w:r>
            <w:r>
              <w:t xml:space="preserve"> </w:t>
            </w:r>
            <w:r>
              <w:t xml:space="preserve">approval gates, capability scoping, and cost limits,</w:t>
            </w:r>
            <w:r>
              <w:t xml:space="preserve"> </w:t>
            </w:r>
            <w:r>
              <w:t xml:space="preserve">we already implement directly through Claude Code permissions and hooks,</w:t>
            </w:r>
            <w:r>
              <w:t xml:space="preserve"> </w:t>
            </w:r>
            <w:r>
              <w:t xml:space="preserve">MCP scoping,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tool’s token budgets.</w:t>
            </w:r>
            <w:r>
              <w:t xml:space="preserve"> </w:t>
            </w:r>
            <w:r>
              <w:t xml:space="preserve">At most, its design documents are worth skimming</w:t>
            </w:r>
            <w:r>
              <w:t xml:space="preserve"> </w:t>
            </w:r>
            <w:r>
              <w:t xml:space="preserve">as a catalog of agent-governance patterns.</w:t>
            </w:r>
          </w:p>
          <w:p/>
        </w:tc>
      </w:tr>
    </w:tbl>
    <w:bookmarkEnd w:id="34"/>
    <w:bookmarkStart w:id="41" w:name="sec-ai-oh-my-opencode"/>
    <w:p>
      <w:pPr>
        <w:pStyle w:val="Heading1"/>
      </w:pPr>
      <w:r>
        <w:t xml:space="preserve">6. Multi-Agent Orchestration with Oh My OpenCode / Oh My OpenAgent</w:t>
      </w:r>
    </w:p>
    <w:p>
      <w:pPr>
        <w:pStyle w:val="FirstParagraph"/>
      </w:pPr>
      <w:hyperlink r:id="rId35">
        <w:r>
          <w:rPr>
            <w:rStyle w:val="VerbatimChar"/>
          </w:rPr>
          <w:t xml:space="preserve">code-yeongyu/oh-my-openagent</w:t>
        </w:r>
      </w:hyperlink>
      <w:r>
        <w:t xml:space="preserve"> </w:t>
      </w:r>
      <w:r>
        <w:t xml:space="preserve">(originally published as</w:t>
      </w:r>
      <w:r>
        <w:t xml:space="preserve"> </w:t>
      </w:r>
      <w:r>
        <w:rPr>
          <w:b/>
          <w:bCs/>
        </w:rPr>
        <w:t xml:space="preserve">Oh My OpenCode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omo</w:t>
      </w:r>
      <w:r>
        <w:t xml:space="preserve">,</w:t>
      </w:r>
      <w:r>
        <w:t xml:space="preserve"> </w:t>
      </w:r>
      <w:r>
        <w:t xml:space="preserve">with community forks such as</w:t>
      </w:r>
      <w:r>
        <w:t xml:space="preserve"> </w:t>
      </w:r>
      <w:hyperlink r:id="rId36">
        <w:r>
          <w:rPr>
            <w:rStyle w:val="VerbatimChar"/>
          </w:rPr>
          <w:t xml:space="preserve">opensoft/oh-my-opencode</w:t>
        </w:r>
      </w:hyperlink>
      <w:r>
        <w:t xml:space="preserve">)</w:t>
      </w:r>
      <w:r>
        <w:t xml:space="preserve"> </w:t>
      </w:r>
      <w:r>
        <w:t xml:space="preserve">is an open-source multi-agent orchestration framework and plugin</w:t>
      </w:r>
      <w:r>
        <w:t xml:space="preserve"> </w:t>
      </w:r>
      <w:r>
        <w:t xml:space="preserve">for AI coding agent harnesses (including OpenCode and OpenAI Codex CLI)</w:t>
      </w:r>
      <w:r>
        <w:t xml:space="preserve"> </w:t>
      </w:r>
      <w:r>
        <w:t xml:space="preserve">with over 65,000 GitHub stars</w:t>
      </w:r>
      <w:r>
        <w:t xml:space="preserve"> </w:t>
      </w:r>
      <w:r>
        <w:t xml:space="preserve">(measured 2026-09-01).</w:t>
      </w:r>
      <w:r>
        <w:t xml:space="preserve"> </w:t>
      </w:r>
      <w:r>
        <w:t xml:space="preserve">Inspired by modular terminal configuration frameworks</w:t>
      </w:r>
      <w:r>
        <w:t xml:space="preserve"> </w:t>
      </w:r>
      <w:r>
        <w:t xml:space="preserve">(such as</w:t>
      </w:r>
      <w:r>
        <w:t xml:space="preserve"> </w:t>
      </w:r>
      <w:hyperlink r:id="rId37">
        <w:r>
          <w:rPr>
            <w:rStyle w:val="Hyperlink"/>
          </w:rPr>
          <w:t xml:space="preserve">Oh My Zsh</w:t>
        </w:r>
      </w:hyperlink>
      <w:r>
        <w:t xml:space="preserve">),</w:t>
      </w:r>
      <w:r>
        <w:t xml:space="preserve"> </w:t>
      </w:r>
      <w:r>
        <w:t xml:space="preserve">it expands single-agent coding into a specialized multi-agent system</w:t>
      </w:r>
      <w:r>
        <w:t xml:space="preserve"> </w:t>
      </w:r>
      <w:r>
        <w:t xml:space="preserve">with automated model routing and background task execution.</w:t>
      </w:r>
    </w:p>
    <w:bookmarkStart w:id="38" w:name="hub-and-spoke-agent-architecture"/>
    <w:p>
      <w:pPr>
        <w:pStyle w:val="Heading4"/>
      </w:pPr>
      <w:r>
        <w:t xml:space="preserve">Hub-and-spoke agent architecture</w:t>
      </w:r>
    </w:p>
    <w:p>
      <w:pPr>
        <w:pStyle w:val="FirstParagraph"/>
      </w:pPr>
      <w:r>
        <w:t xml:space="preserve">Rather than relying on a single generalist agent to perform all research, design, coding, and review steps,</w:t>
      </w:r>
      <w:r>
        <w:t xml:space="preserve"> </w:t>
      </w:r>
      <w:r>
        <w:t xml:space="preserve">the framework implements a hub-and-spoke delegation model</w:t>
      </w:r>
      <w:r>
        <w:t xml:space="preserve"> </w:t>
      </w:r>
      <w:r>
        <w:t xml:space="preserve">with specialized agent personas: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Sisyphus (Primary Orchestrator &amp; Task Lead)</w:t>
      </w:r>
      <w:r>
        <w:t xml:space="preserve">:</w:t>
      </w:r>
      <w:r>
        <w:t xml:space="preserve"> </w:t>
      </w:r>
      <w:r>
        <w:t xml:space="preserve">Acts as the lead coordinator that breaks complex user requests into discrete work packages,</w:t>
      </w:r>
      <w:r>
        <w:t xml:space="preserve"> </w:t>
      </w:r>
      <w:r>
        <w:t xml:space="preserve">delegates subtasks to specialized agents, and aggregates results into a coherent solution.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Prometheus (Strategic Planner)</w:t>
      </w:r>
      <w:r>
        <w:t xml:space="preserve">:</w:t>
      </w:r>
      <w:r>
        <w:t xml:space="preserve"> </w:t>
      </w:r>
      <w:r>
        <w:t xml:space="preserve">Interviews the user to clarify scope and ambiguities,</w:t>
      </w:r>
      <w:r>
        <w:t xml:space="preserve"> </w:t>
      </w:r>
      <w:r>
        <w:t xml:space="preserve">formulating detailed implementation plans before code modifications begin.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Metis (Pre-Planning Gap Analyzer)</w:t>
      </w:r>
      <w:r>
        <w:t xml:space="preserve">:</w:t>
      </w:r>
      <w:r>
        <w:t xml:space="preserve"> </w:t>
      </w:r>
      <w:r>
        <w:t xml:space="preserve">Conducts pre-planning analysis alongside Prometheus to identify hidden requirements,</w:t>
      </w:r>
      <w:r>
        <w:t xml:space="preserve"> </w:t>
      </w:r>
      <w:r>
        <w:t xml:space="preserve">ambiguities, and potential failure points before plans are finalized.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Momus (Plan Reviewer)</w:t>
      </w:r>
      <w:r>
        <w:t xml:space="preserve">:</w:t>
      </w:r>
      <w:r>
        <w:t xml:space="preserve"> </w:t>
      </w:r>
      <w:r>
        <w:t xml:space="preserve">Validates proposed execution plans against clarity, verification,</w:t>
      </w:r>
      <w:r>
        <w:t xml:space="preserve"> </w:t>
      </w:r>
      <w:r>
        <w:t xml:space="preserve">and context criteria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Atlas (Plan Executor)</w:t>
      </w:r>
      <w:r>
        <w:t xml:space="preserve">:</w:t>
      </w:r>
      <w:r>
        <w:t xml:space="preserve"> </w:t>
      </w:r>
      <w:r>
        <w:t xml:space="preserve">Executes approved Prometheus plans step-by-step,</w:t>
      </w:r>
      <w:r>
        <w:t xml:space="preserve"> </w:t>
      </w:r>
      <w:r>
        <w:t xml:space="preserve">managing task progress and session continuity across execution sessions.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Hephaestus (Autonomous Deep Worker)</w:t>
      </w:r>
      <w:r>
        <w:t xml:space="preserve">:</w:t>
      </w:r>
      <w:r>
        <w:t xml:space="preserve"> </w:t>
      </w:r>
      <w:r>
        <w:t xml:space="preserve">Specializes in autonomous architectural refactoring and complex multi-file debugging.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Oracle (Architecture &amp; Debugging Consultant)</w:t>
      </w:r>
      <w:r>
        <w:t xml:space="preserve">:</w:t>
      </w:r>
      <w:r>
        <w:t xml:space="preserve"> </w:t>
      </w:r>
      <w:r>
        <w:t xml:space="preserve">Serves as a read-only architecture and deep debugging consultant,</w:t>
      </w:r>
      <w:r>
        <w:t xml:space="preserve"> </w:t>
      </w:r>
      <w:r>
        <w:t xml:space="preserve">analyzing system design trade-offs and diagnosing subtle runtime failures.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Librarian (Documentation &amp; Code Search)</w:t>
      </w:r>
      <w:r>
        <w:t xml:space="preserve">:</w:t>
      </w:r>
      <w:r>
        <w:t xml:space="preserve"> </w:t>
      </w:r>
      <w:r>
        <w:t xml:space="preserve">Conducts targeted external documentation lookups and code search</w:t>
      </w:r>
      <w:r>
        <w:t xml:space="preserve"> </w:t>
      </w:r>
      <w:r>
        <w:t xml:space="preserve">to supply focused context without bloating the orchestrator’s context window.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Explore (Codebase Navigation &amp; Fast Grep)</w:t>
      </w:r>
      <w:r>
        <w:t xml:space="preserve">:</w:t>
      </w:r>
      <w:r>
        <w:t xml:space="preserve"> </w:t>
      </w:r>
      <w:r>
        <w:t xml:space="preserve">Specializes in fast pattern searches, codebase navigation,</w:t>
      </w:r>
      <w:r>
        <w:t xml:space="preserve"> </w:t>
      </w:r>
      <w:r>
        <w:t xml:space="preserve">and file structure discovery.</w:t>
      </w:r>
    </w:p>
    <w:bookmarkEnd w:id="38"/>
    <w:bookmarkStart w:id="39" w:name="heterogeneous-model-routing"/>
    <w:p>
      <w:pPr>
        <w:pStyle w:val="Heading4"/>
      </w:pPr>
      <w:r>
        <w:t xml:space="preserve">Heterogeneous model routing</w:t>
      </w:r>
    </w:p>
    <w:p>
      <w:pPr>
        <w:pStyle w:val="FirstParagraph"/>
      </w:pPr>
      <w:r>
        <w:t xml:space="preserve">A central capability of the framework is decoupling agent roles from a single model provider.</w:t>
      </w:r>
      <w:r>
        <w:t xml:space="preserve"> </w:t>
      </w:r>
      <w:r>
        <w:t xml:space="preserve">Developers can route distinct tasks to the model family best suited for each workload: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High-reasoning tiers</w:t>
      </w:r>
      <w:r>
        <w:t xml:space="preserve"> </w:t>
      </w:r>
      <w:r>
        <w:t xml:space="preserve">(such as Anthropic Claude Sonnet or Opus) for architectural planning and deep refactoring.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High-throughput models</w:t>
      </w:r>
      <w:r>
        <w:t xml:space="preserve"> </w:t>
      </w:r>
      <w:r>
        <w:t xml:space="preserve">(such as OpenAI GPT models) for rapid code generation and unit testing.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Large-context models</w:t>
      </w:r>
      <w:r>
        <w:t xml:space="preserve"> </w:t>
      </w:r>
      <w:r>
        <w:t xml:space="preserve">(such as Google Gemini) for extensive repository research and multi-file context indexing.</w:t>
      </w:r>
    </w:p>
    <w:bookmarkEnd w:id="39"/>
    <w:bookmarkStart w:id="40" w:name="operational-capabilities"/>
    <w:p>
      <w:pPr>
        <w:pStyle w:val="Heading4"/>
      </w:pPr>
      <w:r>
        <w:t xml:space="preserve">Operational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Standard OpenCode</w:t>
            </w:r>
          </w:p>
        </w:tc>
        <w:tc>
          <w:tcPr/>
          <w:p>
            <w:pPr>
              <w:pStyle w:val="Compact"/>
            </w:pPr>
            <w:r>
              <w:t xml:space="preserve">Oh My OpenCode / Oh My OpenAgent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topology</w:t>
            </w:r>
          </w:p>
        </w:tc>
        <w:tc>
          <w:tcPr/>
          <w:p>
            <w:pPr>
              <w:pStyle w:val="Compact"/>
            </w:pPr>
            <w:r>
              <w:t xml:space="preserve">Single sequential agent loop</w:t>
            </w:r>
          </w:p>
        </w:tc>
        <w:tc>
          <w:tcPr/>
          <w:p>
            <w:pPr>
              <w:pStyle w:val="Compact"/>
            </w:pPr>
            <w:r>
              <w:t xml:space="preserve">Hub-and-spoke multi-agent team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Model routing</w:t>
            </w:r>
          </w:p>
        </w:tc>
        <w:tc>
          <w:tcPr/>
          <w:p>
            <w:pPr>
              <w:pStyle w:val="Compact"/>
            </w:pPr>
            <w:r>
              <w:t xml:space="preserve">Single active model per session</w:t>
            </w:r>
          </w:p>
        </w:tc>
        <w:tc>
          <w:tcPr/>
          <w:p>
            <w:pPr>
              <w:pStyle w:val="Compact"/>
            </w:pPr>
            <w:r>
              <w:t xml:space="preserve">Dynamic per-agent model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Execution monitoring</w:t>
            </w:r>
          </w:p>
        </w:tc>
        <w:tc>
          <w:tcPr/>
          <w:p>
            <w:pPr>
              <w:pStyle w:val="Compact"/>
            </w:pPr>
            <w:r>
              <w:t xml:space="preserve">Standard terminal output</w:t>
            </w:r>
          </w:p>
        </w:tc>
        <w:tc>
          <w:tcPr/>
          <w:p>
            <w:pPr>
              <w:pStyle w:val="Compact"/>
            </w:pPr>
            <w:r>
              <w:t xml:space="preserve">Interactive</w:t>
            </w:r>
            <w:r>
              <w:t xml:space="preserve"> </w:t>
            </w:r>
            <w:r>
              <w:rPr>
                <w:rStyle w:val="VerbatimChar"/>
              </w:rPr>
              <w:t xml:space="preserve">tmux</w:t>
            </w:r>
            <w:r>
              <w:t xml:space="preserve">-backed session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Extensibility</w:t>
            </w:r>
          </w:p>
        </w:tc>
        <w:tc>
          <w:tcPr/>
          <w:p>
            <w:pPr>
              <w:pStyle w:val="Compact"/>
            </w:pPr>
            <w:r>
              <w:t xml:space="preserve">Individual plugins and MCPs</w:t>
            </w:r>
          </w:p>
        </w:tc>
        <w:tc>
          <w:tcPr/>
          <w:p>
            <w:pPr>
              <w:pStyle w:val="Compact"/>
            </w:pPr>
            <w:r>
              <w:t xml:space="preserve">Curated bundle of tools, agents, and MCP integrations</w:t>
            </w:r>
          </w:p>
        </w:tc>
      </w:tr>
    </w:tbl>
    <w:bookmarkEnd w:id="40"/>
    <w:bookmarkEnd w:id="41"/>
    <w:bookmarkStart w:id="72" w:name="sec-orch-frameworks"/>
    <w:p>
      <w:pPr>
        <w:pStyle w:val="Heading1"/>
      </w:pPr>
      <w:r>
        <w:t xml:space="preserve">7. Agent Orchestration Frameworks</w:t>
      </w:r>
    </w:p>
    <w:p>
      <w:pPr>
        <w:pStyle w:val="FirstParagraph"/>
      </w:pPr>
      <w:r>
        <w:t xml:space="preserve">The three projects above are finished tools.</w:t>
      </w:r>
      <w:r>
        <w:t xml:space="preserve"> </w:t>
      </w:r>
      <w:r>
        <w:t xml:space="preserve">The projects in this section are</w:t>
      </w:r>
      <w:r>
        <w:t xml:space="preserve"> </w:t>
      </w:r>
      <w:r>
        <w:rPr>
          <w:i/>
          <w:iCs/>
        </w:rPr>
        <w:t xml:space="preserve">frameworks</w:t>
      </w:r>
      <w:r>
        <w:t xml:space="preserve">:</w:t>
      </w:r>
      <w:r>
        <w:t xml:space="preserve"> </w:t>
      </w:r>
      <w:r>
        <w:t xml:space="preserve">software libraries for building your own multi-agent system</w:t>
      </w:r>
      <w:r>
        <w:t xml:space="preserve"> </w:t>
      </w:r>
      <w:r>
        <w:t xml:space="preserve">from agents, tools, and a control flow that you write in code.</w:t>
      </w:r>
      <w:r>
        <w:t xml:space="preserve"> </w:t>
      </w:r>
      <w:r>
        <w:t xml:space="preserve">They matter to us for a different reason.</w:t>
      </w:r>
      <w:r>
        <w:t xml:space="preserve"> </w:t>
      </w:r>
      <w:r>
        <w:t xml:space="preserve">Nobody in the lab is asking to run</w:t>
      </w:r>
      <w:r>
        <w:t xml:space="preserve"> </w:t>
      </w:r>
      <w:r>
        <w:rPr>
          <w:rStyle w:val="VerbatimChar"/>
        </w:rPr>
        <w:t xml:space="preserve">AutoGen</w:t>
      </w:r>
      <w:r>
        <w:t xml:space="preserve">;</w:t>
      </w:r>
      <w:r>
        <w:t xml:space="preserve"> </w:t>
      </w:r>
      <w:r>
        <w:t xml:space="preserve">the question is whether any of these libraries</w:t>
      </w:r>
      <w:r>
        <w:t xml:space="preserve"> </w:t>
      </w:r>
      <w:r>
        <w:t xml:space="preserve">would let us build something our Claude Code stack cannot.</w:t>
      </w:r>
    </w:p>
    <w:p>
      <w:pPr>
        <w:pStyle w:val="BodyText"/>
      </w:pPr>
      <w:r>
        <w:t xml:space="preserve">Every framework below shares one property worth stating up front.</w:t>
      </w:r>
      <w:r>
        <w:t xml:space="preserve"> </w:t>
      </w:r>
      <w:r>
        <w:t xml:space="preserve">Each is a Python (or TypeScript, or .NET) library</w:t>
      </w:r>
      <w:r>
        <w:t xml:space="preserve"> </w:t>
      </w:r>
      <w:r>
        <w:t xml:space="preserve">for writing an</w:t>
      </w:r>
      <w: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that calls model APIs directly.</w:t>
      </w:r>
      <w:r>
        <w:t xml:space="preserve"> </w:t>
      </w:r>
      <w:r>
        <w:t xml:space="preserve">Our workflow instead orchestrates a coding agent from the outside,</w:t>
      </w:r>
      <w:r>
        <w:t xml:space="preserve"> </w:t>
      </w:r>
      <w:r>
        <w:t xml:space="preserve">through Claude Code’s subagents,</w:t>
      </w:r>
      <w:r>
        <w:t xml:space="preserve"> </w:t>
      </w:r>
      <w:r>
        <w:rPr>
          <w:rStyle w:val="VerbatimChar"/>
        </w:rPr>
        <w:t xml:space="preserve">Workflow</w:t>
      </w:r>
      <w:r>
        <w:t xml:space="preserve"> </w:t>
      </w:r>
      <w:r>
        <w:t xml:space="preserve">fan-out, hooks, and Git worktrees,</w:t>
      </w:r>
      <w:r>
        <w:t xml:space="preserve"> </w:t>
      </w:r>
      <w:r>
        <w:t xml:space="preserve">and our research code is in R and Quarto.</w:t>
      </w:r>
      <w:r>
        <w:t xml:space="preserve"> </w:t>
      </w:r>
      <w:r>
        <w:t xml:space="preserve">None of these frameworks has an R interface,</w:t>
      </w:r>
      <w:r>
        <w:t xml:space="preserve"> </w:t>
      </w:r>
      <w:r>
        <w:t xml:space="preserve">so adopting one would add a Python application layer</w:t>
      </w:r>
      <w:r>
        <w:t xml:space="preserve"> </w:t>
      </w:r>
      <w:r>
        <w:t xml:space="preserve">between us and the models,</w:t>
      </w:r>
      <w:r>
        <w:t xml:space="preserve"> </w:t>
      </w:r>
      <w:r>
        <w:t xml:space="preserve">and that layer would need its own maintenance.</w:t>
      </w:r>
      <w:r>
        <w:t xml:space="preserve"> </w:t>
      </w:r>
      <w:r>
        <w:t xml:space="preserve">That cost is the yardstick for every verdict here.</w:t>
      </w:r>
    </w:p>
    <w:p>
      <w:pPr>
        <w:pStyle w:val="BodyText"/>
      </w:pPr>
      <w:r>
        <w:t xml:space="preserve">Star counts, release versions, and dates in this section</w:t>
      </w:r>
      <w:r>
        <w:t xml:space="preserve"> </w:t>
      </w:r>
      <w:r>
        <w:t xml:space="preserve">were read from the GitHub API on 2026-09-09</w:t>
      </w:r>
      <w:r>
        <w:t xml:space="preserve"> </w:t>
      </w:r>
      <w:r>
        <w:t xml:space="preserve">and will drift.</w:t>
      </w:r>
    </w:p>
    <w:bookmarkStart w:id="45" w:name="sec-orch-autogen"/>
    <w:p>
      <w:pPr>
        <w:pStyle w:val="Heading2"/>
      </w:pPr>
      <w:r>
        <w:t xml:space="preserve">7.1 Microsoft AutoGen</w:t>
      </w:r>
    </w:p>
    <w:p>
      <w:pPr>
        <w:pStyle w:val="FirstParagraph"/>
      </w:pPr>
      <w:hyperlink r:id="rId42">
        <w:r>
          <w:rPr>
            <w:rStyle w:val="Hyperlink"/>
          </w:rPr>
          <w:t xml:space="preserve">AutoGen</w:t>
        </w:r>
      </w:hyperlink>
      <w:r>
        <w:t xml:space="preserve"> </w:t>
      </w:r>
      <w:r>
        <w:t xml:space="preserve">(Microsoft 2026b)</w:t>
      </w:r>
      <w:r>
        <w:t xml:space="preserve"> </w:t>
      </w:r>
      <w:r>
        <w:t xml:space="preserve">is Microsoft’s original multi-agent framework,</w:t>
      </w:r>
      <w:r>
        <w:t xml:space="preserve"> </w:t>
      </w:r>
      <w:r>
        <w:t xml:space="preserve">and the one issue #101 named first.</w:t>
      </w:r>
      <w:r>
        <w:t xml:space="preserve"> </w:t>
      </w:r>
      <w:r>
        <w:t xml:space="preserve">Its current design is layered: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Core</w:t>
      </w:r>
      <w:r>
        <w:t xml:space="preserve">: an event-driven, actor-style runtime for message-passing agents.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AgentChat</w:t>
      </w:r>
      <w:r>
        <w:t xml:space="preserve">: the high-level API most users see,</w:t>
      </w:r>
      <w:r>
        <w:t xml:space="preserve"> </w:t>
      </w:r>
      <w:r>
        <w:t xml:space="preserve">where agents are grouped into</w:t>
      </w:r>
      <w:r>
        <w:t xml:space="preserve"> </w:t>
      </w:r>
      <w:r>
        <w:rPr>
          <w:i/>
          <w:iCs/>
        </w:rPr>
        <w:t xml:space="preserve">teams</w:t>
      </w:r>
      <w:r>
        <w:t xml:space="preserve"> </w:t>
      </w:r>
      <w:r>
        <w:t xml:space="preserve">(round-robin group chats, model-selected speakers, swarm-style handoff)</w:t>
      </w:r>
      <w:r>
        <w:t xml:space="preserve"> </w:t>
      </w:r>
      <w:r>
        <w:t xml:space="preserve">that pass a task around until a termination condition fires</w:t>
      </w:r>
      <w:r>
        <w:t xml:space="preserve"> </w:t>
      </w:r>
      <w:r>
        <w:t xml:space="preserve">(Microsoft 2026a)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Extensions</w:t>
      </w:r>
      <w:r>
        <w:t xml:space="preserve">: model clients and tools for outside services.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Studio</w:t>
      </w:r>
      <w:r>
        <w:t xml:space="preserve">: a no-code web interface built on</w:t>
      </w:r>
      <w:r>
        <w:t xml:space="preserve"> </w:t>
      </w:r>
      <w:r>
        <w:rPr>
          <w:rStyle w:val="VerbatimChar"/>
        </w:rPr>
        <w:t xml:space="preserve">AgentChat</w:t>
      </w:r>
      <w:r>
        <w:t xml:space="preserve">.</w:t>
      </w:r>
    </w:p>
    <w:p>
      <w:pPr>
        <w:pStyle w:val="FirstParagraph"/>
      </w:pPr>
      <w:r>
        <w:t xml:space="preserve">It is Python-first (Python 3.10 or later), with a .NET port.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</w:t>
      </w:r>
      <w:r>
        <w:t xml:space="preserve"> </w:t>
      </w:r>
      <w:r>
        <w:t xml:space="preserve">and the documentation under CC-BY-4.0</w:t>
      </w:r>
      <w:r>
        <w:t xml:space="preserve"> </w:t>
      </w:r>
      <w:r>
        <w:t xml:space="preserve">(Microsoft 2026c)</w:t>
      </w:r>
      <w:r>
        <w:t xml:space="preserve">.</w:t>
      </w:r>
    </w:p>
    <w:p>
      <w:pPr>
        <w:pStyle w:val="BodyText"/>
      </w:pPr>
      <w:r>
        <w:t xml:space="preserve">The decisive fact is on its own README (measured 2026-09-09):</w:t>
      </w:r>
      <w:r>
        <w:t xml:space="preserve"> </w:t>
      </w:r>
      <w:r>
        <w:t xml:space="preserve">AutoGen is in</w:t>
      </w:r>
      <w:r>
        <w:t xml:space="preserve"> </w:t>
      </w:r>
      <w:r>
        <w:rPr>
          <w:b/>
          <w:bCs/>
        </w:rPr>
        <w:t xml:space="preserve">maintenance mode</w:t>
      </w:r>
      <w:r>
        <w:t xml:space="preserve">.</w:t>
      </w:r>
      <w:r>
        <w:t xml:space="preserve"> </w:t>
      </w:r>
      <w:r>
        <w:t xml:space="preserve">It</w:t>
      </w:r>
      <w:r>
        <w:t xml:space="preserve"> </w:t>
      </w:r>
      <w:r>
        <w:t xml:space="preserve">“will not receive new features or enhancements and is community managed going forward,”</w:t>
      </w:r>
      <w:r>
        <w:t xml:space="preserve"> </w:t>
      </w:r>
      <w:r>
        <w:t xml:space="preserve">and new users are directed to the Microsoft Agent Framework below.</w:t>
      </w:r>
      <w:r>
        <w:t xml:space="preserve"> </w:t>
      </w:r>
      <w:r>
        <w:t xml:space="preserve">The last release was</w:t>
      </w:r>
      <w:r>
        <w:t xml:space="preserve"> </w:t>
      </w:r>
      <w:r>
        <w:rPr>
          <w:rStyle w:val="VerbatimChar"/>
        </w:rPr>
        <w:t xml:space="preserve">python-v0.7.5</w:t>
      </w:r>
      <w:r>
        <w:t xml:space="preserve"> </w:t>
      </w:r>
      <w:r>
        <w:t xml:space="preserve">on 2025-09-30,</w:t>
      </w:r>
      <w:r>
        <w:t xml:space="preserve"> </w:t>
      </w:r>
      <w:r>
        <w:t xml:space="preserve">and the repository’s last push was in April 2026,</w:t>
      </w:r>
      <w:r>
        <w:t xml:space="preserve"> </w:t>
      </w:r>
      <w:r>
        <w:t xml:space="preserve">even though it still carries about 60,900 stars</w:t>
      </w:r>
      <w:r>
        <w:t xml:space="preserve"> </w:t>
      </w:r>
      <w:r>
        <w:t xml:space="preserve">(Microsoft 2026c)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AutoGen is the best-known name on this list</w:t>
            </w:r>
            <w:r>
              <w:t xml:space="preserve"> </w:t>
            </w:r>
            <w:r>
              <w:t xml:space="preserve">and is no longer where its own authors want new work to go.</w:t>
            </w:r>
            <w:r>
              <w:t xml:space="preserve"> </w:t>
            </w:r>
            <w:r>
              <w:t xml:space="preserve">Its group-chat orchestration</w:t>
            </w:r>
            <w:r>
              <w:t xml:space="preserve"> </w:t>
            </w:r>
            <w:r>
              <w:t xml:space="preserve">is what our subagents and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fan-out already give us,</w:t>
            </w:r>
            <w:r>
              <w:t xml:space="preserve"> </w:t>
            </w:r>
            <w:r>
              <w:t xml:space="preserve">without a Python application to maintain.</w:t>
            </w:r>
            <w:r>
              <w:t xml:space="preserve"> </w:t>
            </w:r>
            <w:r>
              <w:t xml:space="preserve">If any Microsoft framework is worth watching, it is the successor.</w:t>
            </w:r>
          </w:p>
          <w:p/>
        </w:tc>
      </w:tr>
    </w:tbl>
    <w:bookmarkEnd w:id="45"/>
    <w:bookmarkStart w:id="49" w:name="sec-orch-maf"/>
    <w:p>
      <w:pPr>
        <w:pStyle w:val="Heading2"/>
      </w:pPr>
      <w:r>
        <w:t xml:space="preserve">7.2 Microsoft Agent Framework</w:t>
      </w:r>
    </w:p>
    <w:p>
      <w:pPr>
        <w:pStyle w:val="FirstParagraph"/>
      </w:pPr>
      <w:r>
        <w:t xml:space="preserve">The</w:t>
      </w:r>
      <w:r>
        <w:t xml:space="preserve"> </w:t>
      </w:r>
      <w:hyperlink r:id="rId46">
        <w:r>
          <w:rPr>
            <w:rStyle w:val="Hyperlink"/>
          </w:rPr>
          <w:t xml:space="preserve">Microsoft Agent Framework</w:t>
        </w:r>
      </w:hyperlink>
      <w:r>
        <w:t xml:space="preserve"> </w:t>
      </w:r>
      <w:r>
        <w:t xml:space="preserve">(Microsoft 2026d)</w:t>
      </w:r>
      <w:r>
        <w:t xml:space="preserve"> </w:t>
      </w:r>
      <w:r>
        <w:t xml:space="preserve">merges AutoGen with Semantic Kernel, Microsoft’s earlier .NET-first library,</w:t>
      </w:r>
      <w:r>
        <w:t xml:space="preserve"> </w:t>
      </w:r>
      <w:r>
        <w:t xml:space="preserve">into one production-oriented framework for Python and .NET,</w:t>
      </w:r>
      <w:r>
        <w:t xml:space="preserve"> </w:t>
      </w:r>
      <w:r>
        <w:t xml:space="preserve">with a separate Go SDK.</w:t>
      </w:r>
      <w:r>
        <w:t xml:space="preserve"> </w:t>
      </w:r>
      <w:r>
        <w:t xml:space="preserve">Orchestration is expressed as</w:t>
      </w:r>
      <w:r>
        <w:t xml:space="preserve"> </w:t>
      </w:r>
      <w:r>
        <w:rPr>
          <w:b/>
          <w:bCs/>
        </w:rPr>
        <w:t xml:space="preserve">graph-based workflows</w:t>
      </w:r>
      <w:r>
        <w:t xml:space="preserve"> </w:t>
      </w:r>
      <w:r>
        <w:t xml:space="preserve">with built-in sequential, concurrent, handoff, and group-collaboration patterns,</w:t>
      </w:r>
      <w:r>
        <w:t xml:space="preserve"> </w:t>
      </w:r>
      <w:r>
        <w:t xml:space="preserve">plus checkpoints, streaming, human-in-the-loop steps, and</w:t>
      </w:r>
      <w:r>
        <w:t xml:space="preserve"> </w:t>
      </w:r>
      <w:r>
        <w:rPr>
          <w:rStyle w:val="VerbatimChar"/>
        </w:rPr>
        <w:t xml:space="preserve">OpenTelemetry</w:t>
      </w:r>
      <w:r>
        <w:t xml:space="preserve"> </w:t>
      </w:r>
      <w:r>
        <w:t xml:space="preserve">tracing.</w:t>
      </w:r>
      <w:r>
        <w:t xml:space="preserve"> </w:t>
      </w:r>
      <w:r>
        <w:t xml:space="preserve">Agents can also be declared in YAML.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13,400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python-1.17.0</w:t>
      </w:r>
      <w:r>
        <w:t xml:space="preserve"> </w:t>
      </w:r>
      <w:r>
        <w:t xml:space="preserve">on 2026-09-03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Not now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It is the framework to name if someone asks</w:t>
            </w:r>
            <w:r>
              <w:t xml:space="preserve"> </w:t>
            </w:r>
            <w:r>
              <w:t xml:space="preserve">“what replaced AutoGen?”</w:t>
            </w:r>
            <w:r>
              <w:t xml:space="preserve">,</w:t>
            </w:r>
            <w:r>
              <w:t xml:space="preserve"> </w:t>
            </w:r>
            <w:r>
              <w:t xml:space="preserve">and its workflow patterns are a clean catalog of the orchestration shapes</w:t>
            </w:r>
            <w:r>
              <w:t xml:space="preserve"> </w:t>
            </w:r>
            <w:r>
              <w:t xml:space="preserve">that also appear in our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tool.</w:t>
            </w:r>
            <w:r>
              <w:t xml:space="preserve"> </w:t>
            </w:r>
            <w:r>
              <w:t xml:space="preserve">But its hosting story centers on Microsoft Foundry and Azure,</w:t>
            </w:r>
            <w:r>
              <w:t xml:space="preserve"> </w:t>
            </w:r>
            <w:r>
              <w:t xml:space="preserve">which we do not use,</w:t>
            </w:r>
            <w:r>
              <w:t xml:space="preserve"> </w:t>
            </w:r>
            <w:r>
              <w:t xml:space="preserve">and the general Python-layer cost applies.</w:t>
            </w:r>
          </w:p>
          <w:p/>
        </w:tc>
      </w:tr>
    </w:tbl>
    <w:bookmarkEnd w:id="49"/>
    <w:bookmarkStart w:id="53" w:name="sec-orch-langgraph"/>
    <w:p>
      <w:pPr>
        <w:pStyle w:val="Heading2"/>
      </w:pPr>
      <w:r>
        <w:t xml:space="preserve">7.3 LangGraph</w:t>
      </w:r>
    </w:p>
    <w:p>
      <w:pPr>
        <w:pStyle w:val="FirstParagraph"/>
      </w:pPr>
      <w:hyperlink r:id="rId50">
        <w:r>
          <w:rPr>
            <w:rStyle w:val="Hyperlink"/>
          </w:rPr>
          <w:t xml:space="preserve">LangGraph</w:t>
        </w:r>
      </w:hyperlink>
      <w:r>
        <w:t xml:space="preserve"> </w:t>
      </w:r>
      <w:r>
        <w:t xml:space="preserve">(LangChain 2026b)</w:t>
      </w:r>
      <w:r>
        <w:t xml:space="preserve"> </w:t>
      </w:r>
      <w:r>
        <w:t xml:space="preserve">is LangChain Inc.’s</w:t>
      </w:r>
      <w:r>
        <w:t xml:space="preserve"> </w:t>
      </w:r>
      <w:r>
        <w:t xml:space="preserve">“low-level orchestration framework and runtime</w:t>
      </w:r>
      <w:r>
        <w:t xml:space="preserve"> </w:t>
      </w:r>
      <w:r>
        <w:t xml:space="preserve">for building, managing, and deploying long-running, stateful agents.”</w:t>
      </w:r>
      <w:r>
        <w:t xml:space="preserve"> </w:t>
      </w:r>
      <w:r>
        <w:t xml:space="preserve">Orchestration is a</w:t>
      </w:r>
      <w:r>
        <w:t xml:space="preserve"> </w:t>
      </w:r>
      <w:r>
        <w:rPr>
          <w:b/>
          <w:bCs/>
        </w:rPr>
        <w:t xml:space="preserve">graph</w:t>
      </w:r>
      <w:r>
        <w:t xml:space="preserve">:</w:t>
      </w:r>
      <w:r>
        <w:t xml:space="preserve"> </w:t>
      </w:r>
      <w:r>
        <w:t xml:space="preserve">you write nodes (a model call, a tool, or plain deterministic code),</w:t>
      </w:r>
      <w:r>
        <w:t xml:space="preserve"> </w:t>
      </w:r>
      <w:r>
        <w:t xml:space="preserve">connect them with edges, including conditional ones,</w:t>
      </w:r>
      <w:r>
        <w:t xml:space="preserve"> </w:t>
      </w:r>
      <w:r>
        <w:t xml:space="preserve">and share a typed state object between them.</w:t>
      </w:r>
      <w:r>
        <w:t xml:space="preserve"> </w:t>
      </w:r>
      <w:r>
        <w:t xml:space="preserve">The runtime adds checkpoints, so a run can be paused, resumed, or replayed,</w:t>
      </w:r>
      <w:r>
        <w:t xml:space="preserve"> </w:t>
      </w:r>
      <w:r>
        <w:t xml:space="preserve">interrupts for human-in-the-loop approval,</w:t>
      </w:r>
      <w:r>
        <w:t xml:space="preserve"> </w:t>
      </w:r>
      <w:r>
        <w:t xml:space="preserve">and durable execution for long tasks.</w:t>
      </w:r>
      <w:r>
        <w:t xml:space="preserve"> </w:t>
      </w:r>
      <w:r>
        <w:t xml:space="preserve">It is available in Python and JavaScript,</w:t>
      </w:r>
      <w:r>
        <w:t xml:space="preserve"> </w:t>
      </w:r>
      <w:r>
        <w:t xml:space="preserve">can be used without the wider LangChain library,</w:t>
      </w:r>
      <w:r>
        <w:t xml:space="preserve"> </w:t>
      </w:r>
      <w:r>
        <w:t xml:space="preserve">and integrates with LangSmith for tracing and hosted deployment</w:t>
      </w:r>
      <w:r>
        <w:t xml:space="preserve"> </w:t>
      </w:r>
      <w:r>
        <w:t xml:space="preserve">(LangChain 2026a)</w:t>
      </w:r>
      <w:r>
        <w:t xml:space="preserve">.</w:t>
      </w:r>
      <w:r>
        <w:t xml:space="preserve"> </w:t>
      </w:r>
      <w:r>
        <w:t xml:space="preserve">The code is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41,300 stars,</w:t>
      </w:r>
      <w:r>
        <w:t xml:space="preserve"> </w:t>
      </w:r>
      <w:r>
        <w:t xml:space="preserve">and releases are tagged per package</w:t>
      </w:r>
      <w:r>
        <w:t xml:space="preserve"> </w:t>
      </w:r>
      <w:r>
        <w:t xml:space="preserve">(the most recent,</w:t>
      </w:r>
      <w:r>
        <w:t xml:space="preserve"> </w:t>
      </w:r>
      <w:r>
        <w:rPr>
          <w:rStyle w:val="VerbatimChar"/>
        </w:rPr>
        <w:t xml:space="preserve">sdk==0.4.4</w:t>
      </w:r>
      <w:r>
        <w:t xml:space="preserve">, on 2026-08-27; 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Worth knowing, not adopting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LangGraph is the most general and least opinionated framework here,</w:t>
            </w:r>
            <w:r>
              <w:t xml:space="preserve"> </w:t>
            </w:r>
            <w:r>
              <w:t xml:space="preserve">and its checkpoint-and-resume model is the right design</w:t>
            </w:r>
            <w:r>
              <w:t xml:space="preserve"> </w:t>
            </w:r>
            <w:r>
              <w:t xml:space="preserve">for a long analysis pipeline that must survive interruption.</w:t>
            </w:r>
            <w:r>
              <w:t xml:space="preserve"> </w:t>
            </w:r>
            <w:r>
              <w:t xml:space="preserve">That is the one case where a lab member might reach for it:</w:t>
            </w:r>
            <w:r>
              <w:t xml:space="preserve"> </w:t>
            </w:r>
            <w:r>
              <w:t xml:space="preserve">a durable, multi-step Python pipeline with human sign-off in the middle.</w:t>
            </w:r>
            <w:r>
              <w:t xml:space="preserve"> </w:t>
            </w:r>
            <w:r>
              <w:t xml:space="preserve">For coordinating coding agents on a repository,</w:t>
            </w:r>
            <w:r>
              <w:t xml:space="preserve"> </w:t>
            </w:r>
            <w:r>
              <w:t xml:space="preserve">which is what we actually do,</w:t>
            </w:r>
            <w:r>
              <w:t xml:space="preserve"> </w:t>
            </w:r>
            <w:r>
              <w:t xml:space="preserve">it duplicates what Claude Code and the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 </w:t>
            </w:r>
            <w:r>
              <w:t xml:space="preserve">tool already provide.</w:t>
            </w:r>
          </w:p>
          <w:p/>
        </w:tc>
      </w:tr>
    </w:tbl>
    <w:bookmarkEnd w:id="53"/>
    <w:bookmarkStart w:id="57" w:name="sec-orch-crewai"/>
    <w:p>
      <w:pPr>
        <w:pStyle w:val="Heading2"/>
      </w:pPr>
      <w:r>
        <w:t xml:space="preserve">7.4 CrewAI</w:t>
      </w:r>
    </w:p>
    <w:p>
      <w:pPr>
        <w:pStyle w:val="FirstParagraph"/>
      </w:pPr>
      <w:hyperlink r:id="rId54">
        <w:r>
          <w:rPr>
            <w:rStyle w:val="Hyperlink"/>
          </w:rPr>
          <w:t xml:space="preserve">CrewAI</w:t>
        </w:r>
      </w:hyperlink>
      <w:r>
        <w:t xml:space="preserve"> </w:t>
      </w:r>
      <w:r>
        <w:t xml:space="preserve">(CrewAI 2026b)</w:t>
      </w:r>
      <w:r>
        <w:t xml:space="preserve"> </w:t>
      </w:r>
      <w:r>
        <w:t xml:space="preserve">organizes agents by</w:t>
      </w:r>
      <w:r>
        <w:t xml:space="preserve"> </w:t>
      </w:r>
      <w:r>
        <w:rPr>
          <w:b/>
          <w:bCs/>
        </w:rPr>
        <w:t xml:space="preserve">role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crew</w:t>
      </w:r>
      <w:r>
        <w:t xml:space="preserve"> </w:t>
      </w:r>
      <w:r>
        <w:t xml:space="preserve">is a set of agents, each with a role, goal, and tools,</w:t>
      </w:r>
      <w:r>
        <w:t xml:space="preserve"> </w:t>
      </w:r>
      <w:r>
        <w:t xml:space="preserve">working through a list of tasks</w:t>
      </w:r>
      <w:r>
        <w:t xml:space="preserve"> </w:t>
      </w:r>
      <w:r>
        <w:t xml:space="preserve">either sequentially or under a manager agent (the hierarchical process),</w:t>
      </w:r>
      <w:r>
        <w:t xml:space="preserve"> </w:t>
      </w:r>
      <w:r>
        <w:t xml:space="preserve">delegating to each other as they see fit</w:t>
      </w:r>
      <w:r>
        <w:t xml:space="preserve"> </w:t>
      </w:r>
      <w:r>
        <w:t xml:space="preserve">(CrewAI 2026a)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flow</w:t>
      </w:r>
      <w:r>
        <w:t xml:space="preserve"> </w:t>
      </w:r>
      <w:r>
        <w:t xml:space="preserve">is the newer, event-driven layer</w:t>
      </w:r>
      <w:r>
        <w:t xml:space="preserve"> </w:t>
      </w:r>
      <w:r>
        <w:t xml:space="preserve">that manages state and decides when to run which crew.</w:t>
      </w:r>
      <w:r>
        <w:t xml:space="preserve"> </w:t>
      </w:r>
      <w:r>
        <w:t xml:space="preserve">It is Python-only, 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58,300 stars,</w:t>
      </w:r>
      <w:r>
        <w:t xml:space="preserve"> </w:t>
      </w:r>
      <w:r>
        <w:t xml:space="preserve">and released version</w:t>
      </w:r>
      <w:r>
        <w:t xml:space="preserve"> </w:t>
      </w:r>
      <w:r>
        <w:rPr>
          <w:rStyle w:val="VerbatimChar"/>
        </w:rPr>
        <w:t xml:space="preserve">1.15.20</w:t>
      </w:r>
      <w:r>
        <w:t xml:space="preserve"> </w:t>
      </w:r>
      <w:r>
        <w:t xml:space="preserve">on 2026-09-04 (measured 2026-09-09).</w:t>
      </w:r>
      <w:r>
        <w:t xml:space="preserve"> </w:t>
      </w:r>
      <w:r>
        <w:t xml:space="preserve">The open-source library sits under a commercial platform</w:t>
      </w:r>
      <w:r>
        <w:t xml:space="preserve"> </w:t>
      </w:r>
      <w:r>
        <w:t xml:space="preserve">for deploying and monitoring crews.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role-playing metaphor is easy to start with</w:t>
            </w:r>
            <w:r>
              <w:t xml:space="preserve"> </w:t>
            </w:r>
            <w:r>
              <w:t xml:space="preserve">and is the same thing our subagent definitions do</w:t>
            </w:r>
            <w:r>
              <w:t xml:space="preserve"> </w:t>
            </w:r>
            <w:r>
              <w:t xml:space="preserve">(a reviewer role, a search role, a verification role),</w:t>
            </w:r>
            <w:r>
              <w:t xml:space="preserve"> </w:t>
            </w:r>
            <w:r>
              <w:t xml:space="preserve">with less control over what each agent may touch.</w:t>
            </w:r>
            <w:r>
              <w:t xml:space="preserve"> </w:t>
            </w:r>
            <w:r>
              <w:t xml:space="preserve">Nothing here is missing from our stack.</w:t>
            </w:r>
          </w:p>
          <w:p/>
        </w:tc>
      </w:tr>
    </w:tbl>
    <w:bookmarkEnd w:id="57"/>
    <w:bookmarkStart w:id="61" w:name="sec-orch-openai-agents"/>
    <w:p>
      <w:pPr>
        <w:pStyle w:val="Heading2"/>
      </w:pPr>
      <w:r>
        <w:t xml:space="preserve">7.5 OpenAI Agents SDK</w:t>
      </w:r>
    </w:p>
    <w:p>
      <w:pPr>
        <w:pStyle w:val="FirstParagraph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OpenAI Agents SDK</w:t>
        </w:r>
      </w:hyperlink>
      <w:r>
        <w:t xml:space="preserve"> </w:t>
      </w:r>
      <w:r>
        <w:t xml:space="preserve">(OpenAI 2026)</w:t>
      </w:r>
      <w:r>
        <w:t xml:space="preserve"> </w:t>
      </w:r>
      <w:r>
        <w:t xml:space="preserve">is a deliberately small framework</w:t>
      </w:r>
      <w:r>
        <w:t xml:space="preserve"> </w:t>
      </w:r>
      <w:r>
        <w:t xml:space="preserve">built around a few primitives:</w:t>
      </w:r>
      <w:r>
        <w:t xml:space="preserve"> </w:t>
      </w:r>
      <w:r>
        <w:t xml:space="preserve">agents,</w:t>
      </w:r>
      <w:r>
        <w:t xml:space="preserve"> </w:t>
      </w:r>
      <w:r>
        <w:rPr>
          <w:b/>
          <w:bCs/>
        </w:rPr>
        <w:t xml:space="preserve">handoff</w:t>
      </w:r>
      <w:r>
        <w:t xml:space="preserve"> </w:t>
      </w:r>
      <w:r>
        <w:t xml:space="preserve">between agents, agents used as tools,</w:t>
      </w:r>
      <w:r>
        <w:t xml:space="preserve"> </w:t>
      </w:r>
      <w:r>
        <w:t xml:space="preserve">guardrails on input and output,</w:t>
      </w:r>
      <w:r>
        <w:t xml:space="preserve"> </w:t>
      </w:r>
      <w:r>
        <w:t xml:space="preserve">sessions for conversation history,</w:t>
      </w:r>
      <w:r>
        <w:t xml:space="preserve"> </w:t>
      </w:r>
      <w:r>
        <w:t xml:space="preserve">human-in-the-loop hooks,</w:t>
      </w:r>
      <w:r>
        <w:t xml:space="preserve"> </w:t>
      </w:r>
      <w:r>
        <w:t xml:space="preserve">and tracing.</w:t>
      </w:r>
      <w:r>
        <w:t xml:space="preserve"> </w:t>
      </w:r>
      <w:r>
        <w:t xml:space="preserve">Newer additions include sandbox agents</w:t>
      </w:r>
      <w:r>
        <w:t xml:space="preserve"> </w:t>
      </w:r>
      <w:r>
        <w:t xml:space="preserve">that work inside a container over long tasks.</w:t>
      </w:r>
      <w:r>
        <w:t xml:space="preserve"> </w:t>
      </w:r>
      <w:r>
        <w:t xml:space="preserve">Despite the name, it is provider-agnostic</w:t>
      </w:r>
      <w:r>
        <w:t xml:space="preserve"> </w:t>
      </w:r>
      <w:r>
        <w:t xml:space="preserve">and works with any Chat Completions-compatible model</w:t>
      </w:r>
      <w:r>
        <w:t xml:space="preserve"> </w:t>
      </w:r>
      <w:r>
        <w:t xml:space="preserve">and</w:t>
      </w:r>
      <w:r>
        <w:t xml:space="preserve"> </w:t>
      </w:r>
      <w:r>
        <w:t xml:space="preserve">“100+ other LLMs”</w:t>
      </w:r>
      <w:r>
        <w:t xml:space="preserve">.</w:t>
      </w:r>
      <w:r>
        <w:t xml:space="preserve"> </w:t>
      </w:r>
      <w:r>
        <w:t xml:space="preserve">It is Python (3.10 or later), with a separate TypeScript package,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MIT</w:t>
      </w:r>
      <w:r>
        <w:t xml:space="preserve"> </w:t>
      </w:r>
      <w:r>
        <w:t xml:space="preserve">license,</w:t>
      </w:r>
      <w:r>
        <w:t xml:space="preserve"> </w:t>
      </w:r>
      <w:r>
        <w:t xml:space="preserve">with about 29,300 stars</w:t>
      </w:r>
      <w:r>
        <w:t xml:space="preserve"> </w:t>
      </w:r>
      <w:r>
        <w:t xml:space="preserve">and version</w:t>
      </w:r>
      <w:r>
        <w:t xml:space="preserve"> </w:t>
      </w:r>
      <w:r>
        <w:rPr>
          <w:rStyle w:val="VerbatimChar"/>
        </w:rPr>
        <w:t xml:space="preserve">v0.22.2</w:t>
      </w:r>
      <w:r>
        <w:t xml:space="preserve"> </w:t>
      </w:r>
      <w:r>
        <w:t xml:space="preserve">released on 2026-09-09 (measured the same day).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OpenAI-side counterpart to Anthropic’s Claude Agent SDK,</w:t>
            </w:r>
            <w:r>
              <w:t xml:space="preserve"> </w:t>
            </w:r>
            <w:r>
              <w:t xml:space="preserve">and it would matter only if we built automation around Codex</w:t>
            </w:r>
            <w:r>
              <w:t xml:space="preserve"> </w:t>
            </w:r>
            <w:r>
              <w:t xml:space="preserve">rather than Claude Code.</w:t>
            </w:r>
            <w:r>
              <w:t xml:space="preserve"> </w:t>
            </w:r>
            <w:r>
              <w:t xml:space="preserve">Its handoff and guardrail design is worth reading as a reference,</w:t>
            </w:r>
            <w:r>
              <w:t xml:space="preserve"> </w:t>
            </w:r>
            <w:r>
              <w:t xml:space="preserve">since it is the simplest statement of those ideas on this list.</w:t>
            </w:r>
          </w:p>
          <w:p/>
        </w:tc>
      </w:tr>
    </w:tbl>
    <w:bookmarkEnd w:id="61"/>
    <w:bookmarkStart w:id="65" w:name="sec-orch-adk"/>
    <w:p>
      <w:pPr>
        <w:pStyle w:val="Heading2"/>
      </w:pPr>
      <w:r>
        <w:t xml:space="preserve">7.6 Google Agent Development Kit</w:t>
      </w:r>
    </w:p>
    <w:p>
      <w:pPr>
        <w:pStyle w:val="FirstParagraph"/>
      </w:pPr>
      <w:r>
        <w:t xml:space="preserve">Google’s</w:t>
      </w:r>
      <w:r>
        <w:t xml:space="preserve"> </w:t>
      </w:r>
      <w:hyperlink r:id="rId62">
        <w:r>
          <w:rPr>
            <w:rStyle w:val="Hyperlink"/>
          </w:rPr>
          <w:t xml:space="preserve">Agent Development Kit</w:t>
        </w:r>
      </w:hyperlink>
      <w:r>
        <w:t xml:space="preserve"> </w:t>
      </w:r>
      <w:r>
        <w:t xml:space="preserve">(Google 2026)</w:t>
      </w:r>
      <w:r>
        <w:t xml:space="preserve"> </w:t>
      </w:r>
      <w:r>
        <w:t xml:space="preserve">(ADK) is a</w:t>
      </w:r>
      <w:r>
        <w:t xml:space="preserve"> </w:t>
      </w:r>
      <w:r>
        <w:t xml:space="preserve">“code-first Python framework for building, evaluating, and deploying”</w:t>
      </w:r>
      <w:r>
        <w:t xml:space="preserve"> </w:t>
      </w:r>
      <w:r>
        <w:t xml:space="preserve">agents.</w:t>
      </w:r>
      <w:r>
        <w:t xml:space="preserve"> </w:t>
      </w:r>
      <w:r>
        <w:t xml:space="preserve">Version 2.0 expresses orchestration two ways:</w:t>
      </w:r>
      <w:r>
        <w:t xml:space="preserve"> </w:t>
      </w:r>
      <w:r>
        <w:t xml:space="preserve">a graph-based</w:t>
      </w:r>
      <w:r>
        <w:t xml:space="preserve"> </w:t>
      </w:r>
      <w:r>
        <w:rPr>
          <w:b/>
          <w:bCs/>
        </w:rPr>
        <w:t xml:space="preserve">workflow runtime</w:t>
      </w:r>
      <w:r>
        <w:t xml:space="preserve"> </w:t>
      </w:r>
      <w:r>
        <w:t xml:space="preserve">(routing, fan-out and fan-in, loops, retries, nested workflows, human-in-the-loop)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task API</w:t>
      </w:r>
      <w:r>
        <w:t xml:space="preserve"> </w:t>
      </w:r>
      <w:r>
        <w:t xml:space="preserve">for structured delegation between agents</w:t>
      </w:r>
      <w:r>
        <w:t xml:space="preserve"> </w:t>
      </w:r>
      <w:r>
        <w:t xml:space="preserve">arranged in hierarchies.</w:t>
      </w:r>
      <w:r>
        <w:t xml:space="preserve"> </w:t>
      </w:r>
      <w:r>
        <w:t xml:space="preserve">It is optimized for Gemini but model-agnostic,</w:t>
      </w:r>
      <w:r>
        <w:t xml:space="preserve"> </w:t>
      </w:r>
      <w:r>
        <w:t xml:space="preserve">ships ports for Java, Kotlin, Go, and TypeScript,</w:t>
      </w:r>
      <w:r>
        <w:t xml:space="preserve"> </w:t>
      </w:r>
      <w:r>
        <w:t xml:space="preserve">and deploys to Cloud Run or Vertex AI Agent Engine.</w:t>
      </w:r>
      <w:r>
        <w:t xml:space="preserve"> </w:t>
      </w:r>
      <w:r>
        <w:t xml:space="preserve">It is under the</w:t>
      </w:r>
      <w:r>
        <w:t xml:space="preserve"> </w:t>
      </w:r>
      <w:r>
        <w:rPr>
          <w:b/>
          <w:bCs/>
        </w:rPr>
        <w:t xml:space="preserve">Apache-2.0</w:t>
      </w:r>
      <w:r>
        <w:t xml:space="preserve"> </w:t>
      </w:r>
      <w:r>
        <w:t xml:space="preserve">license,</w:t>
      </w:r>
      <w:r>
        <w:t xml:space="preserve"> </w:t>
      </w:r>
      <w:r>
        <w:t xml:space="preserve">has about 21,500 stars,</w:t>
      </w:r>
      <w:r>
        <w:t xml:space="preserve"> </w:t>
      </w:r>
      <w:r>
        <w:t xml:space="preserve">and released</w:t>
      </w:r>
      <w:r>
        <w:t xml:space="preserve"> </w:t>
      </w:r>
      <w:r>
        <w:rPr>
          <w:rStyle w:val="VerbatimChar"/>
        </w:rPr>
        <w:t xml:space="preserve">v2.8.0</w:t>
      </w:r>
      <w:r>
        <w:t xml:space="preserve"> </w:t>
      </w:r>
      <w:r>
        <w:t xml:space="preserve">on 2026-08-26</w:t>
      </w:r>
      <w:r>
        <w:t xml:space="preserve"> </w:t>
      </w:r>
      <w:r>
        <w:t xml:space="preserve">on a roughly two-week cadence (measured 2026-09-09).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Useful to us? No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ADK is the most complete of the vendor frameworks on paper,</w:t>
            </w:r>
            <w:r>
              <w:t xml:space="preserve"> </w:t>
            </w:r>
            <w:r>
              <w:t xml:space="preserve">and the least relevant to us in practice:</w:t>
            </w:r>
            <w:r>
              <w:t xml:space="preserve"> </w:t>
            </w:r>
            <w:r>
              <w:t xml:space="preserve">its strengths are Gemini and Google Cloud deployment,</w:t>
            </w:r>
            <w:r>
              <w:t xml:space="preserve"> </w:t>
            </w:r>
            <w:r>
              <w:t xml:space="preserve">neither of which we use.</w:t>
            </w:r>
          </w:p>
          <w:p/>
        </w:tc>
      </w:tr>
    </w:tbl>
    <w:bookmarkEnd w:id="65"/>
    <w:bookmarkStart w:id="71" w:name="sec-orch-others"/>
    <w:p>
      <w:pPr>
        <w:pStyle w:val="Heading2"/>
      </w:pPr>
      <w:r>
        <w:t xml:space="preserve">7.7 Others</w:t>
      </w:r>
    </w:p>
    <w:p>
      <w:pPr>
        <w:pStyle w:val="FirstParagraph"/>
      </w:pPr>
      <w:r>
        <w:t xml:space="preserve">Several more frameworks come up in the same conversations.</w:t>
      </w:r>
      <w:r>
        <w:t xml:space="preserve"> </w:t>
      </w:r>
      <w:r>
        <w:t xml:space="preserve">None changes the verdicts above,</w:t>
      </w:r>
      <w:r>
        <w:t xml:space="preserve"> </w:t>
      </w:r>
      <w:r>
        <w:t xml:space="preserve">so they get one line each</w:t>
      </w:r>
      <w:r>
        <w:t xml:space="preserve"> </w:t>
      </w:r>
      <w:r>
        <w:t xml:space="preserve">(stars and dates measured 2026-09-09):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VerbatimChar"/>
          </w:rPr>
          <w:t xml:space="preserve">MetaGPT</w:t>
        </w:r>
      </w:hyperlink>
      <w:r>
        <w:t xml:space="preserve"> </w:t>
      </w:r>
      <w:r>
        <w:t xml:space="preserve">(FoundationAgents 2026)</w:t>
      </w:r>
      <w:r>
        <w:t xml:space="preserve">:</w:t>
      </w:r>
      <w:r>
        <w:t xml:space="preserve"> </w:t>
      </w:r>
      <w:r>
        <w:t xml:space="preserve">the most-starred project on this list (about 70,300),</w:t>
      </w:r>
      <w:r>
        <w:t xml:space="preserve"> </w:t>
      </w:r>
      <w:r>
        <w:t xml:space="preserve">simulating a software company of role agents;</w:t>
      </w:r>
      <w:r>
        <w:t xml:space="preserve"> </w:t>
      </w:r>
      <w:r>
        <w:t xml:space="preserve">MIT, Python,</w:t>
      </w:r>
      <w:r>
        <w:t xml:space="preserve"> </w:t>
      </w:r>
      <w:r>
        <w:t xml:space="preserve">but its last release was</w:t>
      </w:r>
      <w:r>
        <w:t xml:space="preserve"> </w:t>
      </w:r>
      <w:r>
        <w:rPr>
          <w:rStyle w:val="VerbatimChar"/>
        </w:rPr>
        <w:t xml:space="preserve">v0.8.1</w:t>
      </w:r>
      <w:r>
        <w:t xml:space="preserve"> </w:t>
      </w:r>
      <w:r>
        <w:t xml:space="preserve">in April 2024</w:t>
      </w:r>
      <w:r>
        <w:t xml:space="preserve"> </w:t>
      </w:r>
      <w:r>
        <w:t xml:space="preserve">and its last push was January 2026.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VerbatimChar"/>
          </w:rPr>
          <w:t xml:space="preserve">LlamaIndex</w:t>
        </w:r>
      </w:hyperlink>
      <w:r>
        <w:t xml:space="preserve"> </w:t>
      </w:r>
      <w:r>
        <w:t xml:space="preserve">(LlamaIndex 2026)</w:t>
      </w:r>
      <w:r>
        <w:t xml:space="preserve">:</w:t>
      </w:r>
      <w:r>
        <w:t xml:space="preserve"> </w:t>
      </w:r>
      <w:r>
        <w:t xml:space="preserve">document-centric agents and event-driven workflows;</w:t>
      </w:r>
      <w:r>
        <w:t xml:space="preserve"> </w:t>
      </w:r>
      <w:r>
        <w:t xml:space="preserve">MIT, Python, about 52,100 stars, actively released.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VerbatimChar"/>
          </w:rPr>
          <w:t xml:space="preserve">smolagents</w:t>
        </w:r>
      </w:hyperlink>
      <w:r>
        <w:t xml:space="preserve"> </w:t>
      </w:r>
      <w:r>
        <w:t xml:space="preserve">(Hugging Face 2026)</w:t>
      </w:r>
      <w:r>
        <w:t xml:space="preserve">:</w:t>
      </w:r>
      <w:r>
        <w:t xml:space="preserve"> </w:t>
      </w:r>
      <w:r>
        <w:t xml:space="preserve">Hugging Face’s minimal library for agents that act by writing code;</w:t>
      </w:r>
      <w:r>
        <w:t xml:space="preserve"> </w:t>
      </w:r>
      <w:r>
        <w:t xml:space="preserve">Apache-2.0, Python, about 29,300 stars.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VerbatimChar"/>
          </w:rPr>
          <w:t xml:space="preserve">Pydantic AI</w:t>
        </w:r>
      </w:hyperlink>
      <w:r>
        <w:t xml:space="preserve"> </w:t>
      </w:r>
      <w:r>
        <w:t xml:space="preserve">(Pydantic 2026)</w:t>
      </w:r>
      <w:r>
        <w:t xml:space="preserve">:</w:t>
      </w:r>
      <w:r>
        <w:t xml:space="preserve"> </w:t>
      </w:r>
      <w:r>
        <w:t xml:space="preserve">typed, single-agent-first design from the</w:t>
      </w:r>
      <w:r>
        <w:t xml:space="preserve"> </w:t>
      </w:r>
      <w:r>
        <w:rPr>
          <w:rStyle w:val="VerbatimChar"/>
        </w:rPr>
        <w:t xml:space="preserve">Pydantic</w:t>
      </w:r>
      <w:r>
        <w:t xml:space="preserve"> </w:t>
      </w:r>
      <w:r>
        <w:t xml:space="preserve">team;</w:t>
      </w:r>
      <w:r>
        <w:t xml:space="preserve"> </w:t>
      </w:r>
      <w:r>
        <w:t xml:space="preserve">MIT, Python, about 19,800 stars, released daily.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VerbatimChar"/>
          </w:rPr>
          <w:t xml:space="preserve">CAMEL</w:t>
        </w:r>
      </w:hyperlink>
      <w:r>
        <w:t xml:space="preserve"> </w:t>
      </w:r>
      <w:r>
        <w:t xml:space="preserve">(CAMEL-AI 2026)</w:t>
      </w:r>
      <w:r>
        <w:t xml:space="preserve">:</w:t>
      </w:r>
      <w:r>
        <w:t xml:space="preserve"> </w:t>
      </w:r>
      <w:r>
        <w:t xml:space="preserve">a research-oriented multi-agent framework;</w:t>
      </w:r>
      <w:r>
        <w:t xml:space="preserve"> </w:t>
      </w:r>
      <w:r>
        <w:t xml:space="preserve">Apache-2.0, Python, about 17,700 stars.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VoltAgent</w:t>
      </w:r>
      <w:r>
        <w:t xml:space="preserve">: a TypeScript framework, tracked separately in issue #45</w:t>
      </w:r>
      <w:r>
        <w:t xml:space="preserve"> </w:t>
      </w:r>
      <w:r>
        <w:t xml:space="preserve">of this site’s repository.</w:t>
      </w:r>
    </w:p>
    <w:bookmarkEnd w:id="71"/>
    <w:bookmarkEnd w:id="72"/>
    <w:bookmarkStart w:id="73" w:name="sec-orch-comparison"/>
    <w:p>
      <w:pPr>
        <w:pStyle w:val="Heading1"/>
      </w:pPr>
      <w:r>
        <w:t xml:space="preserve">8. Comparison</w:t>
      </w:r>
    </w:p>
    <w:p>
      <w:pPr>
        <w:pStyle w:val="FirstParagraph"/>
      </w:pPr>
      <w:r>
        <w:t xml:space="preserve">The table below places the three outside tools against our current stack.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is the bottom line</w:t>
      </w:r>
      <w:r>
        <w:t xml:space="preserve"> </w:t>
      </w:r>
      <w:r>
        <w:t xml:space="preserve">and follows directly from the rows above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Claude Code +</w:t>
            </w:r>
            <w:r>
              <w:t xml:space="preserve"> </w:t>
            </w:r>
            <w:r>
              <w:rPr>
                <w:rStyle w:val="VerbatimChar"/>
              </w:rPr>
              <w:t xml:space="preserve">ai-config</w:t>
            </w:r>
            <w:r>
              <w:t xml:space="preserve"> </w:t>
            </w:r>
            <w:r>
              <w:t xml:space="preserve">(ours)</w:t>
            </w:r>
          </w:p>
        </w:tc>
        <w:tc>
          <w:tcPr/>
          <w:p>
            <w:pPr>
              <w:pStyle w:val="Compact"/>
            </w:pPr>
            <w:r>
              <w:t xml:space="preserve">Agent Teams</w:t>
            </w:r>
          </w:p>
        </w:tc>
        <w:tc>
          <w:tcPr/>
          <w:p>
            <w:pPr>
              <w:pStyle w:val="Compact"/>
            </w:pPr>
            <w:r>
              <w:t xml:space="preserve">Inflexa</w:t>
            </w:r>
          </w:p>
        </w:tc>
        <w:tc>
          <w:tcPr/>
          <w:p>
            <w:pPr>
              <w:pStyle w:val="Compact"/>
            </w:pPr>
            <w:r>
              <w:t xml:space="preserve">TORQCLAW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 it is</w:t>
            </w:r>
          </w:p>
        </w:tc>
        <w:tc>
          <w:tcPr/>
          <w:p>
            <w:pPr>
              <w:pStyle w:val="Compact"/>
            </w:pPr>
            <w:r>
              <w:t xml:space="preserve">Our current agent stack</w:t>
            </w:r>
          </w:p>
        </w:tc>
        <w:tc>
          <w:tcPr/>
          <w:p>
            <w:pPr>
              <w:pStyle w:val="Compact"/>
            </w:pPr>
            <w:r>
              <w:t xml:space="preserve">Multi-session teammates</w:t>
            </w:r>
          </w:p>
        </w:tc>
        <w:tc>
          <w:tcPr/>
          <w:p>
            <w:pPr>
              <w:pStyle w:val="Compact"/>
            </w:pPr>
            <w:r>
              <w:t xml:space="preserve">Computational-biology orchestrator</w:t>
            </w:r>
          </w:p>
        </w:tc>
        <w:tc>
          <w:tcPr/>
          <w:p>
            <w:pPr>
              <w:pStyle w:val="Compact"/>
            </w:pPr>
            <w:r>
              <w:t xml:space="preserve">Governed agent control plane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Primary domain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General coding and research</w:t>
            </w:r>
          </w:p>
        </w:tc>
        <w:tc>
          <w:tcPr/>
          <w:p>
            <w:pPr>
              <w:pStyle w:val="Compact"/>
            </w:pPr>
            <w:r>
              <w:t xml:space="preserve">Computational biology</w:t>
            </w:r>
          </w:p>
        </w:tc>
        <w:tc>
          <w:tcPr/>
          <w:p>
            <w:pPr>
              <w:pStyle w:val="Compact"/>
            </w:pPr>
            <w:r>
              <w:t xml:space="preserve">General agent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License</w:t>
            </w:r>
          </w:p>
        </w:tc>
        <w:tc>
          <w:tcPr/>
          <w:p>
            <w:pPr>
              <w:pStyle w:val="Compact"/>
            </w:pPr>
            <w:r>
              <w:t xml:space="preserve">Reusable across our repos</w:t>
            </w:r>
          </w:p>
        </w:tc>
        <w:tc>
          <w:tcPr/>
          <w:p>
            <w:pPr>
              <w:pStyle w:val="Compact"/>
            </w:pPr>
            <w:r>
              <w:t xml:space="preserve">Anthropic product</w:t>
            </w:r>
          </w:p>
        </w:tc>
        <w:tc>
          <w:tcPr/>
          <w:p>
            <w:pPr>
              <w:pStyle w:val="Compact"/>
            </w:pPr>
            <w:r>
              <w:t xml:space="preserve">Apache-2.0 (permissive)</w:t>
            </w:r>
          </w:p>
        </w:tc>
        <w:tc>
          <w:tcPr/>
          <w:p>
            <w:pPr>
              <w:pStyle w:val="Compact"/>
            </w:pPr>
            <w:r>
              <w:t xml:space="preserve">None (all rights reserved)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Maturity (2026)</w:t>
            </w:r>
          </w:p>
        </w:tc>
        <w:tc>
          <w:tcPr/>
          <w:p>
            <w:pPr>
              <w:pStyle w:val="Compact"/>
            </w:pPr>
            <w:r>
              <w:t xml:space="preserve">In daily use</w:t>
            </w:r>
          </w:p>
        </w:tc>
        <w:tc>
          <w:tcPr/>
          <w:p>
            <w:pPr>
              <w:pStyle w:val="Compact"/>
            </w:pPr>
            <w:r>
              <w:t xml:space="preserve">Experimental, off by default</w:t>
            </w:r>
          </w:p>
        </w:tc>
        <w:tc>
          <w:tcPr/>
          <w:p>
            <w:pPr>
              <w:pStyle w:val="Compact"/>
            </w:pPr>
            <w:r>
              <w:t xml:space="preserve">Young, active</w:t>
            </w:r>
          </w:p>
        </w:tc>
        <w:tc>
          <w:tcPr/>
          <w:p>
            <w:pPr>
              <w:pStyle w:val="Compact"/>
            </w:pPr>
            <w:r>
              <w:t xml:space="preserve">Early prototype, one author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Execution model</w:t>
            </w:r>
          </w:p>
        </w:tc>
        <w:tc>
          <w:tcPr/>
          <w:p>
            <w:pPr>
              <w:pStyle w:val="Compact"/>
            </w:pPr>
            <w:r>
              <w:t xml:space="preserve">Subagents,</w:t>
            </w:r>
            <w:r>
              <w:t xml:space="preserve"> </w:t>
            </w:r>
            <w:r>
              <w:rPr>
                <w:rStyle w:val="VerbatimChar"/>
              </w:rPr>
              <w:t xml:space="preserve">Workflow</w:t>
            </w:r>
            <w:r>
              <w:t xml:space="preserve">, worktrees</w:t>
            </w:r>
          </w:p>
        </w:tc>
        <w:tc>
          <w:tcPr/>
          <w:p>
            <w:pPr>
              <w:pStyle w:val="Compact"/>
            </w:pPr>
            <w:r>
              <w:t xml:space="preserve">Lead plus independent teammates</w:t>
            </w:r>
          </w:p>
        </w:tc>
        <w:tc>
          <w:tcPr/>
          <w:p>
            <w:pPr>
              <w:pStyle w:val="Compact"/>
            </w:pPr>
            <w:r>
              <w:t xml:space="preserve">Sandboxed Docker, R and Python</w:t>
            </w:r>
          </w:p>
        </w:tc>
        <w:tc>
          <w:tcPr/>
          <w:p>
            <w:pPr>
              <w:pStyle w:val="Compact"/>
            </w:pPr>
            <w:r>
              <w:t xml:space="preserve">TypeScript gateway, Python engine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Governance built in</w:t>
            </w:r>
          </w:p>
        </w:tc>
        <w:tc>
          <w:tcPr/>
          <w:p>
            <w:pPr>
              <w:pStyle w:val="Compact"/>
            </w:pPr>
            <w:r>
              <w:t xml:space="preserve">Hooks, permissions, budgets</w:t>
            </w:r>
          </w:p>
        </w:tc>
        <w:tc>
          <w:tcPr/>
          <w:p>
            <w:pPr>
              <w:pStyle w:val="Compact"/>
            </w:pPr>
            <w:r>
              <w:t xml:space="preserve">Inherits Claude Code permissions</w:t>
            </w:r>
          </w:p>
        </w:tc>
        <w:tc>
          <w:tcPr/>
          <w:p>
            <w:pPr>
              <w:pStyle w:val="Compact"/>
            </w:pPr>
            <w:r>
              <w:t xml:space="preserve">Sandbox, signed provenance</w:t>
            </w:r>
          </w:p>
        </w:tc>
        <w:tc>
          <w:tcPr/>
          <w:p>
            <w:pPr>
              <w:pStyle w:val="Compact"/>
            </w:pPr>
            <w:r>
              <w:t xml:space="preserve">Approval gates, budgets, receipts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Local-first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Yes (Ollama, cloud fallback)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Relevance to us</w:t>
            </w:r>
          </w:p>
        </w:tc>
        <w:tc>
          <w:tcPr/>
          <w:p>
            <w:pPr>
              <w:pStyle w:val="Compact"/>
            </w:pPr>
            <w:r>
              <w:t xml:space="preserve">The baseline</w:t>
            </w:r>
          </w:p>
        </w:tc>
        <w:tc>
          <w:tcPr/>
          <w:p>
            <w:pPr>
              <w:pStyle w:val="Compact"/>
            </w:pPr>
            <w:r>
              <w:t xml:space="preserve">Try it</w:t>
            </w:r>
          </w:p>
        </w:tc>
        <w:tc>
          <w:tcPr/>
          <w:p>
            <w:pPr>
              <w:pStyle w:val="Compact"/>
            </w:pPr>
            <w:r>
              <w:t xml:space="preserve">Evaluate it</w:t>
            </w:r>
          </w:p>
        </w:tc>
        <w:tc>
          <w:tcPr/>
          <w:p>
            <w:pPr>
              <w:pStyle w:val="Compact"/>
            </w:pPr>
            <w:r>
              <w:t xml:space="preserve">Pass; reference only</w:t>
            </w:r>
          </w:p>
        </w:tc>
      </w:tr>
    </w:tbl>
    <w:p>
      <w:pPr>
        <w:pStyle w:val="BodyText"/>
      </w:pPr>
      <w:r>
        <w:t xml:space="preserve">The frameworks 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do not fit this table,</w:t>
      </w:r>
      <w:r>
        <w:t xml:space="preserve"> </w:t>
      </w:r>
      <w:r>
        <w:t xml:space="preserve">because they are libraries rather than tools:</w:t>
      </w:r>
      <w:r>
        <w:t xml:space="preserve"> </w:t>
      </w:r>
      <w:r>
        <w:t xml:space="preserve">each would be a column only after we had built something with it.</w:t>
      </w:r>
      <w:r>
        <w:t xml:space="preserve"> </w:t>
      </w:r>
      <w:r>
        <w:t xml:space="preserve">Measured against the same</w:t>
      </w:r>
      <w:r>
        <w:t xml:space="preserve"> </w:t>
      </w:r>
      <w:r>
        <w:t xml:space="preserve">“Relevance to us”</w:t>
      </w:r>
      <w:r>
        <w:t xml:space="preserve"> </w:t>
      </w:r>
      <w:r>
        <w:t xml:space="preserve">row,</w:t>
      </w:r>
      <w:r>
        <w:t xml:space="preserve"> </w:t>
      </w:r>
      <w:r>
        <w:t xml:space="preserve">they land together at</w:t>
      </w:r>
      <w:r>
        <w:t xml:space="preserve"> </w:t>
      </w:r>
      <w:r>
        <w:t xml:space="preserve">“reference only”</w:t>
      </w:r>
      <w:r>
        <w:t xml:space="preserve">,</w:t>
      </w:r>
      <w:r>
        <w:t xml:space="preserve"> </w:t>
      </w:r>
      <w:r>
        <w:t xml:space="preserve">with LangGraph the one to read first</w:t>
      </w:r>
      <w:r>
        <w:t xml:space="preserve"> </w:t>
      </w:r>
      <w:r>
        <w:t xml:space="preserve">if a durable Python pipeline with human sign-off ever becomes a lab need.</w:t>
      </w:r>
    </w:p>
    <w:bookmarkEnd w:id="73"/>
    <w:bookmarkStart w:id="74" w:name="sec-orch-recommendation"/>
    <w:p>
      <w:pPr>
        <w:pStyle w:val="Heading1"/>
      </w:pPr>
      <w:r>
        <w:t xml:space="preserve">9. Recommendation</w:t>
      </w:r>
    </w:p>
    <w:p>
      <w:pPr>
        <w:pStyle w:val="FirstParagraph"/>
      </w:pPr>
      <w:r>
        <w:t xml:space="preserve">For the lab, as of September 2026: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Try Agent Teams</w:t>
      </w:r>
      <w:r>
        <w:t xml:space="preserve"> </w:t>
      </w:r>
      <w:r>
        <w:t xml:space="preserve">on a research or review task where parallel, arguing agents</w:t>
      </w:r>
      <w:r>
        <w:t xml:space="preserve"> </w:t>
      </w:r>
      <w:r>
        <w:t xml:space="preserve">would beat one agent working alone.</w:t>
      </w:r>
      <w:r>
        <w:t xml:space="preserve"> </w:t>
      </w:r>
      <w:r>
        <w:t xml:space="preserve">It is native to our tooling and the cheapest to experiment with,</w:t>
      </w:r>
      <w:r>
        <w:t xml:space="preserve"> </w:t>
      </w:r>
      <w:r>
        <w:t xml:space="preserve">as long as the token cost is watched.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Evaluate Inflexa</w:t>
      </w:r>
      <w:r>
        <w:t xml:space="preserve"> </w:t>
      </w:r>
      <w:r>
        <w:t xml:space="preserve">on a real dataset.</w:t>
      </w:r>
      <w:r>
        <w:t xml:space="preserve"> </w:t>
      </w:r>
      <w:r>
        <w:t xml:space="preserve">It is the most domain-aligned option and openly licensed,</w:t>
      </w:r>
      <w:r>
        <w:t xml:space="preserve"> </w:t>
      </w:r>
      <w:r>
        <w:t xml:space="preserve">and even if we do not adopt it,</w:t>
      </w:r>
      <w:r>
        <w:t xml:space="preserve"> </w:t>
      </w:r>
      <w:r>
        <w:t xml:space="preserve">its provenance-and-sandbox design informs our own reproducibility work.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Pass on TORQCLAW</w:t>
      </w:r>
      <w:r>
        <w:t xml:space="preserve"> </w:t>
      </w:r>
      <w:r>
        <w:t xml:space="preserve">for adoption.</w:t>
      </w:r>
      <w:r>
        <w:t xml:space="preserve"> </w:t>
      </w:r>
      <w:r>
        <w:t xml:space="preserve">It is unlicensed, off-domain,</w:t>
      </w:r>
      <w:r>
        <w:t xml:space="preserve"> </w:t>
      </w:r>
      <w:r>
        <w:t xml:space="preserve">and centered on governance we already have.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Build nothing on the orchestration frameworks</w:t>
      </w:r>
      <w:r>
        <w:t xml:space="preserve"> </w:t>
      </w:r>
      <w:r>
        <w:t xml:space="preserve">in</w:t>
      </w:r>
      <w:r>
        <w:t xml:space="preserve"> </w:t>
      </w:r>
      <w:hyperlink w:anchor="sec-orch-frameworks">
        <w:r>
          <w:rPr>
            <w:rStyle w:val="Hyperlink"/>
          </w:rPr>
          <w:t xml:space="preserve">Section 7</w:t>
        </w:r>
      </w:hyperlink>
      <w:r>
        <w:t xml:space="preserve"> </w:t>
      </w:r>
      <w:r>
        <w:t xml:space="preserve">until a concrete need appears that Claude Code cannot meet;</w:t>
      </w:r>
      <w:r>
        <w:t xml:space="preserve"> </w:t>
      </w:r>
      <w:r>
        <w:t xml:space="preserve">read the LangGraph documentation as the reference design if one does.</w:t>
      </w:r>
    </w:p>
    <w:p>
      <w:pPr>
        <w:pStyle w:val="FirstParagraph"/>
      </w:pPr>
      <w:r>
        <w:t xml:space="preserve">None of these replaces our current Claude Code and</w:t>
      </w:r>
      <w:r>
        <w:t xml:space="preserve"> </w:t>
      </w:r>
      <w:r>
        <w:rPr>
          <w:rStyle w:val="VerbatimChar"/>
        </w:rPr>
        <w:t xml:space="preserve">ai-config</w:t>
      </w:r>
      <w:r>
        <w:t xml:space="preserve"> </w:t>
      </w:r>
      <w:r>
        <w:t xml:space="preserve">practice.</w:t>
      </w:r>
      <w:r>
        <w:t xml:space="preserve"> </w:t>
      </w:r>
      <w:r>
        <w:t xml:space="preserve">Agent Teams extends it,</w:t>
      </w:r>
      <w:r>
        <w:t xml:space="preserve"> </w:t>
      </w:r>
      <w:r>
        <w:t xml:space="preserve">Inflexa is a candidate research tool alongside it,</w:t>
      </w:r>
      <w:r>
        <w:t xml:space="preserve"> </w:t>
      </w:r>
      <w:r>
        <w:t xml:space="preserve">and TORQCLAW is, for now, only a reference.</w:t>
      </w:r>
    </w:p>
    <w:bookmarkEnd w:id="74"/>
    <w:bookmarkStart w:id="98" w:name="references"/>
    <w:p>
      <w:pPr>
        <w:pStyle w:val="Heading1"/>
      </w:pPr>
      <w:r>
        <w:t xml:space="preserve">References</w:t>
      </w:r>
    </w:p>
    <w:bookmarkStart w:id="97" w:name="refs"/>
    <w:bookmarkStart w:id="75" w:name="ref-claude_agent_teams"/>
    <w:p>
      <w:pPr>
        <w:pStyle w:val="Bibliography"/>
      </w:pPr>
      <w:r>
        <w:t xml:space="preserve">Anthropic. 2026.</w:t>
      </w:r>
      <w:r>
        <w:t xml:space="preserve"> </w:t>
      </w:r>
      <w:r>
        <w:rPr>
          <w:i/>
          <w:iCs/>
        </w:rPr>
        <w:t xml:space="preserve">Orchestrate Teams of Claude Code Sessions</w:t>
      </w:r>
      <w:r>
        <w:t xml:space="preserve">. Documentation.</w:t>
      </w:r>
      <w:r>
        <w:t xml:space="preserve"> </w:t>
      </w:r>
      <w:hyperlink r:id="rId17">
        <w:r>
          <w:rPr>
            <w:rStyle w:val="Hyperlink"/>
          </w:rPr>
          <w:t xml:space="preserve">https://code.claude.com/docs/en/agent-teams</w:t>
        </w:r>
      </w:hyperlink>
      <w:r>
        <w:t xml:space="preserve">.</w:t>
      </w:r>
    </w:p>
    <w:bookmarkEnd w:id="75"/>
    <w:bookmarkStart w:id="76" w:name="ref-camel_ai"/>
    <w:p>
      <w:pPr>
        <w:pStyle w:val="Bibliography"/>
      </w:pPr>
      <w:r>
        <w:t xml:space="preserve">CAMEL-AI. 2026.</w:t>
      </w:r>
      <w:r>
        <w:t xml:space="preserve"> </w:t>
      </w:r>
      <w:r>
        <w:rPr>
          <w:i/>
          <w:iCs/>
        </w:rPr>
        <w:t xml:space="preserve">CAMEL: Finding the Scaling Laws of Agents</w:t>
      </w:r>
      <w:r>
        <w:t xml:space="preserve">. Software.</w:t>
      </w:r>
      <w:r>
        <w:t xml:space="preserve"> </w:t>
      </w:r>
      <w:hyperlink r:id="rId70">
        <w:r>
          <w:rPr>
            <w:rStyle w:val="Hyperlink"/>
          </w:rPr>
          <w:t xml:space="preserve">https://github.com/camel-ai/camel</w:t>
        </w:r>
      </w:hyperlink>
      <w:r>
        <w:t xml:space="preserve">.</w:t>
      </w:r>
    </w:p>
    <w:bookmarkEnd w:id="76"/>
    <w:bookmarkStart w:id="78" w:name="ref-crewai_repo"/>
    <w:p>
      <w:pPr>
        <w:pStyle w:val="Bibliography"/>
      </w:pPr>
      <w:r>
        <w:t xml:space="preserve">CrewAI. 2026a.</w:t>
      </w:r>
      <w:r>
        <w:t xml:space="preserve"> </w:t>
      </w:r>
      <w:r>
        <w:rPr>
          <w:i/>
          <w:iCs/>
        </w:rPr>
        <w:t xml:space="preserve">CrewAI</w:t>
      </w:r>
      <w:r>
        <w:t xml:space="preserve">. Software.</w:t>
      </w:r>
      <w:r>
        <w:t xml:space="preserve"> </w:t>
      </w:r>
      <w:hyperlink r:id="rId77">
        <w:r>
          <w:rPr>
            <w:rStyle w:val="Hyperlink"/>
          </w:rPr>
          <w:t xml:space="preserve">https://github.com/crewAIInc/crewAI</w:t>
        </w:r>
      </w:hyperlink>
      <w:r>
        <w:t xml:space="preserve">.</w:t>
      </w:r>
    </w:p>
    <w:bookmarkEnd w:id="78"/>
    <w:bookmarkStart w:id="79" w:name="ref-crewai_docs"/>
    <w:p>
      <w:pPr>
        <w:pStyle w:val="Bibliography"/>
      </w:pPr>
      <w:r>
        <w:t xml:space="preserve">CrewAI. 2026b.</w:t>
      </w:r>
      <w:r>
        <w:t xml:space="preserve"> </w:t>
      </w:r>
      <w:r>
        <w:rPr>
          <w:i/>
          <w:iCs/>
        </w:rPr>
        <w:t xml:space="preserve">CrewAI Introduction</w:t>
      </w:r>
      <w:r>
        <w:t xml:space="preserve">. Documentation.</w:t>
      </w:r>
      <w:r>
        <w:t xml:space="preserve"> </w:t>
      </w:r>
      <w:hyperlink r:id="rId54">
        <w:r>
          <w:rPr>
            <w:rStyle w:val="Hyperlink"/>
          </w:rPr>
          <w:t xml:space="preserve">https://docs.crewai.com/en/introduction</w:t>
        </w:r>
      </w:hyperlink>
      <w:r>
        <w:t xml:space="preserve">.</w:t>
      </w:r>
    </w:p>
    <w:bookmarkEnd w:id="79"/>
    <w:bookmarkStart w:id="80" w:name="ref-metagpt"/>
    <w:p>
      <w:pPr>
        <w:pStyle w:val="Bibliography"/>
      </w:pPr>
      <w:r>
        <w:t xml:space="preserve">FoundationAgents. 2026.</w:t>
      </w:r>
      <w:r>
        <w:t xml:space="preserve"> </w:t>
      </w:r>
      <w:r>
        <w:rPr>
          <w:i/>
          <w:iCs/>
        </w:rPr>
        <w:t xml:space="preserve">MetaGPT: The Multi-Agent Framework</w:t>
      </w:r>
      <w:r>
        <w:t xml:space="preserve">. Software.</w:t>
      </w:r>
      <w:r>
        <w:t xml:space="preserve"> </w:t>
      </w:r>
      <w:hyperlink r:id="rId66">
        <w:r>
          <w:rPr>
            <w:rStyle w:val="Hyperlink"/>
          </w:rPr>
          <w:t xml:space="preserve">https://github.com/FoundationAgents/MetaGPT</w:t>
        </w:r>
      </w:hyperlink>
      <w:r>
        <w:t xml:space="preserve">.</w:t>
      </w:r>
    </w:p>
    <w:bookmarkEnd w:id="80"/>
    <w:bookmarkStart w:id="81" w:name="ref-google_adk"/>
    <w:p>
      <w:pPr>
        <w:pStyle w:val="Bibliography"/>
      </w:pPr>
      <w:r>
        <w:t xml:space="preserve">Google. 2026.</w:t>
      </w:r>
      <w:r>
        <w:t xml:space="preserve"> </w:t>
      </w:r>
      <w:r>
        <w:rPr>
          <w:i/>
          <w:iCs/>
        </w:rPr>
        <w:t xml:space="preserve">Agent Development Kit (ADK) for Python</w:t>
      </w:r>
      <w:r>
        <w:t xml:space="preserve">. Software.</w:t>
      </w:r>
      <w:r>
        <w:t xml:space="preserve"> </w:t>
      </w:r>
      <w:hyperlink r:id="rId62">
        <w:r>
          <w:rPr>
            <w:rStyle w:val="Hyperlink"/>
          </w:rPr>
          <w:t xml:space="preserve">https://github.com/google/adk-python</w:t>
        </w:r>
      </w:hyperlink>
      <w:r>
        <w:t xml:space="preserve">.</w:t>
      </w:r>
    </w:p>
    <w:bookmarkEnd w:id="81"/>
    <w:bookmarkStart w:id="82" w:name="ref-smolagents"/>
    <w:p>
      <w:pPr>
        <w:pStyle w:val="Bibliography"/>
      </w:pPr>
      <w:r>
        <w:t xml:space="preserve">Hugging Face. 2026.</w:t>
      </w:r>
      <w:r>
        <w:t xml:space="preserve"> </w:t>
      </w:r>
      <w:r>
        <w:rPr>
          <w:i/>
          <w:iCs/>
        </w:rPr>
        <w:t xml:space="preserve">Smolagents</w:t>
      </w:r>
      <w:r>
        <w:t xml:space="preserve">. Software.</w:t>
      </w:r>
      <w:r>
        <w:t xml:space="preserve"> </w:t>
      </w:r>
      <w:hyperlink r:id="rId68">
        <w:r>
          <w:rPr>
            <w:rStyle w:val="Hyperlink"/>
          </w:rPr>
          <w:t xml:space="preserve">https://github.com/huggingface/smolagents</w:t>
        </w:r>
      </w:hyperlink>
      <w:r>
        <w:t xml:space="preserve">.</w:t>
      </w:r>
    </w:p>
    <w:bookmarkEnd w:id="82"/>
    <w:bookmarkStart w:id="83" w:name="ref-inflexa"/>
    <w:p>
      <w:pPr>
        <w:pStyle w:val="Bibliography"/>
      </w:pPr>
      <w:r>
        <w:t xml:space="preserve">Inflexa. 2026.</w:t>
      </w:r>
      <w:r>
        <w:t xml:space="preserve"> </w:t>
      </w:r>
      <w:r>
        <w:rPr>
          <w:i/>
          <w:iCs/>
        </w:rPr>
        <w:t xml:space="preserve">Inflexa: The Open-Source Orchestrator for Computational Biology</w:t>
      </w:r>
      <w:r>
        <w:t xml:space="preserve">. Software.</w:t>
      </w:r>
      <w:r>
        <w:t xml:space="preserve"> </w:t>
      </w:r>
      <w:hyperlink r:id="rId22">
        <w:r>
          <w:rPr>
            <w:rStyle w:val="Hyperlink"/>
          </w:rPr>
          <w:t xml:space="preserve">https://github.com/inflexa-ai/inflexa</w:t>
        </w:r>
      </w:hyperlink>
      <w:r>
        <w:t xml:space="preserve">.</w:t>
      </w:r>
    </w:p>
    <w:bookmarkEnd w:id="83"/>
    <w:bookmarkStart w:id="85" w:name="ref-langgraph_repo"/>
    <w:p>
      <w:pPr>
        <w:pStyle w:val="Bibliography"/>
      </w:pPr>
      <w:r>
        <w:t xml:space="preserve">LangChain. 2026a.</w:t>
      </w:r>
      <w:r>
        <w:t xml:space="preserve"> </w:t>
      </w:r>
      <w:r>
        <w:rPr>
          <w:i/>
          <w:iCs/>
        </w:rPr>
        <w:t xml:space="preserve">LangGraph</w:t>
      </w:r>
      <w:r>
        <w:t xml:space="preserve">. Software.</w:t>
      </w:r>
      <w:r>
        <w:t xml:space="preserve"> </w:t>
      </w:r>
      <w:hyperlink r:id="rId84">
        <w:r>
          <w:rPr>
            <w:rStyle w:val="Hyperlink"/>
          </w:rPr>
          <w:t xml:space="preserve">https://github.com/langchain-ai/langgraph</w:t>
        </w:r>
      </w:hyperlink>
      <w:r>
        <w:t xml:space="preserve">.</w:t>
      </w:r>
    </w:p>
    <w:bookmarkEnd w:id="85"/>
    <w:bookmarkStart w:id="86" w:name="ref-langgraph_docs"/>
    <w:p>
      <w:pPr>
        <w:pStyle w:val="Bibliography"/>
      </w:pPr>
      <w:r>
        <w:t xml:space="preserve">LangChain. 2026b.</w:t>
      </w:r>
      <w:r>
        <w:t xml:space="preserve"> </w:t>
      </w:r>
      <w:r>
        <w:rPr>
          <w:i/>
          <w:iCs/>
        </w:rPr>
        <w:t xml:space="preserve">LangGraph Overview</w:t>
      </w:r>
      <w:r>
        <w:t xml:space="preserve">. Documentation.</w:t>
      </w:r>
      <w:r>
        <w:t xml:space="preserve"> </w:t>
      </w:r>
      <w:hyperlink r:id="rId50">
        <w:r>
          <w:rPr>
            <w:rStyle w:val="Hyperlink"/>
          </w:rPr>
          <w:t xml:space="preserve">https://docs.langchain.com/oss/python/langgraph/overview</w:t>
        </w:r>
      </w:hyperlink>
      <w:r>
        <w:t xml:space="preserve">.</w:t>
      </w:r>
    </w:p>
    <w:bookmarkEnd w:id="86"/>
    <w:bookmarkStart w:id="87" w:name="ref-llama_index"/>
    <w:p>
      <w:pPr>
        <w:pStyle w:val="Bibliography"/>
      </w:pPr>
      <w:r>
        <w:t xml:space="preserve">LlamaIndex. 2026.</w:t>
      </w:r>
      <w:r>
        <w:t xml:space="preserve"> </w:t>
      </w:r>
      <w:r>
        <w:rPr>
          <w:i/>
          <w:iCs/>
        </w:rPr>
        <w:t xml:space="preserve">LlamaIndex</w:t>
      </w:r>
      <w:r>
        <w:t xml:space="preserve">. Software.</w:t>
      </w:r>
      <w:r>
        <w:t xml:space="preserve"> </w:t>
      </w:r>
      <w:hyperlink r:id="rId67">
        <w:r>
          <w:rPr>
            <w:rStyle w:val="Hyperlink"/>
          </w:rPr>
          <w:t xml:space="preserve">https://github.com/run-llama/llama_index</w:t>
        </w:r>
      </w:hyperlink>
      <w:r>
        <w:t xml:space="preserve">.</w:t>
      </w:r>
    </w:p>
    <w:bookmarkEnd w:id="87"/>
    <w:bookmarkStart w:id="89" w:name="ref-autogen_teams"/>
    <w:p>
      <w:pPr>
        <w:pStyle w:val="Bibliography"/>
      </w:pPr>
      <w:r>
        <w:t xml:space="preserve">Microsoft. 2026a.</w:t>
      </w:r>
      <w:r>
        <w:t xml:space="preserve"> </w:t>
      </w:r>
      <w:r>
        <w:rPr>
          <w:i/>
          <w:iCs/>
        </w:rPr>
        <w:t xml:space="preserve">AutoGen AgentChat Tutorial: Teams</w:t>
      </w:r>
      <w:r>
        <w:t xml:space="preserve">. Documentation.</w:t>
      </w:r>
      <w:r>
        <w:t xml:space="preserve"> </w:t>
      </w:r>
      <w:hyperlink r:id="rId88">
        <w:r>
          <w:rPr>
            <w:rStyle w:val="Hyperlink"/>
          </w:rPr>
          <w:t xml:space="preserve">https://microsoft.github.io/autogen/stable/user-guide/agentchat-user-guide/tutorial/teams.html</w:t>
        </w:r>
      </w:hyperlink>
      <w:r>
        <w:t xml:space="preserve">.</w:t>
      </w:r>
    </w:p>
    <w:bookmarkEnd w:id="89"/>
    <w:bookmarkStart w:id="90" w:name="ref-autogen_docs"/>
    <w:p>
      <w:pPr>
        <w:pStyle w:val="Bibliography"/>
      </w:pPr>
      <w:r>
        <w:t xml:space="preserve">Microsoft. 2026b.</w:t>
      </w:r>
      <w:r>
        <w:t xml:space="preserve"> </w:t>
      </w:r>
      <w:r>
        <w:rPr>
          <w:i/>
          <w:iCs/>
        </w:rPr>
        <w:t xml:space="preserve">AutoGen Documentation</w:t>
      </w:r>
      <w:r>
        <w:t xml:space="preserve">. Documentation.</w:t>
      </w:r>
      <w:r>
        <w:t xml:space="preserve"> </w:t>
      </w:r>
      <w:hyperlink r:id="rId42">
        <w:r>
          <w:rPr>
            <w:rStyle w:val="Hyperlink"/>
          </w:rPr>
          <w:t xml:space="preserve">https://microsoft.github.io/autogen/stable/</w:t>
        </w:r>
      </w:hyperlink>
      <w:r>
        <w:t xml:space="preserve">.</w:t>
      </w:r>
    </w:p>
    <w:bookmarkEnd w:id="90"/>
    <w:bookmarkStart w:id="92" w:name="ref-autogen_repo"/>
    <w:p>
      <w:pPr>
        <w:pStyle w:val="Bibliography"/>
      </w:pPr>
      <w:r>
        <w:t xml:space="preserve">Microsoft. 2026c.</w:t>
      </w:r>
      <w:r>
        <w:t xml:space="preserve"> </w:t>
      </w:r>
      <w:r>
        <w:rPr>
          <w:i/>
          <w:iCs/>
        </w:rPr>
        <w:t xml:space="preserve">AutoGen: A Framework for Building AI Agents and Applications</w:t>
      </w:r>
      <w:r>
        <w:t xml:space="preserve">. Software.</w:t>
      </w:r>
      <w:r>
        <w:t xml:space="preserve"> </w:t>
      </w:r>
      <w:hyperlink r:id="rId91">
        <w:r>
          <w:rPr>
            <w:rStyle w:val="Hyperlink"/>
          </w:rPr>
          <w:t xml:space="preserve">https://github.com/microsoft/autogen</w:t>
        </w:r>
      </w:hyperlink>
      <w:r>
        <w:t xml:space="preserve">.</w:t>
      </w:r>
    </w:p>
    <w:bookmarkEnd w:id="92"/>
    <w:bookmarkStart w:id="93" w:name="ref-microsoft_agent_framework"/>
    <w:p>
      <w:pPr>
        <w:pStyle w:val="Bibliography"/>
      </w:pPr>
      <w:r>
        <w:t xml:space="preserve">Microsoft. 2026d.</w:t>
      </w:r>
      <w:r>
        <w:t xml:space="preserve"> </w:t>
      </w:r>
      <w:r>
        <w:rPr>
          <w:i/>
          <w:iCs/>
        </w:rPr>
        <w:t xml:space="preserve">Microsoft Agent Framework</w:t>
      </w:r>
      <w:r>
        <w:t xml:space="preserve">. Software.</w:t>
      </w:r>
      <w:r>
        <w:t xml:space="preserve"> </w:t>
      </w:r>
      <w:hyperlink r:id="rId46">
        <w:r>
          <w:rPr>
            <w:rStyle w:val="Hyperlink"/>
          </w:rPr>
          <w:t xml:space="preserve">https://github.com/microsoft/agent-framework</w:t>
        </w:r>
      </w:hyperlink>
      <w:r>
        <w:t xml:space="preserve">.</w:t>
      </w:r>
    </w:p>
    <w:bookmarkEnd w:id="93"/>
    <w:bookmarkStart w:id="94" w:name="ref-openai_agents_sdk"/>
    <w:p>
      <w:pPr>
        <w:pStyle w:val="Bibliography"/>
      </w:pPr>
      <w:r>
        <w:t xml:space="preserve">OpenAI. 2026.</w:t>
      </w:r>
      <w:r>
        <w:t xml:space="preserve"> </w:t>
      </w:r>
      <w:r>
        <w:rPr>
          <w:i/>
          <w:iCs/>
        </w:rPr>
        <w:t xml:space="preserve">OpenAI Agents SDK</w:t>
      </w:r>
      <w:r>
        <w:t xml:space="preserve">. Software.</w:t>
      </w:r>
      <w:r>
        <w:t xml:space="preserve"> </w:t>
      </w:r>
      <w:hyperlink r:id="rId58">
        <w:r>
          <w:rPr>
            <w:rStyle w:val="Hyperlink"/>
          </w:rPr>
          <w:t xml:space="preserve">https://github.com/openai/openai-agents-python</w:t>
        </w:r>
      </w:hyperlink>
      <w:r>
        <w:t xml:space="preserve">.</w:t>
      </w:r>
    </w:p>
    <w:bookmarkEnd w:id="94"/>
    <w:bookmarkStart w:id="95" w:name="ref-torqclaw"/>
    <w:p>
      <w:pPr>
        <w:pStyle w:val="Bibliography"/>
      </w:pPr>
      <w:r>
        <w:t xml:space="preserve">pilotwaffle</w:t>
      </w:r>
      <w:r>
        <w:t xml:space="preserve">. 2026.</w:t>
      </w:r>
      <w:r>
        <w:t xml:space="preserve"> </w:t>
      </w:r>
      <w:r>
        <w:rPr>
          <w:i/>
          <w:iCs/>
        </w:rPr>
        <w:t xml:space="preserve">TORQCLAW: A Governed Local and Cloud AI-Agent Control Plane</w:t>
      </w:r>
      <w:r>
        <w:t xml:space="preserve">. Software.</w:t>
      </w:r>
      <w:r>
        <w:t xml:space="preserve"> </w:t>
      </w:r>
      <w:hyperlink r:id="rId27">
        <w:r>
          <w:rPr>
            <w:rStyle w:val="Hyperlink"/>
          </w:rPr>
          <w:t xml:space="preserve">https://github.com/pilotwaffle/TORQCLAW</w:t>
        </w:r>
      </w:hyperlink>
      <w:r>
        <w:t xml:space="preserve">.</w:t>
      </w:r>
    </w:p>
    <w:bookmarkEnd w:id="95"/>
    <w:bookmarkStart w:id="96" w:name="ref-pydantic_ai"/>
    <w:p>
      <w:pPr>
        <w:pStyle w:val="Bibliography"/>
      </w:pPr>
      <w:r>
        <w:t xml:space="preserve">Pydantic. 2026.</w:t>
      </w:r>
      <w:r>
        <w:t xml:space="preserve"> </w:t>
      </w:r>
      <w:r>
        <w:rPr>
          <w:i/>
          <w:iCs/>
        </w:rPr>
        <w:t xml:space="preserve">Pydantic AI</w:t>
      </w:r>
      <w:r>
        <w:t xml:space="preserve">. Software.</w:t>
      </w:r>
      <w:r>
        <w:t xml:space="preserve"> </w:t>
      </w:r>
      <w:hyperlink r:id="rId69">
        <w:r>
          <w:rPr>
            <w:rStyle w:val="Hyperlink"/>
          </w:rPr>
          <w:t xml:space="preserve">https://github.com/pydantic/pydantic-ai</w:t>
        </w:r>
      </w:hyperlink>
      <w:r>
        <w:t xml:space="preserve">.</w:t>
      </w:r>
    </w:p>
    <w:bookmarkEnd w:id="96"/>
    <w:bookmarkEnd w:id="97"/>
    <w:bookmarkEnd w:id="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18" Type="http://schemas.openxmlformats.org/officeDocument/2006/relationships/image" Target="media/rId18.png"/><Relationship Id="rId9" Type="http://schemas.openxmlformats.org/officeDocument/2006/relationships/image" Target="media/rId9.png"/><Relationship Id="rId17" Type="http://schemas.openxmlformats.org/officeDocument/2006/relationships/hyperlink" Target="https://code.claude.com/docs/en/agent-teams" TargetMode="External"/><Relationship Id="rId54" Type="http://schemas.openxmlformats.org/officeDocument/2006/relationships/hyperlink" Target="https://docs.crewai.com/en/introduction" TargetMode="External"/><Relationship Id="rId50" Type="http://schemas.openxmlformats.org/officeDocument/2006/relationships/hyperlink" Target="https://docs.langchain.com/oss/python/langgraph/overview" TargetMode="External"/><Relationship Id="rId66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5" Type="http://schemas.openxmlformats.org/officeDocument/2006/relationships/hyperlink" Target="https://github.com/Morrison-Lab/gha" TargetMode="External"/><Relationship Id="rId70" Type="http://schemas.openxmlformats.org/officeDocument/2006/relationships/hyperlink" Target="https://github.com/camel-ai/camel" TargetMode="External"/><Relationship Id="rId35" Type="http://schemas.openxmlformats.org/officeDocument/2006/relationships/hyperlink" Target="https://github.com/code-yeongyu/oh-my-openagent" TargetMode="External"/><Relationship Id="rId77" Type="http://schemas.openxmlformats.org/officeDocument/2006/relationships/hyperlink" Target="https://github.com/crewAIInc/crewAI" TargetMode="External"/><Relationship Id="rId62" Type="http://schemas.openxmlformats.org/officeDocument/2006/relationships/hyperlink" Target="https://github.com/google/adk-python" TargetMode="External"/><Relationship Id="rId68" Type="http://schemas.openxmlformats.org/officeDocument/2006/relationships/hyperlink" Target="https://github.com/huggingface/smolagents" TargetMode="External"/><Relationship Id="rId22" Type="http://schemas.openxmlformats.org/officeDocument/2006/relationships/hyperlink" Target="https://github.com/inflexa-ai/inflexa" TargetMode="External"/><Relationship Id="rId84" Type="http://schemas.openxmlformats.org/officeDocument/2006/relationships/hyperlink" Target="https://github.com/langchain-ai/langgraph" TargetMode="External"/><Relationship Id="rId46" Type="http://schemas.openxmlformats.org/officeDocument/2006/relationships/hyperlink" Target="https://github.com/microsoft/agent-framework" TargetMode="External"/><Relationship Id="rId91" Type="http://schemas.openxmlformats.org/officeDocument/2006/relationships/hyperlink" Target="https://github.com/microsoft/autogen" TargetMode="External"/><Relationship Id="rId58" Type="http://schemas.openxmlformats.org/officeDocument/2006/relationships/hyperlink" Target="https://github.com/openai/openai-agents-python" TargetMode="External"/><Relationship Id="rId36" Type="http://schemas.openxmlformats.org/officeDocument/2006/relationships/hyperlink" Target="https://github.com/opensoft/oh-my-opencode" TargetMode="External"/><Relationship Id="rId27" Type="http://schemas.openxmlformats.org/officeDocument/2006/relationships/hyperlink" Target="https://github.com/pilotwaffle/TORQCLAW" TargetMode="External"/><Relationship Id="rId69" Type="http://schemas.openxmlformats.org/officeDocument/2006/relationships/hyperlink" Target="https://github.com/pydantic/pydantic-ai" TargetMode="External"/><Relationship Id="rId67" Type="http://schemas.openxmlformats.org/officeDocument/2006/relationships/hyperlink" Target="https://github.com/run-llama/llama_index" TargetMode="External"/><Relationship Id="rId42" Type="http://schemas.openxmlformats.org/officeDocument/2006/relationships/hyperlink" Target="https://microsoft.github.io/autogen/stable/" TargetMode="External"/><Relationship Id="rId88" Type="http://schemas.openxmlformats.org/officeDocument/2006/relationships/hyperlink" Target="https://microsoft.github.io/autogen/stable/user-guide/agentchat-user-guide/tutorial/teams.html" TargetMode="External"/><Relationship Id="rId29" Type="http://schemas.openxmlformats.org/officeDocument/2006/relationships/hyperlink" Target="https://modelcontextprotocol.io/" TargetMode="External"/><Relationship Id="rId37" Type="http://schemas.openxmlformats.org/officeDocument/2006/relationships/hyperlink" Target="https://ohmyz.sh/" TargetMode="External"/><Relationship Id="rId30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3" Type="http://schemas.openxmlformats.org/officeDocument/2006/relationships/hyperlink" Target="https://www.docker.com/" TargetMode="External"/><Relationship Id="rId28" Type="http://schemas.openxmlformats.org/officeDocument/2006/relationships/hyperlink" Target="https://www.typescriptlang.org/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https://code.claude.com/docs/en/agent-teams" TargetMode="External"/><Relationship Id="rId54" Type="http://schemas.openxmlformats.org/officeDocument/2006/relationships/hyperlink" Target="https://docs.crewai.com/en/introduction" TargetMode="External"/><Relationship Id="rId50" Type="http://schemas.openxmlformats.org/officeDocument/2006/relationships/hyperlink" Target="https://docs.langchain.com/oss/python/langgraph/overview" TargetMode="External"/><Relationship Id="rId66" Type="http://schemas.openxmlformats.org/officeDocument/2006/relationships/hyperlink" Target="https://github.com/FoundationAgents/MetaGPT" TargetMode="External"/><Relationship Id="rId14" Type="http://schemas.openxmlformats.org/officeDocument/2006/relationships/hyperlink" Target="https://github.com/Morrison-Lab/ai-config" TargetMode="External"/><Relationship Id="rId15" Type="http://schemas.openxmlformats.org/officeDocument/2006/relationships/hyperlink" Target="https://github.com/Morrison-Lab/gha" TargetMode="External"/><Relationship Id="rId70" Type="http://schemas.openxmlformats.org/officeDocument/2006/relationships/hyperlink" Target="https://github.com/camel-ai/camel" TargetMode="External"/><Relationship Id="rId35" Type="http://schemas.openxmlformats.org/officeDocument/2006/relationships/hyperlink" Target="https://github.com/code-yeongyu/oh-my-openagent" TargetMode="External"/><Relationship Id="rId77" Type="http://schemas.openxmlformats.org/officeDocument/2006/relationships/hyperlink" Target="https://github.com/crewAIInc/crewAI" TargetMode="External"/><Relationship Id="rId62" Type="http://schemas.openxmlformats.org/officeDocument/2006/relationships/hyperlink" Target="https://github.com/google/adk-python" TargetMode="External"/><Relationship Id="rId68" Type="http://schemas.openxmlformats.org/officeDocument/2006/relationships/hyperlink" Target="https://github.com/huggingface/smolagents" TargetMode="External"/><Relationship Id="rId22" Type="http://schemas.openxmlformats.org/officeDocument/2006/relationships/hyperlink" Target="https://github.com/inflexa-ai/inflexa" TargetMode="External"/><Relationship Id="rId84" Type="http://schemas.openxmlformats.org/officeDocument/2006/relationships/hyperlink" Target="https://github.com/langchain-ai/langgraph" TargetMode="External"/><Relationship Id="rId46" Type="http://schemas.openxmlformats.org/officeDocument/2006/relationships/hyperlink" Target="https://github.com/microsoft/agent-framework" TargetMode="External"/><Relationship Id="rId91" Type="http://schemas.openxmlformats.org/officeDocument/2006/relationships/hyperlink" Target="https://github.com/microsoft/autogen" TargetMode="External"/><Relationship Id="rId58" Type="http://schemas.openxmlformats.org/officeDocument/2006/relationships/hyperlink" Target="https://github.com/openai/openai-agents-python" TargetMode="External"/><Relationship Id="rId36" Type="http://schemas.openxmlformats.org/officeDocument/2006/relationships/hyperlink" Target="https://github.com/opensoft/oh-my-opencode" TargetMode="External"/><Relationship Id="rId27" Type="http://schemas.openxmlformats.org/officeDocument/2006/relationships/hyperlink" Target="https://github.com/pilotwaffle/TORQCLAW" TargetMode="External"/><Relationship Id="rId69" Type="http://schemas.openxmlformats.org/officeDocument/2006/relationships/hyperlink" Target="https://github.com/pydantic/pydantic-ai" TargetMode="External"/><Relationship Id="rId67" Type="http://schemas.openxmlformats.org/officeDocument/2006/relationships/hyperlink" Target="https://github.com/run-llama/llama_index" TargetMode="External"/><Relationship Id="rId42" Type="http://schemas.openxmlformats.org/officeDocument/2006/relationships/hyperlink" Target="https://microsoft.github.io/autogen/stable/" TargetMode="External"/><Relationship Id="rId88" Type="http://schemas.openxmlformats.org/officeDocument/2006/relationships/hyperlink" Target="https://microsoft.github.io/autogen/stable/user-guide/agentchat-user-guide/tutorial/teams.html" TargetMode="External"/><Relationship Id="rId29" Type="http://schemas.openxmlformats.org/officeDocument/2006/relationships/hyperlink" Target="https://modelcontextprotocol.io/" TargetMode="External"/><Relationship Id="rId37" Type="http://schemas.openxmlformats.org/officeDocument/2006/relationships/hyperlink" Target="https://ohmyz.sh/" TargetMode="External"/><Relationship Id="rId30" Type="http://schemas.openxmlformats.org/officeDocument/2006/relationships/hyperlink" Target="https://ollama.com/" TargetMode="External"/><Relationship Id="rId13" Type="http://schemas.openxmlformats.org/officeDocument/2006/relationships/hyperlink" Target="https://www.anthropic.com/claude-code" TargetMode="External"/><Relationship Id="rId23" Type="http://schemas.openxmlformats.org/officeDocument/2006/relationships/hyperlink" Target="https://www.docker.com/" TargetMode="External"/><Relationship Id="rId28" Type="http://schemas.openxmlformats.org/officeDocument/2006/relationships/hyperlink" Target="https://www.typescriptlang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Orchestrating Teams of Agents</dc:title>
  <dc:creator/>
  <cp:keywords/>
  <dcterms:created xsi:type="dcterms:W3CDTF">2026-10-10T19:11:10Z</dcterms:created>
  <dcterms:modified xsi:type="dcterms:W3CDTF">2026-10-10T19:11:10Z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12:05:21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