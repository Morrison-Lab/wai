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del w:id="1" w:author="PR Preview" w:date="2026-01-01T00:00:00Z">
        <w:r>
          <w:delText xml:space="preserve">Last modified: 2026-10-08 18:32:17 (PDT)</w:delText>
        </w:r>
      </w:del>
    </w:p>
    <w:p>
      <w:pPr>
        <w:pStyle w:val="Date"/>
      </w:pPr>
      <w:ins w:id="2" w:author="PR Preview" w:date="2026-01-01T00:00:00Z">
        <w:r>
          <w:t xml:space="preserve">Last modified: 2026-10-10 12:21:20 (PDT)</w:t>
        </w:r>
      </w:ins>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42" Type="http://schemas.openxmlformats.org/officeDocument/2006/relationships/image" Target="media/rId142.png"/><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_rels/footnotes.xml.rels><?xml version='1.0' encoding='UTF-8' standalone='yes'?>
<Relationships xmlns="http://schemas.openxmlformats.org/package/2006/relationships"><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2026-10-10T19:27:33Z</dcterms:created>
  <dcterms:modified xsi:type="dcterms:W3CDTF">2026-10-10T19:27:33Z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12:21:20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