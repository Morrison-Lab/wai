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Policies for Using AI</w:t>
      </w:r>
    </w:p>
    <w:p>
      <w:pPr>
        <w:pStyle w:val="Date"/>
      </w:pPr>
      <w:del w:id="1" w:author="PR Preview" w:date="2026-01-01T00:00:00Z">
        <w:r>
          <w:delText xml:space="preserve">Last modified: 2026-10-08 18:32:17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12:21:20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AI-powered coding assistants</w:t>
        </w:r>
      </w:hyperlink>
      <w:r>
        <w:t xml:space="preserve"> </w:t>
      </w:r>
      <w:r>
        <w:t xml:space="preserve">can dramatically accelerate and improve your work,</w:t>
      </w:r>
      <w:r>
        <w:t xml:space="preserve"> </w:t>
      </w:r>
      <w:r>
        <w:t xml:space="preserve">but they require careful and responsible use.</w:t>
      </w:r>
      <w:r>
        <w:t xml:space="preserve"> </w:t>
      </w:r>
      <w:r>
        <w:t xml:space="preserve">Lab members who use AI tools must adhere to the following guidelines.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Technology in Rapid Evolution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AI coding assistant technology is changing extremely rapidly,</w:t>
            </w:r>
            <w:r>
              <w:t xml:space="preserve"> </w:t>
            </w:r>
            <w:r>
              <w:t xml:space="preserve">and we are just beginning to figure out how to use these tools effectively ourselves.</w:t>
            </w:r>
            <w:r>
              <w:t xml:space="preserve"> </w:t>
            </w:r>
            <w:r>
              <w:t xml:space="preserve">All information on this site should be taken with extra caution,</w:t>
            </w:r>
            <w:r>
              <w:t xml:space="preserve"> </w:t>
            </w:r>
            <w:r>
              <w:t xml:space="preserve">as best practices and capabilities continue to evolve.</w:t>
            </w:r>
          </w:p>
          <w:p/>
        </w:tc>
      </w:tr>
    </w:tbl>
    <w:bookmarkStart w:id="20" w:name="responsibility-for-validation"/>
    <w:p>
      <w:pPr>
        <w:pStyle w:val="Heading1"/>
      </w:pPr>
      <w:r>
        <w:t xml:space="preserve">1. Responsibility for validation</w:t>
      </w:r>
    </w:p>
    <w:p>
      <w:pPr>
        <w:pStyle w:val="FirstParagraph"/>
      </w:pPr>
      <w:r>
        <w:rPr>
          <w:b/>
          <w:bCs/>
        </w:rPr>
        <w:t xml:space="preserve">You are fully responsible for checking and validating all AI-generated code and content.</w:t>
      </w:r>
      <w:r>
        <w:t xml:space="preserve"> </w:t>
      </w:r>
      <w:r>
        <w:t xml:space="preserve">AI tools can make mistakes,</w:t>
      </w:r>
      <w:r>
        <w:t xml:space="preserve"> </w:t>
      </w:r>
      <w:r>
        <w:t xml:space="preserve">generate insecure code,</w:t>
      </w:r>
      <w:r>
        <w:t xml:space="preserve"> </w:t>
      </w:r>
      <w:r>
        <w:t xml:space="preserve">produce incorrect logic,</w:t>
      </w:r>
      <w:r>
        <w:t xml:space="preserve"> </w:t>
      </w:r>
      <w:r>
        <w:t xml:space="preserve">or suggest approaches that are inappropriate for our specific research context.</w:t>
      </w:r>
      <w:r>
        <w:t xml:space="preserve"> </w:t>
      </w:r>
      <w:r>
        <w:t xml:space="preserve">Before using any AI-generated code:</w:t>
      </w:r>
    </w:p>
    <w:p>
      <w:pPr>
        <w:pStyle w:val="Compact"/>
        <w:numPr>
          <w:ilvl w:val="0"/>
          <w:numId w:val="1001"/>
        </w:numPr>
      </w:pPr>
      <w:r>
        <w:t xml:space="preserve">Carefully review the code to ensure you understand what it does</w:t>
      </w:r>
    </w:p>
    <w:p>
      <w:pPr>
        <w:pStyle w:val="Compact"/>
        <w:numPr>
          <w:ilvl w:val="0"/>
          <w:numId w:val="1002"/>
        </w:numPr>
      </w:pPr>
      <w:r>
        <w:t xml:space="preserve">Test the code thoroughly to verify it works as expected</w:t>
      </w:r>
    </w:p>
    <w:p>
      <w:pPr>
        <w:pStyle w:val="Compact"/>
        <w:numPr>
          <w:ilvl w:val="0"/>
          <w:numId w:val="1003"/>
        </w:numPr>
      </w:pPr>
      <w:r>
        <w:t xml:space="preserve">Verify that the logic is appropriate for your specific use case</w:t>
      </w:r>
    </w:p>
    <w:p>
      <w:pPr>
        <w:pStyle w:val="Compact"/>
        <w:numPr>
          <w:ilvl w:val="0"/>
          <w:numId w:val="1004"/>
        </w:numPr>
      </w:pPr>
      <w:r>
        <w:t xml:space="preserve">Check that the code follows our lab’s coding standards and best practices</w:t>
      </w:r>
    </w:p>
    <w:p>
      <w:pPr>
        <w:pStyle w:val="Compact"/>
        <w:numPr>
          <w:ilvl w:val="0"/>
          <w:numId w:val="1005"/>
        </w:numPr>
      </w:pPr>
      <w:r>
        <w:t xml:space="preserve">Ensure the code does not introduce security vulnerabilities or data privacy issues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Never blindly use AI-generated code without fully understanding it.</w:t>
            </w:r>
            <w:r>
              <w:t xml:space="preserve"> </w:t>
            </w:r>
            <w:r>
              <w:t xml:space="preserve">If you don’t completely understand what the AI has suggested,</w:t>
            </w:r>
            <w:r>
              <w:t xml:space="preserve"> </w:t>
            </w:r>
            <w:r>
              <w:t xml:space="preserve">take the time to learn or ask a colleague for help.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worked example: the defects the builder cannot see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public field report from a non-programmer</w:t>
            </w:r>
            <w:r>
              <w:t xml:space="preserve"> </w:t>
            </w:r>
            <w:r>
              <w:t xml:space="preserve">(</w:t>
            </w:r>
            <w:hyperlink r:id="rId18">
              <w:r>
                <w:rPr>
                  <w:rStyle w:val="Hyperlink"/>
                </w:rPr>
                <w:t xml:space="preserve">“Vibe coded this game in four months”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r/ClaudeCode, 2026-08-22;</w:t>
            </w:r>
            <w:r>
              <w:t xml:space="preserve"> </w:t>
            </w:r>
            <w:r>
              <w:t xml:space="preserve">summarized in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issue #98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describes four months of building a browser racing game with coding agents,</w:t>
            </w:r>
            <w:r>
              <w:t xml:space="preserve"> </w:t>
            </w:r>
            <w:r>
              <w:t xml:space="preserve">and reports that most things worked on the first try.</w:t>
            </w:r>
            <w:r>
              <w:t xml:space="preserve"> </w:t>
            </w:r>
            <w:r>
              <w:t xml:space="preserve">The comment thread under it says otherwise.</w:t>
            </w:r>
            <w:r>
              <w:t xml:space="preserve"> </w:t>
            </w:r>
            <w:r>
              <w:t xml:space="preserve">Players reported: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 minimap announcing a turn in the wrong direction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speed boosts invisible from any distance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an orbit track with no visible route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an accelerator with no consequences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 one of those defects looks correct to the person who built it,</w:t>
            </w:r>
            <w:r>
              <w:t xml:space="preserve"> </w:t>
            </w:r>
            <w:r>
              <w:t xml:space="preserve">because the builder reads the underlying state in their own head</w:t>
            </w:r>
            <w:r>
              <w:t xml:space="preserve"> </w:t>
            </w:r>
            <w:r>
              <w:t xml:space="preserve">and sees the display agree with it.</w:t>
            </w:r>
            <w:r>
              <w:t xml:space="preserve"> </w:t>
            </w:r>
            <w:r>
              <w:t xml:space="preserve">They surface only on contact with someone who has nothing but the display.</w:t>
            </w:r>
            <w:r>
              <w:t xml:space="preserve"> </w:t>
            </w:r>
            <w:r>
              <w:t xml:space="preserve">Neither the report nor its thread mentions any automated verification.</w:t>
            </w:r>
            <w:r>
              <w:t xml:space="preserve"> </w:t>
            </w:r>
            <w:r>
              <w:t xml:space="preserve">That is the answer to</w:t>
            </w:r>
            <w:r>
              <w:t xml:space="preserve"> </w:t>
            </w:r>
            <w:r>
              <w:t xml:space="preserve">“why bother instrumenting checks when the thing looks fine”</w:t>
            </w:r>
            <w:r>
              <w:t xml:space="preserve">:</w:t>
            </w:r>
            <w:r>
              <w:t xml:space="preserve"> </w:t>
            </w:r>
            <w:r>
              <w:t xml:space="preserve">the thing looks fine to you precisely because you know what it is supposed to do.</w:t>
            </w:r>
          </w:p>
          <w:p/>
        </w:tc>
      </w:tr>
    </w:tbl>
    <w:bookmarkEnd w:id="20"/>
    <w:bookmarkStart w:id="21" w:name="sec-ai-disclosure"/>
    <w:p>
      <w:pPr>
        <w:pStyle w:val="Heading1"/>
      </w:pPr>
      <w:r>
        <w:t xml:space="preserve">2. Disclosure of AI use</w:t>
      </w:r>
    </w:p>
    <w:p>
      <w:pPr>
        <w:pStyle w:val="FirstParagraph"/>
      </w:pPr>
      <w:r>
        <w:rPr>
          <w:b/>
          <w:bCs/>
        </w:rPr>
        <w:t xml:space="preserve">You must clearly state whenever you have used AI tools in your work.</w:t>
      </w:r>
      <w:r>
        <w:t xml:space="preserve"> </w:t>
      </w:r>
      <w:r>
        <w:t xml:space="preserve">This is essential for transparency and reproducibility.</w:t>
      </w:r>
      <w:r>
        <w:t xml:space="preserve"> </w:t>
      </w:r>
      <w:r>
        <w:t xml:space="preserve">Specifically:</w:t>
      </w:r>
    </w:p>
    <w:p>
      <w:pPr>
        <w:pStyle w:val="Compact"/>
        <w:numPr>
          <w:ilvl w:val="0"/>
          <w:numId w:val="1007"/>
        </w:numPr>
      </w:pPr>
      <w:r>
        <w:t xml:space="preserve">In code comments, note when AI tools were used to generate or significantly modify code</w:t>
      </w:r>
    </w:p>
    <w:p>
      <w:pPr>
        <w:pStyle w:val="Compact"/>
        <w:numPr>
          <w:ilvl w:val="0"/>
          <w:numId w:val="1007"/>
        </w:numPr>
      </w:pPr>
      <w:r>
        <w:t xml:space="preserve">In commit messages, mention if AI tools assisted with the changes</w:t>
      </w:r>
    </w:p>
    <w:p>
      <w:pPr>
        <w:pStyle w:val="Compact"/>
        <w:numPr>
          <w:ilvl w:val="0"/>
          <w:numId w:val="1007"/>
        </w:numPr>
      </w:pPr>
      <w:r>
        <w:t xml:space="preserve">In manuscripts and reports, acknowledge AI tool usage in the methods or acknowledgments section</w:t>
      </w:r>
    </w:p>
    <w:p>
      <w:pPr>
        <w:pStyle w:val="Compact"/>
        <w:numPr>
          <w:ilvl w:val="0"/>
          <w:numId w:val="1007"/>
        </w:numPr>
      </w:pPr>
      <w:r>
        <w:t xml:space="preserve">In presentations, disclose AI assistance when relevant</w:t>
      </w:r>
    </w:p>
    <w:p>
      <w:pPr>
        <w:pStyle w:val="FirstParagraph"/>
      </w:pPr>
      <w:r>
        <w:t xml:space="preserve">Example code comment:</w:t>
      </w:r>
    </w:p>
    <w:p>
      <w:pPr>
        <w:pStyle w:val="SourceCode"/>
      </w:pPr>
      <w:r>
        <w:rPr>
          <w:rStyle w:val="VerbatimChar"/>
        </w:rPr>
        <w:t xml:space="preserve"># The following function was generated with assistance from GitHub Copilot</w:t>
      </w:r>
      <w:r>
        <w:br/>
      </w:r>
      <w:r>
        <w:rPr>
          <w:rStyle w:val="VerbatimChar"/>
        </w:rPr>
        <w:t xml:space="preserve"># and has been reviewed and tested to ensure correctness</w:t>
      </w:r>
    </w:p>
    <w:bookmarkEnd w:id="21"/>
    <w:bookmarkStart w:id="22" w:name="attribution-of-sources"/>
    <w:p>
      <w:pPr>
        <w:pStyle w:val="Heading1"/>
      </w:pPr>
      <w:r>
        <w:t xml:space="preserve">3. Attribution of sources</w:t>
      </w:r>
    </w:p>
    <w:p>
      <w:pPr>
        <w:pStyle w:val="FirstParagraph"/>
      </w:pPr>
      <w:r>
        <w:rPr>
          <w:b/>
          <w:bCs/>
        </w:rPr>
        <w:t xml:space="preserve">When using AI tools to generate content that borrows from or adapts existing sources,</w:t>
      </w:r>
      <w:r>
        <w:rPr>
          <w:b/>
          <w:bCs/>
        </w:rPr>
        <w:t xml:space="preserve"> </w:t>
      </w:r>
      <w:r>
        <w:rPr>
          <w:b/>
          <w:bCs/>
        </w:rPr>
        <w:t xml:space="preserve">you must ensure proper attribution.</w:t>
      </w:r>
      <w:r>
        <w:t xml:space="preserve"> </w:t>
      </w:r>
      <w:r>
        <w:t xml:space="preserve">AI tools sometimes paraphrase or adapt content from documentation,</w:t>
      </w:r>
      <w:r>
        <w:t xml:space="preserve"> </w:t>
      </w:r>
      <w:r>
        <w:t xml:space="preserve">guides,</w:t>
      </w:r>
      <w:r>
        <w:t xml:space="preserve"> </w:t>
      </w:r>
      <w:r>
        <w:t xml:space="preserve">or other resources without clearly indicating the original source.</w:t>
      </w:r>
      <w:r>
        <w:t xml:space="preserve"> </w:t>
      </w:r>
      <w:r>
        <w:t xml:space="preserve">It is your responsibility to:</w:t>
      </w:r>
    </w:p>
    <w:p>
      <w:pPr>
        <w:pStyle w:val="Compact"/>
        <w:numPr>
          <w:ilvl w:val="0"/>
          <w:numId w:val="1008"/>
        </w:numPr>
      </w:pPr>
      <w:r>
        <w:t xml:space="preserve">Ask the AI tool to identify and properly cite sources when it borrows or adapts content</w:t>
      </w:r>
    </w:p>
    <w:p>
      <w:pPr>
        <w:pStyle w:val="Compact"/>
        <w:numPr>
          <w:ilvl w:val="0"/>
          <w:numId w:val="1008"/>
        </w:numPr>
      </w:pPr>
      <w:r>
        <w:t xml:space="preserve">Verify that any content the AI generates includes appropriate citations</w:t>
      </w:r>
    </w:p>
    <w:p>
      <w:pPr>
        <w:pStyle w:val="Compact"/>
        <w:numPr>
          <w:ilvl w:val="0"/>
          <w:numId w:val="1008"/>
        </w:numPr>
      </w:pPr>
      <w:r>
        <w:t xml:space="preserve">Add citations yourself if the AI fails to do so</w:t>
      </w:r>
    </w:p>
    <w:p>
      <w:pPr>
        <w:pStyle w:val="Compact"/>
        <w:numPr>
          <w:ilvl w:val="0"/>
          <w:numId w:val="1008"/>
        </w:numPr>
      </w:pPr>
      <w:r>
        <w:t xml:space="preserve">Follow appropriate attribution practices for the type of content (code comments, documentation, academic writing, etc.)</w:t>
      </w:r>
    </w:p>
    <w:p>
      <w:pPr>
        <w:pStyle w:val="FirstParagraph"/>
      </w:pPr>
      <w:r>
        <w:t xml:space="preserve">When instructing AI tools to create documentation or written content,</w:t>
      </w:r>
      <w:r>
        <w:t xml:space="preserve"> </w:t>
      </w:r>
      <w:r>
        <w:t xml:space="preserve">explicitly request that they provide proper attribution for any borrowed or adapted material.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“Please quote from and paraphrase [source],</w:t>
      </w:r>
      <w:r>
        <w:t xml:space="preserve"> </w:t>
      </w:r>
      <w:r>
        <w:t xml:space="preserve">with proper attribution”</w:t>
      </w:r>
      <w:r>
        <w:t xml:space="preserve"> </w:t>
      </w:r>
      <w:r>
        <w:t xml:space="preserve">rather than simply asking it to summarize information on a topic.</w:t>
      </w:r>
    </w:p>
    <w:bookmarkEnd w:id="22"/>
    <w:bookmarkStart w:id="28" w:name="sec-ai-journal-articles"/>
    <w:p>
      <w:pPr>
        <w:pStyle w:val="Heading1"/>
      </w:pPr>
      <w:r>
        <w:t xml:space="preserve">4. Using AI for Journal Articles</w:t>
      </w:r>
    </w:p>
    <w:p>
      <w:pPr>
        <w:pStyle w:val="FirstParagraph"/>
      </w:pPr>
      <w:r>
        <w:t xml:space="preserve">When using AI tools to help develop journal articles and other academic writing,</w:t>
      </w:r>
      <w:r>
        <w:t xml:space="preserve"> </w:t>
      </w:r>
      <w:r>
        <w:t xml:space="preserve">you must take special care to ensure transparency,</w:t>
      </w:r>
      <w:r>
        <w:t xml:space="preserve"> </w:t>
      </w:r>
      <w:r>
        <w:t xml:space="preserve">maintain intellectual ownership,</w:t>
      </w:r>
      <w:r>
        <w:t xml:space="preserve"> </w:t>
      </w:r>
      <w:r>
        <w:t xml:space="preserve">and avoid plagiarism.</w:t>
      </w:r>
      <w:r>
        <w:t xml:space="preserve"> </w:t>
      </w:r>
      <w:r>
        <w:t xml:space="preserve">The following practices help achieve these goals.</w:t>
      </w:r>
    </w:p>
    <w:bookmarkStart w:id="23" w:name="establish-a-clear-track-record"/>
    <w:p>
      <w:pPr>
        <w:pStyle w:val="Heading4"/>
      </w:pPr>
      <w:r>
        <w:t xml:space="preserve">Establish a Clear Track Record</w:t>
      </w:r>
    </w:p>
    <w:p>
      <w:pPr>
        <w:pStyle w:val="FirstParagraph"/>
      </w:pPr>
      <w:r>
        <w:rPr>
          <w:b/>
          <w:bCs/>
        </w:rPr>
        <w:t xml:space="preserve">Working with AI through GitHub creates valuable documentation</w:t>
      </w:r>
      <w:r>
        <w:rPr>
          <w:b/>
          <w:bCs/>
        </w:rPr>
        <w:t xml:space="preserve"> </w:t>
      </w:r>
      <w:r>
        <w:rPr>
          <w:b/>
          <w:bCs/>
        </w:rPr>
        <w:t xml:space="preserve">of your contributions versus the AI’s.</w:t>
      </w:r>
      <w:r>
        <w:t xml:space="preserve"> </w:t>
      </w:r>
      <w:r>
        <w:t xml:space="preserve">This track record can be crucial if reviewers or editors</w:t>
      </w:r>
      <w:r>
        <w:t xml:space="preserve"> </w:t>
      </w:r>
      <w:r>
        <w:t xml:space="preserve">question your use of AI tools.</w:t>
      </w:r>
    </w:p>
    <w:p>
      <w:pPr>
        <w:pStyle w:val="BodyText"/>
      </w:pPr>
      <w:r>
        <w:t xml:space="preserve">GitHub Pull Requests and Issues provide: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Attribution clarity</w:t>
      </w:r>
      <w:r>
        <w:t xml:space="preserve">: Each commit shows exactly who (you or</w:t>
      </w:r>
      <w:r>
        <w:t xml:space="preserve"> </w:t>
      </w:r>
      <w:r>
        <w:rPr>
          <w:rStyle w:val="VerbatimChar"/>
        </w:rPr>
        <w:t xml:space="preserve">@copilot</w:t>
      </w:r>
      <w:r>
        <w:t xml:space="preserve">) made which changes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 trail</w:t>
      </w:r>
      <w:r>
        <w:t xml:space="preserve">: The full conversation history shows your instructions and the AI’s responses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Intellectual ownership</w:t>
      </w:r>
      <w:r>
        <w:t xml:space="preserve">: Your prompts and guidance demonstrate that the core ideas are yours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Transparency</w:t>
      </w:r>
      <w:r>
        <w:t xml:space="preserve">: Reviewers can see that you actively supervised and validated all AI contributions</w:t>
      </w:r>
    </w:p>
    <w:p>
      <w:pPr>
        <w:pStyle w:val="FirstParagraph"/>
      </w:pPr>
      <w:r>
        <w:t xml:space="preserve">This transparency protects you if journal reviewers are skeptical</w:t>
      </w:r>
      <w:r>
        <w:t xml:space="preserve"> </w:t>
      </w:r>
      <w:r>
        <w:t xml:space="preserve">about or opposed to AI use in research.</w:t>
      </w:r>
      <w:r>
        <w:t xml:space="preserve"> </w:t>
      </w:r>
      <w:r>
        <w:t xml:space="preserve">You can point to the PR history to demonstrate</w:t>
      </w:r>
      <w:r>
        <w:t xml:space="preserve"> </w:t>
      </w:r>
      <w:r>
        <w:t xml:space="preserve">that you maintained control and responsibility for the work.</w:t>
      </w:r>
    </w:p>
    <w:bookmarkEnd w:id="23"/>
    <w:bookmarkStart w:id="24" w:name="write-out-your-core-ideas-in-prompts"/>
    <w:p>
      <w:pPr>
        <w:pStyle w:val="Heading4"/>
      </w:pPr>
      <w:r>
        <w:t xml:space="preserve">Write Out Your Core Ideas in Prompts</w:t>
      </w:r>
    </w:p>
    <w:p>
      <w:pPr>
        <w:pStyle w:val="FirstParagraph"/>
      </w:pPr>
      <w:r>
        <w:rPr>
          <w:b/>
          <w:bCs/>
        </w:rPr>
        <w:t xml:space="preserve">Make your prompts explicit and detailed to establish</w:t>
      </w:r>
      <w:r>
        <w:rPr>
          <w:b/>
          <w:bCs/>
        </w:rPr>
        <w:t xml:space="preserve"> </w:t>
      </w:r>
      <w:r>
        <w:rPr>
          <w:b/>
          <w:bCs/>
        </w:rPr>
        <w:t xml:space="preserve">that the ideas originate from you, not from the AI.</w:t>
      </w:r>
    </w:p>
    <w:p>
      <w:pPr>
        <w:pStyle w:val="BodyText"/>
      </w:pPr>
      <w:r>
        <w:t xml:space="preserve">When requesting AI assistance with academic writing:</w:t>
      </w:r>
    </w:p>
    <w:p>
      <w:pPr>
        <w:pStyle w:val="Compact"/>
        <w:numPr>
          <w:ilvl w:val="0"/>
          <w:numId w:val="1010"/>
        </w:numPr>
      </w:pPr>
      <w:r>
        <w:t xml:space="preserve">State your research question, hypothesis, or argument clearly</w:t>
      </w:r>
    </w:p>
    <w:p>
      <w:pPr>
        <w:pStyle w:val="Compact"/>
        <w:numPr>
          <w:ilvl w:val="0"/>
          <w:numId w:val="1010"/>
        </w:numPr>
      </w:pPr>
      <w:r>
        <w:t xml:space="preserve">Outline the structure and key points you want to make</w:t>
      </w:r>
    </w:p>
    <w:p>
      <w:pPr>
        <w:pStyle w:val="Compact"/>
        <w:numPr>
          <w:ilvl w:val="0"/>
          <w:numId w:val="1010"/>
        </w:numPr>
      </w:pPr>
      <w:r>
        <w:t xml:space="preserve">Specify the evidence or data you want to include</w:t>
      </w:r>
    </w:p>
    <w:p>
      <w:pPr>
        <w:pStyle w:val="Compact"/>
        <w:numPr>
          <w:ilvl w:val="0"/>
          <w:numId w:val="1010"/>
        </w:numPr>
      </w:pPr>
      <w:r>
        <w:t xml:space="preserve">Describe the logic connecting your points</w:t>
      </w:r>
    </w:p>
    <w:p>
      <w:pPr>
        <w:pStyle w:val="Compact"/>
        <w:numPr>
          <w:ilvl w:val="0"/>
          <w:numId w:val="1010"/>
        </w:numPr>
      </w:pPr>
      <w:r>
        <w:t xml:space="preserve">Explain the interpretation or conclusions you want to draw</w:t>
      </w:r>
    </w:p>
    <w:p>
      <w:pPr>
        <w:pStyle w:val="FirstParagraph"/>
      </w:pPr>
      <w:r>
        <w:rPr>
          <w:b/>
          <w:bCs/>
        </w:rPr>
        <w:t xml:space="preserve">Example of a good prompt:</w:t>
      </w:r>
    </w:p>
    <w:p>
      <w:pPr>
        <w:pStyle w:val="BlockText"/>
      </w:pPr>
      <w:r>
        <w:t xml:space="preserve">I need help writing the discussion section for a study</w:t>
      </w:r>
      <w:r>
        <w:t xml:space="preserve"> </w:t>
      </w:r>
      <w:r>
        <w:t xml:space="preserve">on social determinants of health.</w:t>
      </w:r>
      <w:r>
        <w:t xml:space="preserve"> </w:t>
      </w:r>
      <w:r>
        <w:t xml:space="preserve">My core argument is that [your specific argument].</w:t>
      </w:r>
      <w:r>
        <w:t xml:space="preserve"> </w:t>
      </w:r>
      <w:r>
        <w:t xml:space="preserve">The key findings I want to discuss are: [list findings].</w:t>
      </w:r>
      <w:r>
        <w:t xml:space="preserve"> </w:t>
      </w:r>
      <w:r>
        <w:t xml:space="preserve">I want to interpret these findings as suggesting [your interpretation].</w:t>
      </w:r>
      <w:r>
        <w:t xml:space="preserve"> </w:t>
      </w:r>
      <w:r>
        <w:t xml:space="preserve">Please help me draft this section while preserving these core ideas</w:t>
      </w:r>
      <w:r>
        <w:t xml:space="preserve"> </w:t>
      </w:r>
      <w:r>
        <w:t xml:space="preserve">and citing relevant literature.</w:t>
      </w:r>
    </w:p>
    <w:p>
      <w:pPr>
        <w:pStyle w:val="FirstParagraph"/>
      </w:pPr>
      <w:r>
        <w:t xml:space="preserve">This approach creates clear evidence that the intellectual content</w:t>
      </w:r>
      <w:r>
        <w:t xml:space="preserve"> </w:t>
      </w:r>
      <w:r>
        <w:t xml:space="preserve">came from you,</w:t>
      </w:r>
      <w:r>
        <w:t xml:space="preserve"> </w:t>
      </w:r>
      <w:r>
        <w:t xml:space="preserve">while the AI helped with expression, organization, and literature integration.</w:t>
      </w:r>
    </w:p>
    <w:p>
      <w:pPr>
        <w:pStyle w:val="BodyText"/>
      </w:pPr>
      <w:r>
        <w:rPr>
          <w:b/>
          <w:bCs/>
        </w:rPr>
        <w:t xml:space="preserve">Avoid vague prompts</w:t>
      </w:r>
      <w:r>
        <w:t xml:space="preserve"> </w:t>
      </w:r>
      <w:r>
        <w:t xml:space="preserve">like</w:t>
      </w:r>
      <w:r>
        <w:t xml:space="preserve"> </w:t>
      </w:r>
      <w:r>
        <w:t xml:space="preserve">“write a discussion section about my results”</w:t>
      </w:r>
      <w:r>
        <w:t xml:space="preserve"> </w:t>
      </w:r>
      <w:r>
        <w:t xml:space="preserve">that give the AI too much creative control</w:t>
      </w:r>
      <w:r>
        <w:t xml:space="preserve"> </w:t>
      </w:r>
      <w:r>
        <w:t xml:space="preserve">and make it unclear whose ideas are being presented.</w:t>
      </w:r>
    </w:p>
    <w:bookmarkEnd w:id="24"/>
    <w:bookmarkStart w:id="25" w:name="request-explicit-source-attribution"/>
    <w:p>
      <w:pPr>
        <w:pStyle w:val="Heading4"/>
      </w:pPr>
      <w:r>
        <w:t xml:space="preserve">Request Explicit Source Attribution</w:t>
      </w:r>
    </w:p>
    <w:p>
      <w:pPr>
        <w:pStyle w:val="FirstParagraph"/>
      </w:pPr>
      <w:r>
        <w:rPr>
          <w:b/>
          <w:bCs/>
        </w:rPr>
        <w:t xml:space="preserve">Always instruct AI tools to identify and cite their sources</w:t>
      </w:r>
      <w:r>
        <w:rPr>
          <w:b/>
          <w:bCs/>
        </w:rPr>
        <w:t xml:space="preserve"> </w:t>
      </w:r>
      <w:r>
        <w:rPr>
          <w:b/>
          <w:bCs/>
        </w:rPr>
        <w:t xml:space="preserve">to prevent unknowing plagiarism.</w:t>
      </w:r>
    </w:p>
    <w:p>
      <w:pPr>
        <w:pStyle w:val="BodyText"/>
      </w:pPr>
      <w:r>
        <w:t xml:space="preserve">AI language models are trained on vast amounts of text,</w:t>
      </w:r>
      <w:r>
        <w:t xml:space="preserve"> </w:t>
      </w:r>
      <w:r>
        <w:t xml:space="preserve">including published research.</w:t>
      </w:r>
      <w:r>
        <w:t xml:space="preserve"> </w:t>
      </w:r>
      <w:r>
        <w:t xml:space="preserve">While they don’t have direct access to their training data during generation,</w:t>
      </w:r>
      <w:r>
        <w:t xml:space="preserve"> </w:t>
      </w:r>
      <w:r>
        <w:t xml:space="preserve">they may produce text that closely resembles or paraphrases existing work</w:t>
      </w:r>
      <w:r>
        <w:t xml:space="preserve"> </w:t>
      </w:r>
      <w:r>
        <w:t xml:space="preserve">without providing attribution.</w:t>
      </w:r>
      <w:r>
        <w:t xml:space="preserve"> </w:t>
      </w:r>
      <w:r>
        <w:t xml:space="preserve">This creates a plagiarism risk.</w:t>
      </w:r>
    </w:p>
    <w:p>
      <w:pPr>
        <w:pStyle w:val="BodyText"/>
      </w:pPr>
      <w:r>
        <w:rPr>
          <w:b/>
          <w:bCs/>
        </w:rPr>
        <w:t xml:space="preserve">Best practices:</w:t>
      </w:r>
    </w:p>
    <w:p>
      <w:pPr>
        <w:pStyle w:val="Compact"/>
        <w:numPr>
          <w:ilvl w:val="0"/>
          <w:numId w:val="1011"/>
        </w:numPr>
      </w:pPr>
      <w:r>
        <w:t xml:space="preserve">Explicitly ask the AI to cite sources for any borrowed or adapted content</w:t>
      </w:r>
    </w:p>
    <w:p>
      <w:pPr>
        <w:pStyle w:val="Compact"/>
        <w:numPr>
          <w:ilvl w:val="0"/>
          <w:numId w:val="1011"/>
        </w:numPr>
      </w:pPr>
      <w:r>
        <w:t xml:space="preserve">Request that the AI indicate when it is drawing from specific works</w:t>
      </w:r>
    </w:p>
    <w:p>
      <w:pPr>
        <w:pStyle w:val="Compact"/>
        <w:numPr>
          <w:ilvl w:val="0"/>
          <w:numId w:val="1011"/>
        </w:numPr>
      </w:pPr>
      <w:r>
        <w:t xml:space="preserve">Verify that generated text includes proper citations</w:t>
      </w:r>
    </w:p>
    <w:p>
      <w:pPr>
        <w:pStyle w:val="Compact"/>
        <w:numPr>
          <w:ilvl w:val="0"/>
          <w:numId w:val="1011"/>
        </w:numPr>
      </w:pPr>
      <w:r>
        <w:t xml:space="preserve">Add citations yourself if the AI fails to provide them</w:t>
      </w:r>
    </w:p>
    <w:p>
      <w:pPr>
        <w:pStyle w:val="Compact"/>
        <w:numPr>
          <w:ilvl w:val="0"/>
          <w:numId w:val="1011"/>
        </w:numPr>
      </w:pPr>
      <w:r>
        <w:t xml:space="preserve">Cross-check AI-generated content against the cited sources to ensure accuracy</w:t>
      </w:r>
    </w:p>
    <w:p>
      <w:pPr>
        <w:pStyle w:val="FirstParagraph"/>
      </w:pPr>
      <w:r>
        <w:rPr>
          <w:b/>
          <w:bCs/>
        </w:rPr>
        <w:t xml:space="preserve">Example request:</w:t>
      </w:r>
    </w:p>
    <w:p>
      <w:pPr>
        <w:pStyle w:val="BlockText"/>
      </w:pPr>
      <w:r>
        <w:t xml:space="preserve">Please help me write this section,</w:t>
      </w:r>
      <w:r>
        <w:t xml:space="preserve"> </w:t>
      </w:r>
      <w:r>
        <w:t xml:space="preserve">and explicitly cite any sources you draw from or adapt.</w:t>
      </w:r>
      <w:r>
        <w:t xml:space="preserve"> </w:t>
      </w:r>
      <w:r>
        <w:t xml:space="preserve">If you’re paraphrasing from specific papers,</w:t>
      </w:r>
      <w:r>
        <w:t xml:space="preserve"> </w:t>
      </w:r>
      <w:r>
        <w:t xml:space="preserve">identify them clearly so I can verify the citations.</w:t>
      </w:r>
    </w:p>
    <w:p>
      <w:pPr>
        <w:pStyle w:val="FirstParagraph"/>
      </w:pPr>
      <w:r>
        <w:t xml:space="preserve">Remember that even with these precautions,</w:t>
      </w:r>
      <w:r>
        <w:t xml:space="preserve"> </w:t>
      </w:r>
      <w:r>
        <w:t xml:space="preserve">you must still verify the accuracy and appropriateness</w:t>
      </w:r>
      <w:r>
        <w:t xml:space="preserve"> </w:t>
      </w:r>
      <w:r>
        <w:t xml:space="preserve">of any AI-generated citations,</w:t>
      </w:r>
      <w:r>
        <w:t xml:space="preserve"> </w:t>
      </w:r>
      <w:r>
        <w:t xml:space="preserve">as AI tools can sometimes generate plausible-but-incorrect references</w:t>
      </w:r>
      <w:r>
        <w:t xml:space="preserve"> </w:t>
      </w:r>
      <w:r>
        <w:t xml:space="preserve">(</w:t>
      </w:r>
      <w:r>
        <w:t xml:space="preserve">“hallucinate”</w:t>
      </w:r>
      <w:r>
        <w:t xml:space="preserve"> </w:t>
      </w:r>
      <w:r>
        <w:t xml:space="preserve">citations).</w:t>
      </w:r>
    </w:p>
    <w:bookmarkEnd w:id="25"/>
    <w:bookmarkStart w:id="26" w:name="example-workflow"/>
    <w:p>
      <w:pPr>
        <w:pStyle w:val="Heading4"/>
      </w:pPr>
      <w:r>
        <w:t xml:space="preserve">Example Workflow</w:t>
      </w:r>
    </w:p>
    <w:p>
      <w:pPr>
        <w:pStyle w:val="FirstParagraph"/>
      </w:pPr>
      <w:r>
        <w:t xml:space="preserve">A GitHub issue-and-pull-request workflow makes this transparency practical: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Core ideas stated clearly</w:t>
      </w:r>
      <w:r>
        <w:t xml:space="preserve">: An issue describing the specific concepts you want covered (for example, transparency through GitHub, writing explicit prompts, requesting source attribution)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Detailed instructions</w:t>
      </w:r>
      <w:r>
        <w:t xml:space="preserve">: Guidance in the issue or your prompts specifies what content should be created and how it should be structured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Transparent record</w:t>
      </w:r>
      <w:r>
        <w:t xml:space="preserve">: The commit and PR history shows what was human-directed versus AI-generated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Demonstrated accountability</w:t>
      </w:r>
      <w:r>
        <w:t xml:space="preserve">: The pull request provides a full audit trail of all changes</w:t>
      </w:r>
    </w:p>
    <w:p>
      <w:pPr>
        <w:pStyle w:val="FirstParagraph"/>
      </w:pPr>
      <w:r>
        <w:t xml:space="preserve">When developing content for journal articles,</w:t>
      </w:r>
      <w:r>
        <w:t xml:space="preserve"> </w:t>
      </w:r>
      <w:r>
        <w:t xml:space="preserve">a similar workflow creates documentation that demonstrates</w:t>
      </w:r>
      <w:r>
        <w:t xml:space="preserve"> </w:t>
      </w:r>
      <w:r>
        <w:t xml:space="preserve">responsible AI use and intellectual ownership.</w:t>
      </w:r>
      <w:r>
        <w:t xml:space="preserve"> </w:t>
      </w:r>
      <w:r>
        <w:t xml:space="preserve">You can point to your GitHub history to show reviewers</w:t>
      </w:r>
      <w:r>
        <w:t xml:space="preserve"> </w:t>
      </w:r>
      <w:r>
        <w:t xml:space="preserve">that you directed the AI rather than simply accepting its output.</w:t>
      </w:r>
    </w:p>
    <w:bookmarkEnd w:id="26"/>
    <w:bookmarkStart w:id="27" w:name="additional-considerations"/>
    <w:p>
      <w:pPr>
        <w:pStyle w:val="Heading4"/>
      </w:pPr>
      <w:r>
        <w:t xml:space="preserve">Additional Considerations</w:t>
      </w:r>
    </w:p>
    <w:p>
      <w:pPr>
        <w:pStyle w:val="FirstParagraph"/>
      </w:pPr>
      <w:r>
        <w:t xml:space="preserve">When using AI for academic writing,</w:t>
      </w:r>
      <w:r>
        <w:t xml:space="preserve"> </w:t>
      </w:r>
      <w:r>
        <w:t xml:space="preserve">also remember to: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Disclose AI use</w:t>
      </w:r>
      <w:r>
        <w:t xml:space="preserve">: Follow journal policies on acknowledging AI assistance (see</w:t>
      </w:r>
      <w:r>
        <w:t xml:space="preserve"> </w:t>
      </w:r>
      <w:hyperlink w:anchor="sec-ai-disclosure">
        <w:r>
          <w:rPr>
            <w:rStyle w:val="Hyperlink"/>
          </w:rPr>
          <w:t xml:space="preserve">Section 2</w:t>
        </w:r>
      </w:hyperlink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Maintain responsibility</w:t>
      </w:r>
      <w:r>
        <w:t xml:space="preserve">: You are accountable for all content, including AI-generated 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Verify accuracy</w:t>
      </w:r>
      <w:r>
        <w:t xml:space="preserve">: Always fact-check AI-generated claims and citations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Preserve your voice</w:t>
      </w:r>
      <w:r>
        <w:t xml:space="preserve">: Ensure the writing reflects your thinking and style, not just AI’s patterns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Follow ethical guidelines</w:t>
      </w:r>
      <w:r>
        <w:t xml:space="preserve">: Comply with your institution’s and journals’ policies on AI use</w:t>
      </w:r>
    </w:p>
    <w:p>
      <w:pPr>
        <w:pStyle w:val="FirstParagraph"/>
      </w:pPr>
      <w:r>
        <w:t xml:space="preserve">These practices help you benefit from AI assistance</w:t>
      </w:r>
      <w:r>
        <w:t xml:space="preserve"> </w:t>
      </w:r>
      <w:r>
        <w:t xml:space="preserve">while maintaining the integrity,</w:t>
      </w:r>
      <w:r>
        <w:t xml:space="preserve"> </w:t>
      </w:r>
      <w:r>
        <w:t xml:space="preserve">originality,</w:t>
      </w:r>
      <w:r>
        <w:t xml:space="preserve"> </w:t>
      </w:r>
      <w:r>
        <w:t xml:space="preserve">and credibility of your academic work.</w:t>
      </w:r>
    </w:p>
    <w:bookmarkEnd w:id="27"/>
    <w:bookmarkEnd w:id="28"/>
    <w:bookmarkStart w:id="30" w:name="references"/>
    <w:p>
      <w:pPr>
        <w:pStyle w:val="Heading1"/>
      </w:pPr>
      <w:r>
        <w:t xml:space="preserve">References</w:t>
      </w:r>
    </w:p>
    <w:bookmarkStart w:id="29" w:name="refs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10" Type="http://schemas.openxmlformats.org/officeDocument/2006/relationships/image" Target="media/rId10.png"/><Relationship Id="rId9" Type="http://schemas.openxmlformats.org/officeDocument/2006/relationships/hyperlink" Target="https://en.wikipedia.org/wiki/AI-assisted_software_development" TargetMode="External"/><Relationship Id="rId19" Type="http://schemas.openxmlformats.org/officeDocument/2006/relationships/hyperlink" Target="https://github.com/Morrison-Lab/wai/issues/98" TargetMode="External"/><Relationship Id="rId18" Type="http://schemas.openxmlformats.org/officeDocument/2006/relationships/hyperlink" Target="https://www.reddit.com/r/ClaudeCode/comments/1vvhrfq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en.wikipedia.org/wiki/AI-assisted_software_development" TargetMode="External"/><Relationship Id="rId19" Type="http://schemas.openxmlformats.org/officeDocument/2006/relationships/hyperlink" Target="https://github.com/Morrison-Lab/wai/issues/98" TargetMode="External"/><Relationship Id="rId18" Type="http://schemas.openxmlformats.org/officeDocument/2006/relationships/hyperlink" Target="https://www.reddit.com/r/ClaudeCode/comments/1vvhrfq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Policies for Using AI</dc:title>
  <dc:creator/>
  <cp:keywords/>
  <dcterms:created xsi:type="dcterms:W3CDTF">2026-10-10T19:25:06Z</dcterms:created>
  <dcterms:modified xsi:type="dcterms:W3CDTF">2026-10-10T19:25:06Z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12:21:20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