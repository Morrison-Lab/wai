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del w:id="1" w:author="PR Preview" w:date="2026-01-01T00:00:00Z">
        <w:r>
          <w:delText xml:space="preserve">Last modified: 2026-10-08 18:32:17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12:05:21 (PDT)</w:t>
        </w:r>
      </w:ins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ins w:id="3" w:author="PR Preview" w:date="2026-01-01T00:00:00Z">
        <w:r>
          <w:t xml:space="preserve">That template’s structure comes from the</w:t>
        </w:r>
      </w:ins>
      <w:ins w:id="4" w:author="PR Preview" w:date="2026-01-01T00:00:00Z">
        <w:r>
          <w:t xml:space="preserve"> </w:t>
        </w:r>
      </w:ins>
      <w:hyperlink r:id="rId9">
        <w:ins w:id="5" w:author="PR Preview" w:date="2026-01-01T00:00:00Z">
          <w:r>
            <w:rPr>
              <w:rStyle w:val="Hyperlink"/>
            </w:rPr>
            <w:t xml:space="preserve">UCD-SERG Lab Manual</w:t>
          </w:r>
        </w:ins>
      </w:hyperlink>
      <w:ins w:id="6" w:author="PR Preview" w:date="2026-01-01T00:00:00Z">
        <w:r>
          <w:t xml:space="preserve">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which is in turn adapted from the</w:t>
        </w:r>
      </w:ins>
      <w:ins w:id="9" w:author="PR Preview" w:date="2026-01-01T00:00:00Z">
        <w:r>
          <w:t xml:space="preserve"> </w:t>
        </w:r>
      </w:ins>
      <w:hyperlink r:id="rId31">
        <w:ins w:id="10" w:author="PR Preview" w:date="2026-01-01T00:00:00Z">
          <w:r>
            <w:rPr>
              <w:rStyle w:val="Hyperlink"/>
            </w:rPr>
            <w:t xml:space="preserve">Benjamin-Chung Lab Manual</w:t>
          </w:r>
        </w:ins>
      </w:hyperlink>
      <w:ins w:id="11" w:author="PR Preview" w:date="2026-01-01T00:00:00Z">
        <w:r>
          <w:t xml:space="preserve">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This site’s own content also began in the UCD-SERG Lab Manual,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in its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“Working with AI”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chapter.</w:t>
        </w:r>
      </w:ins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5" Type="http://schemas.openxmlformats.org/officeDocument/2006/relationships/hyperlink" Target="chapters/agent-architecture.qmd" TargetMode="External"/><Relationship Id="rId16" Type="http://schemas.openxmlformats.org/officeDocument/2006/relationships/hyperlink" Target="chapters/agent-customization.qmd" TargetMode="External"/><Relationship Id="rId18" Type="http://schemas.openxmlformats.org/officeDocument/2006/relationships/hyperlink" Target="chapters/agent-orchestration.qmd" TargetMode="External"/><Relationship Id="rId19" Type="http://schemas.openxmlformats.org/officeDocument/2006/relationships/hyperlink" Target="chapters/ai-for-math.qmd" TargetMode="External"/><Relationship Id="rId13" Type="http://schemas.openxmlformats.org/officeDocument/2006/relationships/hyperlink" Target="chapters/ai-use-policies.qmd" TargetMode="External"/><Relationship Id="rId23" Type="http://schemas.openxmlformats.org/officeDocument/2006/relationships/hyperlink" Target="chapters/benchbook.qmd" TargetMode="External"/><Relationship Id="rId14" Type="http://schemas.openxmlformats.org/officeDocument/2006/relationships/hyperlink" Target="chapters/coding-agents.qmd" TargetMode="External"/><Relationship Id="rId21" Type="http://schemas.openxmlformats.org/officeDocument/2006/relationships/hyperlink" Target="chapters/data-dict.qmd" TargetMode="External"/><Relationship Id="rId20" Type="http://schemas.openxmlformats.org/officeDocument/2006/relationships/hyperlink" Target="chapters/grok-bot-and-alternatives.qmd" TargetMode="External"/><Relationship Id="rId17" Type="http://schemas.openxmlformats.org/officeDocument/2006/relationships/hyperlink" Target="chapters/local-models.qmd" TargetMode="External"/><Relationship Id="rId25" Type="http://schemas.openxmlformats.org/officeDocument/2006/relationships/hyperlink" Target="chapters/make.qmd" TargetMode="External"/><Relationship Id="rId27" Type="http://schemas.openxmlformats.org/officeDocument/2006/relationships/hyperlink" Target="chapters/pr-workflow-with-agents.qmd" TargetMode="External"/><Relationship Id="rId22" Type="http://schemas.openxmlformats.org/officeDocument/2006/relationships/hyperlink" Target="https://data-dict.tidyverse.org/" TargetMode="External"/><Relationship Id="rId30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Morrison-Lab/wai/blob/main/LICENSE" TargetMode="External"/><Relationship Id="rId24" Type="http://schemas.openxmlformats.org/officeDocument/2006/relationships/hyperlink" Target="https://github.com/Ulef1005/benchbook" TargetMode="External"/><Relationship Id="rId31" Type="http://schemas.openxmlformats.org/officeDocument/2006/relationships/hyperlink" Target="https://jadebc.github.io/lab-manual/index.html" TargetMode="External"/><Relationship Id="rId29" Type="http://schemas.openxmlformats.org/officeDocument/2006/relationships/hyperlink" Target="https://quarto.org/" TargetMode="External"/><Relationship Id="rId9" Type="http://schemas.openxmlformats.org/officeDocument/2006/relationships/hyperlink" Target="https://ucd-serg.github.io/lab-manual/" TargetMode="External"/><Relationship Id="rId26" Type="http://schemas.openxmlformats.org/officeDocument/2006/relationships/hyperlink" Target="https://www.make.com/en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pters/agent-architecture.qmd" TargetMode="External"/><Relationship Id="rId16" Type="http://schemas.openxmlformats.org/officeDocument/2006/relationships/hyperlink" Target="chapters/agent-customization.qmd" TargetMode="External"/><Relationship Id="rId18" Type="http://schemas.openxmlformats.org/officeDocument/2006/relationships/hyperlink" Target="chapters/agent-orchestration.qmd" TargetMode="External"/><Relationship Id="rId19" Type="http://schemas.openxmlformats.org/officeDocument/2006/relationships/hyperlink" Target="chapters/ai-for-math.qmd" TargetMode="External"/><Relationship Id="rId13" Type="http://schemas.openxmlformats.org/officeDocument/2006/relationships/hyperlink" Target="chapters/ai-use-policies.qmd" TargetMode="External"/><Relationship Id="rId23" Type="http://schemas.openxmlformats.org/officeDocument/2006/relationships/hyperlink" Target="chapters/benchbook.qmd" TargetMode="External"/><Relationship Id="rId14" Type="http://schemas.openxmlformats.org/officeDocument/2006/relationships/hyperlink" Target="chapters/coding-agents.qmd" TargetMode="External"/><Relationship Id="rId21" Type="http://schemas.openxmlformats.org/officeDocument/2006/relationships/hyperlink" Target="chapters/data-dict.qmd" TargetMode="External"/><Relationship Id="rId20" Type="http://schemas.openxmlformats.org/officeDocument/2006/relationships/hyperlink" Target="chapters/grok-bot-and-alternatives.qmd" TargetMode="External"/><Relationship Id="rId17" Type="http://schemas.openxmlformats.org/officeDocument/2006/relationships/hyperlink" Target="chapters/local-models.qmd" TargetMode="External"/><Relationship Id="rId25" Type="http://schemas.openxmlformats.org/officeDocument/2006/relationships/hyperlink" Target="chapters/make.qmd" TargetMode="External"/><Relationship Id="rId27" Type="http://schemas.openxmlformats.org/officeDocument/2006/relationships/hyperlink" Target="chapters/pr-workflow-with-agents.qmd" TargetMode="External"/><Relationship Id="rId22" Type="http://schemas.openxmlformats.org/officeDocument/2006/relationships/hyperlink" Target="https://data-dict.tidyverse.org/" TargetMode="External"/><Relationship Id="rId30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Morrison-Lab/wai/blob/main/LICENSE" TargetMode="External"/><Relationship Id="rId24" Type="http://schemas.openxmlformats.org/officeDocument/2006/relationships/hyperlink" Target="https://github.com/Ulef1005/benchbook" TargetMode="External"/><Relationship Id="rId31" Type="http://schemas.openxmlformats.org/officeDocument/2006/relationships/hyperlink" Target="https://jadebc.github.io/lab-manual/index.html" TargetMode="External"/><Relationship Id="rId29" Type="http://schemas.openxmlformats.org/officeDocument/2006/relationships/hyperlink" Target="https://quarto.org/" TargetMode="External"/><Relationship Id="rId9" Type="http://schemas.openxmlformats.org/officeDocument/2006/relationships/hyperlink" Target="https://ucd-serg.github.io/lab-manual/" TargetMode="External"/><Relationship Id="rId26" Type="http://schemas.openxmlformats.org/officeDocument/2006/relationships/hyperlink" Target="https://www.mak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2026-10-10T19:14:15Z</dcterms:created>
  <dcterms:modified xsi:type="dcterms:W3CDTF">2026-10-10T19:14:15Z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