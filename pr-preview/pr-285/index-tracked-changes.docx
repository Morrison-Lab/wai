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Working with AI</w:t>
      </w:r>
    </w:p>
    <w:p>
      <w:pPr>
        <w:pStyle w:val="Date"/>
      </w:pPr>
      <w:del w:id="1" w:author="PR Preview" w:date="2026-01-01T00:00:00Z">
        <w:r>
          <w:delText xml:space="preserve">Last modified: 2026-10-20 20:58:10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22:00:09 (PDT)</w:t>
        </w:r>
      </w:ins>
    </w:p>
    <w:p>
      <w:pPr>
        <w:pStyle w:val="FirstParagraph"/>
      </w:pPr>
      <w:r>
        <w:t xml:space="preserve">This site collects the UCD-SERG lab’s notes on working responsibly and</w:t>
      </w:r>
      <w:r>
        <w:t xml:space="preserve"> </w:t>
      </w:r>
      <w:r>
        <w:t xml:space="preserve">effectively with AI coding assistants: what they are, how to use them, and</w:t>
      </w:r>
      <w:r>
        <w:t xml:space="preserve"> </w:t>
      </w:r>
      <w:r>
        <w:t xml:space="preserve">the policies lab members follow when using them.</w:t>
      </w:r>
      <w:r>
        <w:t xml:space="preserve"> </w:t>
      </w:r>
      <w:r>
        <w:t xml:space="preserve">It was migrated out of the</w:t>
      </w:r>
      <w:r>
        <w:t xml:space="preserve"> </w:t>
      </w:r>
      <w:hyperlink r:id="rId9">
        <w:r>
          <w:rPr>
            <w:rStyle w:val="Hyperlink"/>
          </w:rPr>
          <w:t xml:space="preserve">UCD-SERG Lab Manual</w:t>
        </w:r>
      </w:hyperlink>
      <w:r>
        <w:t xml:space="preserve">’s</w:t>
      </w:r>
      <w:r>
        <w:t xml:space="preserve"> </w:t>
      </w:r>
      <w:r>
        <w:t xml:space="preserve">“Working with</w:t>
      </w:r>
      <w:r>
        <w:t xml:space="preserve"> </w:t>
      </w:r>
      <w:r>
        <w:t xml:space="preserve">AI”</w:t>
      </w:r>
      <w:r>
        <w:t xml:space="preserve"> </w:t>
      </w:r>
      <w:r>
        <w:t xml:space="preserve">chapter, which had grown large enough to deserve a dedicated site.</w:t>
      </w:r>
      <w:r>
        <w:t xml:space="preserve"> </w:t>
      </w:r>
      <w:r>
        <w:t xml:space="preserve">For the lab’s broader coding, reproducibility, and collaboration</w:t>
      </w:r>
      <w:r>
        <w:t xml:space="preserve"> </w:t>
      </w:r>
      <w:r>
        <w:t xml:space="preserve">conventions, see the lab manual itself.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Technology in Rapid Evolution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early 2026,</w:t>
            </w:r>
            <w:r>
              <w:t xml:space="preserve"> </w:t>
            </w:r>
            <w:r>
              <w:t xml:space="preserve">AI coding assistant technology is changing extremely rapidly,</w:t>
            </w:r>
            <w:r>
              <w:t xml:space="preserve"> </w:t>
            </w:r>
            <w:r>
              <w:t xml:space="preserve">and we are just beginning to figure out how to use these tools effectively ourselves.</w:t>
            </w:r>
            <w:r>
              <w:t xml:space="preserve"> </w:t>
            </w:r>
            <w:r>
              <w:t xml:space="preserve">All information on this site should be taken with extra caution,</w:t>
            </w:r>
            <w:r>
              <w:t xml:space="preserve"> </w:t>
            </w:r>
            <w:r>
              <w:t xml:space="preserve">as best practices and capabilities continue to evolve.</w:t>
            </w:r>
          </w:p>
          <w:p/>
        </w:tc>
      </w:tr>
    </w:tbl>
    <w:bookmarkStart w:id="28" w:name="chapters"/>
    <w:p>
      <w:pPr>
        <w:pStyle w:val="Heading2"/>
      </w:pPr>
      <w:r>
        <w:t xml:space="preserve">1 Chapters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  <w:b/>
            <w:bCs/>
          </w:rPr>
          <w:t xml:space="preserve">Policies for Using AI</w:t>
        </w:r>
      </w:hyperlink>
      <w:r>
        <w:t xml:space="preserve">:</w:t>
      </w:r>
      <w:r>
        <w:t xml:space="preserve"> </w:t>
      </w:r>
      <w:r>
        <w:t xml:space="preserve">responsibility for validation, disclosure, attribution, and using AI for</w:t>
      </w:r>
      <w:r>
        <w:t xml:space="preserve"> </w:t>
      </w:r>
      <w:r>
        <w:t xml:space="preserve">journal articles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  <w:b/>
            <w:bCs/>
          </w:rPr>
          <w:t xml:space="preserve">Coding Agents</w:t>
        </w:r>
      </w:hyperlink>
      <w:r>
        <w:t xml:space="preserve">:</w:t>
      </w:r>
      <w:r>
        <w:t xml:space="preserve"> </w:t>
      </w:r>
      <w:r>
        <w:t xml:space="preserve">what language models and coding agents are; platforms and catalogs;</w:t>
      </w:r>
      <w:r>
        <w:t xml:space="preserve"> </w:t>
      </w:r>
      <w:r>
        <w:t xml:space="preserve">when and how to work with them; prompt formats; and benefits, hazards,</w:t>
      </w:r>
      <w:r>
        <w:t xml:space="preserve"> </w:t>
      </w:r>
      <w:r>
        <w:t xml:space="preserve">and best practices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  <w:b/>
            <w:bCs/>
          </w:rPr>
          <w:t xml:space="preserve">Agent and Harness Architecture</w:t>
        </w:r>
      </w:hyperlink>
      <w:r>
        <w:t xml:space="preserve">:</w:t>
      </w:r>
      <w:r>
        <w:t xml:space="preserve"> </w:t>
      </w:r>
      <w:r>
        <w:t xml:space="preserve">how harnesses, agent execution loops, and runtime environments are</w:t>
      </w:r>
      <w:r>
        <w:t xml:space="preserve"> </w:t>
      </w:r>
      <w:r>
        <w:t xml:space="preserve">engineered, and the 2026 harness landscape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  <w:b/>
            <w:bCs/>
          </w:rPr>
          <w:t xml:space="preserve">Configuring and Extending Agents</w:t>
        </w:r>
      </w:hyperlink>
      <w:r>
        <w:t xml:space="preserve">:</w:t>
      </w:r>
      <w:r>
        <w:t xml:space="preserve"> </w:t>
      </w:r>
      <w:r>
        <w:t xml:space="preserve">configuring agent environments, instructions, Agent Skills (</w:t>
      </w:r>
      <w:r>
        <w:rPr>
          <w:rStyle w:val="VerbatimChar"/>
        </w:rPr>
        <w:t xml:space="preserve">SKILL.md</w:t>
      </w:r>
      <w:r>
        <w:t xml:space="preserve">),</w:t>
      </w:r>
      <w:r>
        <w:t xml:space="preserve"> </w:t>
      </w:r>
      <w:r>
        <w:t xml:space="preserve">MCP servers, plugins, and developer extensions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  <w:b/>
            <w:bCs/>
          </w:rPr>
          <w:t xml:space="preserve">Local Models and Offline Agents</w:t>
        </w:r>
      </w:hyperlink>
      <w:r>
        <w:t xml:space="preserve">:</w:t>
      </w:r>
      <w:r>
        <w:t xml:space="preserve"> </w:t>
      </w:r>
      <w:r>
        <w:t xml:space="preserve">running agents offline, connecting open harnesses to local Ollama and</w:t>
      </w:r>
      <w:r>
        <w:t xml:space="preserve"> </w:t>
      </w:r>
      <w:r>
        <w:t xml:space="preserve">OpenRouter endpoints, and evaluating small local models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  <w:b/>
            <w:bCs/>
          </w:rPr>
          <w:t xml:space="preserve">Orchestrating Teams of Agents</w:t>
        </w:r>
      </w:hyperlink>
      <w:r>
        <w:t xml:space="preserve">:</w:t>
      </w:r>
      <w:r>
        <w:t xml:space="preserve"> </w:t>
      </w:r>
      <w:r>
        <w:t xml:space="preserve">when running several agents at once is worth the cost, what we already use</w:t>
      </w:r>
      <w:r>
        <w:t xml:space="preserve"> </w:t>
      </w:r>
      <w:r>
        <w:t xml:space="preserve">for it, outside orchestrators (Agent Teams, Inflexa, TORQCLAW, Oh My OpenCode),</w:t>
      </w:r>
      <w:r>
        <w:t xml:space="preserve"> </w:t>
      </w:r>
      <w:r>
        <w:t xml:space="preserve">and multi-agent frameworks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  <w:b/>
            <w:bCs/>
          </w:rPr>
          <w:t xml:space="preserve">AI for Math and Statistics</w:t>
        </w:r>
      </w:hyperlink>
      <w:r>
        <w:t xml:space="preserve">:</w:t>
      </w:r>
      <w:r>
        <w:t xml:space="preserve"> </w:t>
      </w:r>
      <w:r>
        <w:t xml:space="preserve">reasoning models for mathematics and statistics, formal proof assistants,</w:t>
      </w:r>
      <w:r>
        <w:t xml:space="preserve"> </w:t>
      </w:r>
      <w:r>
        <w:t xml:space="preserve">and benchmarks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  <w:b/>
            <w:bCs/>
          </w:rPr>
          <w:t xml:space="preserve">Grok Bot and Alternatives</w:t>
        </w:r>
      </w:hyperlink>
      <w:r>
        <w:t xml:space="preserve">:</w:t>
      </w:r>
      <w:r>
        <w:t xml:space="preserve"> </w:t>
      </w:r>
      <w:r>
        <w:t xml:space="preserve">persistent teammates with their own computer (Grok Bot, Rakazo, OpenClaw),</w:t>
      </w:r>
      <w:r>
        <w:t xml:space="preserve"> </w:t>
      </w:r>
      <w:r>
        <w:t xml:space="preserve">collaborative workspaces (Claude Cowork, Gemini Spark), and hosted agent offices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  <w:b/>
            <w:bCs/>
          </w:rPr>
          <w:t xml:space="preserve">Data Dictionaries for Humans and Agents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data-dict.yaml</w:t>
      </w:r>
      <w:r>
        <w:t xml:space="preserve"> </w:t>
      </w:r>
      <w:r>
        <w:t xml:space="preserve">for making dataset context accessible to both humans and AI</w:t>
      </w:r>
      <w:r>
        <w:t xml:space="preserve"> </w:t>
      </w:r>
      <w:r>
        <w:t xml:space="preserve">agents (see</w:t>
      </w:r>
      <w:r>
        <w:t xml:space="preserve"> </w:t>
      </w:r>
      <w:hyperlink r:id="rId22">
        <w:r>
          <w:rPr>
            <w:rStyle w:val="Hyperlink"/>
          </w:rPr>
          <w:t xml:space="preserve">data-dict.tidyverse.org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  <w:b/>
            <w:bCs/>
          </w:rPr>
          <w:t xml:space="preserve">Benchbook: A Personal Wiki Under Contract</w:t>
        </w:r>
      </w:hyperlink>
      <w:r>
        <w:t xml:space="preserve">:</w:t>
      </w:r>
      <w:r>
        <w:t xml:space="preserve"> </w:t>
      </w:r>
      <w:r>
        <w:t xml:space="preserve">a plain-markdown, git-versioned wiki that an AI agent maintains under a</w:t>
      </w:r>
      <w:r>
        <w:t xml:space="preserve"> </w:t>
      </w:r>
      <w:r>
        <w:t xml:space="preserve">written contract (see</w:t>
      </w:r>
      <w:r>
        <w:t xml:space="preserve"> </w:t>
      </w:r>
      <w:hyperlink r:id="rId24">
        <w:r>
          <w:rPr>
            <w:rStyle w:val="Hyperlink"/>
          </w:rPr>
          <w:t xml:space="preserve">benchbook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  <w:b/>
            <w:bCs/>
          </w:rPr>
          <w:t xml:space="preserve">Make: Visual Automation and AI Agents</w:t>
        </w:r>
      </w:hyperlink>
      <w:r>
        <w:t xml:space="preserve">:</w:t>
      </w:r>
      <w:r>
        <w:t xml:space="preserve"> </w:t>
      </w:r>
      <w:r>
        <w:t xml:space="preserve">visual, no-code canvas for 3,000+ apps, scenarios, and AI agents with Make</w:t>
      </w:r>
      <w:r>
        <w:t xml:space="preserve"> </w:t>
      </w:r>
      <w:r>
        <w:t xml:space="preserve">Grid and MCP (see</w:t>
      </w:r>
      <w:r>
        <w:t xml:space="preserve"> </w:t>
      </w:r>
      <w:hyperlink r:id="rId26">
        <w:r>
          <w:rPr>
            <w:rStyle w:val="Hyperlink"/>
          </w:rPr>
          <w:t xml:space="preserve">make.com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  <w:b/>
            <w:bCs/>
          </w:rPr>
          <w:t xml:space="preserve">Pull-Request Workflow with Agents</w:t>
        </w:r>
      </w:hyperlink>
      <w:r>
        <w:t xml:space="preserve">:</w:t>
      </w:r>
      <w:r>
        <w:t xml:space="preserve"> </w:t>
      </w:r>
      <w:r>
        <w:t xml:space="preserve">filing issues, claiming work, driving a pull request to a clean,</w:t>
      </w:r>
      <w:r>
        <w:t xml:space="preserve"> </w:t>
      </w:r>
      <w:r>
        <w:t xml:space="preserve">mergeable state, and agent-assisted automated code review</w:t>
      </w:r>
    </w:p>
    <w:p>
      <w:pPr>
        <w:pStyle w:val="FirstParagraph"/>
      </w:pPr>
      <w:r>
        <w:t xml:space="preserve">The notes are available in multiple formats: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End w:id="28"/>
    <w:bookmarkStart w:id="32" w:name="about-this-website"/>
    <w:p>
      <w:pPr>
        <w:pStyle w:val="Heading2"/>
      </w:pPr>
      <w:r>
        <w:t xml:space="preserve">2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system, from the</w:t>
      </w:r>
      <w:r>
        <w:t xml:space="preserve"> </w:t>
      </w:r>
      <w:hyperlink r:id="rId30">
        <w:r>
          <w:rPr>
            <w:rStyle w:val="Hyperlink"/>
          </w:rPr>
          <w:t xml:space="preserve">UCD-SERG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(Quarto Website Template)</w:t>
        </w:r>
      </w:hyperlink>
      <w:r>
        <w:t xml:space="preserve">.</w:t>
      </w:r>
    </w:p>
    <w:p>
      <w:pPr>
        <w:pStyle w:val="BodyText"/>
      </w:pPr>
      <w:r>
        <w:t xml:space="preserve">That template’s structure comes from the</w:t>
      </w:r>
      <w:r>
        <w:t xml:space="preserve"> </w:t>
      </w:r>
      <w:hyperlink r:id="rId9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3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This site’s own content also began as</w:t>
      </w:r>
      <w:r>
        <w:t xml:space="preserve"> </w:t>
      </w:r>
      <w:r>
        <w:t xml:space="preserve">the</w:t>
      </w:r>
      <w:r>
        <w:t xml:space="preserve"> </w:t>
      </w:r>
      <w:r>
        <w:t xml:space="preserve">“Working with AI”</w:t>
      </w:r>
      <w:r>
        <w:t xml:space="preserve"> </w:t>
      </w:r>
      <w:r>
        <w:t xml:space="preserve">chapter of the UCD-SERG Lab Manual.</w:t>
      </w:r>
    </w:p>
    <w:bookmarkEnd w:id="32"/>
    <w:bookmarkStart w:id="33" w:name="building-the-website"/>
    <w:p>
      <w:pPr>
        <w:pStyle w:val="Heading2"/>
      </w:pPr>
      <w:r>
        <w:t xml:space="preserve">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is published to GitHub Pages.</w:t>
      </w:r>
    </w:p>
    <w:bookmarkEnd w:id="33"/>
    <w:bookmarkStart w:id="35" w:name="license"/>
    <w:p>
      <w:pPr>
        <w:pStyle w:val="Heading2"/>
      </w:pPr>
      <w:r>
        <w:t xml:space="preserve">4 License</w:t>
      </w:r>
    </w:p>
    <w:p>
      <w:pPr>
        <w:pStyle w:val="FirstParagraph"/>
      </w:pPr>
      <w:r>
        <w:t xml:space="preserve">See</w:t>
      </w:r>
      <w:r>
        <w:t xml:space="preserve"> </w:t>
      </w:r>
      <w:hyperlink r:id="rId34">
        <w:r>
          <w:rPr>
            <w:rStyle w:val="VerbatimChar"/>
          </w:rPr>
          <w:t xml:space="preserve">LICENSE</w:t>
        </w:r>
      </w:hyperlink>
      <w:r>
        <w:t xml:space="preserve">.</w:t>
      </w:r>
    </w:p>
    <w:bookmarkEnd w:id="35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15" Type="http://schemas.openxmlformats.org/officeDocument/2006/relationships/hyperlink" Target="chapters/agent-architecture.qmd" TargetMode="External"/><Relationship Id="rId16" Type="http://schemas.openxmlformats.org/officeDocument/2006/relationships/hyperlink" Target="chapters/agent-customization.qmd" TargetMode="External"/><Relationship Id="rId18" Type="http://schemas.openxmlformats.org/officeDocument/2006/relationships/hyperlink" Target="chapters/agent-orchestration.qmd" TargetMode="External"/><Relationship Id="rId19" Type="http://schemas.openxmlformats.org/officeDocument/2006/relationships/hyperlink" Target="chapters/ai-for-math.qmd" TargetMode="External"/><Relationship Id="rId13" Type="http://schemas.openxmlformats.org/officeDocument/2006/relationships/hyperlink" Target="chapters/ai-use-policies.qmd" TargetMode="External"/><Relationship Id="rId23" Type="http://schemas.openxmlformats.org/officeDocument/2006/relationships/hyperlink" Target="chapters/benchbook.qmd" TargetMode="External"/><Relationship Id="rId14" Type="http://schemas.openxmlformats.org/officeDocument/2006/relationships/hyperlink" Target="chapters/coding-agents.qmd" TargetMode="External"/><Relationship Id="rId21" Type="http://schemas.openxmlformats.org/officeDocument/2006/relationships/hyperlink" Target="chapters/data-dict.qmd" TargetMode="External"/><Relationship Id="rId20" Type="http://schemas.openxmlformats.org/officeDocument/2006/relationships/hyperlink" Target="chapters/grok-bot-and-alternatives.qmd" TargetMode="External"/><Relationship Id="rId17" Type="http://schemas.openxmlformats.org/officeDocument/2006/relationships/hyperlink" Target="chapters/local-models.qmd" TargetMode="External"/><Relationship Id="rId25" Type="http://schemas.openxmlformats.org/officeDocument/2006/relationships/hyperlink" Target="chapters/make.qmd" TargetMode="External"/><Relationship Id="rId27" Type="http://schemas.openxmlformats.org/officeDocument/2006/relationships/hyperlink" Target="chapters/pr-workflow-with-agents.qmd" TargetMode="External"/><Relationship Id="rId22" Type="http://schemas.openxmlformats.org/officeDocument/2006/relationships/hyperlink" Target="https://data-dict.tidyverse.org/" TargetMode="External"/><Relationship Id="rId30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Morrison-Lab/wai/blob/main/LICENSE" TargetMode="External"/><Relationship Id="rId24" Type="http://schemas.openxmlformats.org/officeDocument/2006/relationships/hyperlink" Target="https://github.com/Ulef1005/benchbook" TargetMode="External"/><Relationship Id="rId31" Type="http://schemas.openxmlformats.org/officeDocument/2006/relationships/hyperlink" Target="https://jadebc.github.io/lab-manual/index.html" TargetMode="External"/><Relationship Id="rId29" Type="http://schemas.openxmlformats.org/officeDocument/2006/relationships/hyperlink" Target="https://quarto.org/" TargetMode="External"/><Relationship Id="rId9" Type="http://schemas.openxmlformats.org/officeDocument/2006/relationships/hyperlink" Target="https://ucd-serg.github.io/lab-manual/" TargetMode="External"/><Relationship Id="rId26" Type="http://schemas.openxmlformats.org/officeDocument/2006/relationships/hyperlink" Target="https://www.make.com/en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chapters/agent-architecture.qmd" TargetMode="External"/><Relationship Id="rId16" Type="http://schemas.openxmlformats.org/officeDocument/2006/relationships/hyperlink" Target="chapters/agent-customization.qmd" TargetMode="External"/><Relationship Id="rId18" Type="http://schemas.openxmlformats.org/officeDocument/2006/relationships/hyperlink" Target="chapters/agent-orchestration.qmd" TargetMode="External"/><Relationship Id="rId19" Type="http://schemas.openxmlformats.org/officeDocument/2006/relationships/hyperlink" Target="chapters/ai-for-math.qmd" TargetMode="External"/><Relationship Id="rId13" Type="http://schemas.openxmlformats.org/officeDocument/2006/relationships/hyperlink" Target="chapters/ai-use-policies.qmd" TargetMode="External"/><Relationship Id="rId23" Type="http://schemas.openxmlformats.org/officeDocument/2006/relationships/hyperlink" Target="chapters/benchbook.qmd" TargetMode="External"/><Relationship Id="rId14" Type="http://schemas.openxmlformats.org/officeDocument/2006/relationships/hyperlink" Target="chapters/coding-agents.qmd" TargetMode="External"/><Relationship Id="rId21" Type="http://schemas.openxmlformats.org/officeDocument/2006/relationships/hyperlink" Target="chapters/data-dict.qmd" TargetMode="External"/><Relationship Id="rId20" Type="http://schemas.openxmlformats.org/officeDocument/2006/relationships/hyperlink" Target="chapters/grok-bot-and-alternatives.qmd" TargetMode="External"/><Relationship Id="rId17" Type="http://schemas.openxmlformats.org/officeDocument/2006/relationships/hyperlink" Target="chapters/local-models.qmd" TargetMode="External"/><Relationship Id="rId25" Type="http://schemas.openxmlformats.org/officeDocument/2006/relationships/hyperlink" Target="chapters/make.qmd" TargetMode="External"/><Relationship Id="rId27" Type="http://schemas.openxmlformats.org/officeDocument/2006/relationships/hyperlink" Target="chapters/pr-workflow-with-agents.qmd" TargetMode="External"/><Relationship Id="rId22" Type="http://schemas.openxmlformats.org/officeDocument/2006/relationships/hyperlink" Target="https://data-dict.tidyverse.org/" TargetMode="External"/><Relationship Id="rId30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Morrison-Lab/wai/blob/main/LICENSE" TargetMode="External"/><Relationship Id="rId24" Type="http://schemas.openxmlformats.org/officeDocument/2006/relationships/hyperlink" Target="https://github.com/Ulef1005/benchbook" TargetMode="External"/><Relationship Id="rId31" Type="http://schemas.openxmlformats.org/officeDocument/2006/relationships/hyperlink" Target="https://jadebc.github.io/lab-manual/index.html" TargetMode="External"/><Relationship Id="rId29" Type="http://schemas.openxmlformats.org/officeDocument/2006/relationships/hyperlink" Target="https://quarto.org/" TargetMode="External"/><Relationship Id="rId9" Type="http://schemas.openxmlformats.org/officeDocument/2006/relationships/hyperlink" Target="https://ucd-serg.github.io/lab-manual/" TargetMode="External"/><Relationship Id="rId26" Type="http://schemas.openxmlformats.org/officeDocument/2006/relationships/hyperlink" Target="https://www.make.com/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Working with AI</dc:title>
  <dc:creator/>
  <cp:keywords/>
  <dcterms:created xsi:type="dcterms:W3CDTF">2026-10-27T05:07:23Z</dcterms:created>
  <dcterms:modified xsi:type="dcterms:W3CDTF">2026-10-27T05:07:23Z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22:00:09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