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Benchbook: A Personal Wiki Under Contract</w:t>
      </w:r>
    </w:p>
    <w:p>
      <w:pPr>
        <w:pStyle w:val="Date"/>
      </w:pPr>
      <w:del w:id="1" w:author="PR Preview" w:date="2026-01-01T00:00:00Z">
        <w:r>
          <w:delText xml:space="preserve">Last modified: 2026-10-20 20:58:10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22:00:09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a plain-markdown,</w:t>
      </w:r>
      <w:r>
        <w:t xml:space="preserve"> </w:t>
      </w:r>
      <w:r>
        <w:t xml:space="preserve">git-versioned personal wiki</w:t>
      </w:r>
      <w:r>
        <w:t xml:space="preserve"> </w:t>
      </w:r>
      <w:r>
        <w:t xml:space="preserve">that an AI agent reads and writes under a written contract.</w:t>
      </w:r>
      <w:r>
        <w:t xml:space="preserve"> </w:t>
      </w:r>
      <w:r>
        <w:t xml:space="preserve">Your AI keeps the wiki;</w:t>
      </w:r>
      <w:r>
        <w:t xml:space="preserve"> </w:t>
      </w:r>
      <w:r>
        <w:t xml:space="preserve">you keep the rules.</w:t>
      </w:r>
    </w:p>
    <w:p>
      <w:pPr>
        <w:pStyle w:val="BodyText"/>
      </w:pPr>
      <w:r>
        <w:t xml:space="preserve">The problem it targets is not the code you wrote on a Tuesday,</w:t>
      </w:r>
      <w:r>
        <w:t xml:space="preserve"> </w:t>
      </w:r>
      <w:r>
        <w:t xml:space="preserve">but the reasoning you lost by Thursday:</w:t>
      </w:r>
      <w:r>
        <w:t xml:space="preserve"> </w:t>
      </w:r>
      <w:r>
        <w:t xml:space="preserve">which stack you chose and why,</w:t>
      </w:r>
      <w:r>
        <w:t xml:space="preserve"> </w:t>
      </w:r>
      <w:r>
        <w:t xml:space="preserve">which two approaches you rejected,</w:t>
      </w:r>
      <w:r>
        <w:t xml:space="preserve"> </w:t>
      </w:r>
      <w:r>
        <w:t xml:space="preserve">and which of four config files is live.</w:t>
      </w:r>
      <w:r>
        <w:t xml:space="preserve"> </w:t>
      </w:r>
      <w:r>
        <w:t xml:space="preserve">A README captures what was built,</w:t>
      </w:r>
      <w:r>
        <w:t xml:space="preserve"> </w:t>
      </w:r>
      <w:r>
        <w:t xml:space="preserve">git captures when,</w:t>
      </w:r>
      <w:r>
        <w:t xml:space="preserve"> </w:t>
      </w:r>
      <w:r>
        <w:t xml:space="preserve">and almost nothing captures why.</w:t>
      </w:r>
      <w:r>
        <w:t xml:space="preserve"> </w:t>
      </w:r>
      <w:r>
        <w:t xml:space="preserve">Benchbook captures all three as a side effect of working,</w:t>
      </w:r>
      <w:r>
        <w:t xml:space="preserve"> </w:t>
      </w:r>
      <w:r>
        <w:t xml:space="preserve">because the same agent that helps you build also files the record.</w:t>
      </w:r>
    </w:p>
    <w:p>
      <w:pPr>
        <w:pStyle w:val="BodyText"/>
      </w:pPr>
      <w:r>
        <w:t xml:space="preserve">It instantiates Andrej Karpathy’s</w:t>
      </w:r>
      <w:r>
        <w:t xml:space="preserve"> </w:t>
      </w:r>
      <w:hyperlink r:id="rId10">
        <w:r>
          <w:rPr>
            <w:rStyle w:val="Hyperlink"/>
          </w:rPr>
          <w:t xml:space="preserve">LLM Wiki</w:t>
        </w:r>
      </w:hyperlink>
      <w:r>
        <w:t xml:space="preserve"> </w:t>
      </w:r>
      <w:r>
        <w:t xml:space="preserve">pattern (three layers: immutable raw sources, an LLM-owned wiki,</w:t>
      </w:r>
      <w:r>
        <w:t xml:space="preserve"> </w:t>
      </w:r>
      <w:r>
        <w:t xml:space="preserve">and a co-evolved schema file;</w:t>
      </w:r>
      <w:r>
        <w:t xml:space="preserve"> </w:t>
      </w:r>
      <w:r>
        <w:t xml:space="preserve">three operations: ingest, query, lint)</w:t>
      </w:r>
      <w:r>
        <w:t xml:space="preserve"> </w:t>
      </w:r>
      <w:r>
        <w:t xml:space="preserve">and fills in the specifics the gist leaves open</w:t>
      </w:r>
      <w:r>
        <w:t xml:space="preserve"> </w:t>
      </w:r>
      <w:r>
        <w:t xml:space="preserve">after six months of daily use at about 1,563 pages across nine domains.</w:t>
      </w:r>
    </w:p>
    <w:p>
      <w:pPr>
        <w:pStyle w:val="BodyText"/>
      </w:pPr>
      <w:r>
        <w:t xml:space="preserve">The repo’s value is less in the page count</w:t>
      </w:r>
      <w:r>
        <w:t xml:space="preserve"> </w:t>
      </w:r>
      <w:r>
        <w:t xml:space="preserve">than in the rules that survived contact with real use: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update</w:t>
      </w:r>
      <w:r>
        <w:t xml:space="preserve"> </w:t>
      </w:r>
      <w:r>
        <w:t xml:space="preserve">was removed as a valid log operation</w:t>
      </w:r>
      <w:r>
        <w:t xml:space="preserve"> </w:t>
      </w:r>
      <w:r>
        <w:t xml:space="preserve">after 17 of 26 recent entries were verbose updates duplicating</w:t>
      </w:r>
      <w:r>
        <w:t xml:space="preserve"> </w:t>
      </w:r>
      <w:r>
        <w:t xml:space="preserve">project-page text.</w:t>
      </w:r>
    </w:p>
    <w:p>
      <w:pPr>
        <w:pStyle w:val="Compact"/>
        <w:numPr>
          <w:ilvl w:val="0"/>
          <w:numId w:val="1001"/>
        </w:numPr>
      </w:pPr>
      <w:r>
        <w:t xml:space="preserve">A central todo file that mirrored project todos was replaced by pointers</w:t>
      </w:r>
      <w:r>
        <w:t xml:space="preserve"> </w:t>
      </w:r>
      <w:r>
        <w:t xml:space="preserve">after 60 of ~76 mirrored items drifted.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t xml:space="preserve">“split pages over ~500 words”</w:t>
      </w:r>
      <w:r>
        <w:t xml:space="preserve"> </w:t>
      </w:r>
      <w:r>
        <w:t xml:space="preserve">rule was made measurable</w:t>
      </w:r>
      <w:r>
        <w:t xml:space="preserve"> </w:t>
      </w:r>
      <w:r>
        <w:t xml:space="preserve">after a quarter of pages breached it.</w:t>
      </w:r>
    </w:p>
    <w:p>
      <w:pPr>
        <w:pStyle w:val="FirstParagraph"/>
      </w:pPr>
      <w:r>
        <w:t xml:space="preserve">Concretely,</w:t>
      </w:r>
      <w:r>
        <w:t xml:space="preserve"> </w:t>
      </w:r>
      <w:r>
        <w:t xml:space="preserve">the contract (</w:t>
      </w:r>
      <w:r>
        <w:rPr>
          <w:rStyle w:val="VerbatimChar"/>
        </w:rPr>
        <w:t xml:space="preserve">agents-core.md</w:t>
      </w:r>
      <w:r>
        <w:t xml:space="preserve">) is read at every session start,</w:t>
      </w:r>
      <w:r>
        <w:t xml:space="preserve"> </w:t>
      </w:r>
      <w:r>
        <w:t xml:space="preserve">domains are first-class (with packs for</w:t>
      </w:r>
      <w:r>
        <w:t xml:space="preserve"> </w:t>
      </w:r>
      <w:r>
        <w:rPr>
          <w:rStyle w:val="VerbatimChar"/>
        </w:rPr>
        <w:t xml:space="preserve">knowledge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 and others),</w:t>
      </w:r>
      <w:r>
        <w:t xml:space="preserve"> </w:t>
      </w:r>
      <w:r>
        <w:t xml:space="preserve">page types (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) carry required front matter,</w:t>
      </w:r>
      <w:r>
        <w:t xml:space="preserve"> </w:t>
      </w:r>
      <w:r>
        <w:t xml:space="preserve">indexes are per-domain catalogues read before answering (no vector store),</w:t>
      </w:r>
      <w:r>
        <w:t xml:space="preserve"> </w:t>
      </w:r>
      <w:r>
        <w:t xml:space="preserve">and skills package the recurring operations (ingest, query, lint, and more).</w:t>
      </w:r>
      <w:r>
        <w:t xml:space="preserve"> </w:t>
      </w:r>
      <w:r>
        <w:t xml:space="preserve">The agent acts as Librarian, Advisor, and Project Manager against that structure.</w:t>
      </w:r>
    </w:p>
    <w:p>
      <w:pPr>
        <w:pStyle w:val="BodyText"/>
      </w:pPr>
      <w:r>
        <w:t xml:space="preserve">The site walks the pattern through three ordinary tasks</w:t>
      </w:r>
      <w:r>
        <w:t xml:space="preserve"> </w:t>
      </w:r>
      <w:r>
        <w:t xml:space="preserve">(ESP32 build, Telegram bot, FPV drone learning path)</w:t>
      </w:r>
      <w:r>
        <w:t xml:space="preserve"> </w:t>
      </w:r>
      <w:r>
        <w:t xml:space="preserve">in</w:t>
      </w:r>
      <w:r>
        <w:t xml:space="preserve"> </w:t>
      </w:r>
      <w:hyperlink r:id="rId11">
        <w:r>
          <w:rPr>
            <w:rStyle w:val="Hyperlink"/>
          </w:rPr>
          <w:t xml:space="preserve">A Day in the Life</w:t>
        </w:r>
      </w:hyperlink>
      <w:r>
        <w:t xml:space="preserve">,</w:t>
      </w:r>
      <w:r>
        <w:t xml:space="preserve"> </w:t>
      </w:r>
      <w:r>
        <w:t xml:space="preserve">and is honest about limits</w:t>
      </w:r>
      <w:r>
        <w:t xml:space="preserve"> </w:t>
      </w:r>
      <w:r>
        <w:t xml:space="preserve">and about the anti-bloat discipline that keeps a cheap-to-maintain wiki from growing</w:t>
      </w:r>
      <w:r>
        <w:t xml:space="preserve"> </w:t>
      </w:r>
      <w:r>
        <w:t xml:space="preserve">faster than anyone can read.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gist.github.com/karpathy/442a6bf555914893e9891c11519de94f" TargetMode="External"/><Relationship Id="rId9" Type="http://schemas.openxmlformats.org/officeDocument/2006/relationships/hyperlink" Target="https://github.com/Ulef1005/benchbook" TargetMode="External"/><Relationship Id="rId11" Type="http://schemas.openxmlformats.org/officeDocument/2006/relationships/hyperlink" Target="https://github.com/Ulef1005/benchbook/blob/main/docs/day-in-the-life.md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gist.github.com/karpathy/442a6bf555914893e9891c11519de94f" TargetMode="External"/><Relationship Id="rId9" Type="http://schemas.openxmlformats.org/officeDocument/2006/relationships/hyperlink" Target="https://github.com/Ulef1005/benchbook" TargetMode="External"/><Relationship Id="rId11" Type="http://schemas.openxmlformats.org/officeDocument/2006/relationships/hyperlink" Target="https://github.com/Ulef1005/benchbook/blob/main/docs/day-in-the-lif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Benchbook: A Personal Wiki Under Contract</dc:title>
  <dc:creator/>
  <cp:keywords/>
  <dcterms:created xsi:type="dcterms:W3CDTF">2026-10-27T05:05:19Z</dcterms:created>
  <dcterms:modified xsi:type="dcterms:W3CDTF">2026-10-27T05:05:19Z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22:00:09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