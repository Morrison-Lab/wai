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del w:id="1" w:author="PR Preview" w:date="2026-01-01T00:00:00Z">
        <w:r>
          <w:delText xml:space="preserve">Last modified: 2026-10-20 20:58:10 (PDT)</w:delText>
        </w:r>
      </w:del>
    </w:p>
    <w:p>
      <w:pPr>
        <w:pStyle w:val="Date"/>
      </w:pPr>
      <w:ins w:id="2" w:author="PR Preview" w:date="2026-01-01T00:00:00Z">
        <w:r>
          <w:t xml:space="preserve">Last modified: 2026-10-26 22:00:09 (PDT)</w:t>
        </w:r>
      </w:ins>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5" Type="http://schemas.openxmlformats.org/officeDocument/2006/relationships/image" Target="media/rId145.png"/><Relationship Id="rId142" Type="http://schemas.openxmlformats.org/officeDocument/2006/relationships/image" Target="media/rId142.png"/><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_rels/footnotes.xml.rels><?xml version='1.0' encoding='UTF-8' standalone='yes'?>
<Relationships xmlns="http://schemas.openxmlformats.org/package/2006/relationships"><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2026-10-27T05:07:10Z</dcterms:created>
  <dcterms:modified xsi:type="dcterms:W3CDTF">2026-10-27T05:07:10Z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22:00:09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