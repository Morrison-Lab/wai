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Make: Visual Automation and AI Agents</w:t>
      </w:r>
    </w:p>
    <w:p>
      <w:pPr>
        <w:pStyle w:val="Date"/>
      </w:pPr>
      <w:del w:id="1" w:author="PR Preview" w:date="2026-01-01T00:00:00Z">
        <w:r>
          <w:delText xml:space="preserve">Last modified: 2026-10-12 02:13:50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13:34:06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Make</w:t>
        </w:r>
      </w:hyperlink>
      <w:r>
        <w:t xml:space="preserve"> </w:t>
      </w:r>
      <w:r>
        <w:t xml:space="preserve">(formerly Integromat) is a visual,</w:t>
      </w:r>
      <w:r>
        <w:t xml:space="preserve"> </w:t>
      </w:r>
      <w:r>
        <w:t xml:space="preserve">no-code automation platform that connects more than 3,000 pre-built apps</w:t>
      </w:r>
      <w:r>
        <w:t xml:space="preserve"> </w:t>
      </w:r>
      <w:r>
        <w:t xml:space="preserve">on a canvas of scenarios.</w:t>
      </w:r>
      <w:r>
        <w:t xml:space="preserve"> </w:t>
      </w:r>
      <w:r>
        <w:t xml:space="preserve">You drag modules onto a canvas,</w:t>
      </w:r>
      <w:r>
        <w:t xml:space="preserve"> </w:t>
      </w:r>
      <w:r>
        <w:t xml:space="preserve">connect them with lines,</w:t>
      </w:r>
      <w:r>
        <w:t xml:space="preserve"> </w:t>
      </w:r>
      <w:r>
        <w:t xml:space="preserve">and add routers, filters, and loops for branching logic</w:t>
      </w:r>
      <w:r>
        <w:t xml:space="preserve"> </w:t>
      </w:r>
      <w:r>
        <w:t xml:space="preserve">that a simple trigger-action tool cannot express.</w:t>
      </w:r>
      <w:r>
        <w:t xml:space="preserve"> </w:t>
      </w:r>
      <w:r>
        <w:t xml:space="preserve">Each action in a scenario consumes a credit (usually one per operation),</w:t>
      </w:r>
      <w:r>
        <w:t xml:space="preserve"> </w:t>
      </w:r>
      <w:r>
        <w:t xml:space="preserve">and plans scale by monthly credit allowance,</w:t>
      </w:r>
      <w:r>
        <w:t xml:space="preserve"> </w:t>
      </w:r>
      <w:r>
        <w:t xml:space="preserve">which is why the platform is often described as the value play</w:t>
      </w:r>
      <w:r>
        <w:t xml:space="preserve"> </w:t>
      </w:r>
      <w:r>
        <w:t xml:space="preserve">against Zapier: more complex workflows per dollar,</w:t>
      </w:r>
      <w:r>
        <w:t xml:space="preserve"> </w:t>
      </w:r>
      <w:r>
        <w:t xml:space="preserve">with a steeper learning curve.</w:t>
      </w:r>
    </w:p>
    <w:p>
      <w:pPr>
        <w:pStyle w:val="BodyText"/>
      </w:pPr>
      <w:r>
        <w:t xml:space="preserve">A scenario typically triggers on data from one app</w:t>
      </w:r>
      <w:r>
        <w:t xml:space="preserve"> </w:t>
      </w:r>
      <w:r>
        <w:t xml:space="preserve">(for example, a new row in Google Sheets),</w:t>
      </w:r>
      <w:r>
        <w:t xml:space="preserve"> </w:t>
      </w:r>
      <w:r>
        <w:t xml:space="preserve">transforms it,</w:t>
      </w:r>
      <w:r>
        <w:t xml:space="preserve"> </w:t>
      </w:r>
      <w:r>
        <w:t xml:space="preserve">and sends it to another app.</w:t>
      </w:r>
      <w:r>
        <w:t xml:space="preserve"> </w:t>
      </w:r>
      <w:r>
        <w:t xml:space="preserve">Make Grid gives a live map of every scenario, agent, and app</w:t>
      </w:r>
      <w:r>
        <w:t xml:space="preserve"> </w:t>
      </w:r>
      <w:r>
        <w:t xml:space="preserve">so teams can see the whole automation landscape at once,</w:t>
      </w:r>
      <w:r>
        <w:t xml:space="preserve"> </w:t>
      </w:r>
      <w:r>
        <w:t xml:space="preserve">and the analytics dashboard tracks utilization over time.</w:t>
      </w:r>
    </w:p>
    <w:p>
      <w:pPr>
        <w:pStyle w:val="BodyText"/>
      </w:pPr>
      <w:r>
        <w:t xml:space="preserve">The platform has added AI-native pieces around that same canvas.</w:t>
      </w:r>
      <w:r>
        <w:t xml:space="preserve"> </w:t>
      </w:r>
      <w:r>
        <w:t xml:space="preserve">Maia by Make builds automations and agents from a natural-language prompt,</w:t>
      </w:r>
      <w:r>
        <w:t xml:space="preserve"> </w:t>
      </w:r>
      <w:r>
        <w:t xml:space="preserve">Make AI Agents add reasoning and tool use across the connected apps</w:t>
      </w:r>
      <w:r>
        <w:t xml:space="preserve"> </w:t>
      </w:r>
      <w:r>
        <w:t xml:space="preserve">with a transparent reasoning panel on the canvas,</w:t>
      </w:r>
      <w:r>
        <w:t xml:space="preserve"> </w:t>
      </w:r>
      <w:r>
        <w:t xml:space="preserve">and a cloud-hosted MCP server lets any AI interface invoke scenarios.</w:t>
      </w:r>
      <w:r>
        <w:t xml:space="preserve"> </w:t>
      </w:r>
      <w:r>
        <w:t xml:space="preserve">More than 400 pre-built AI apps are available,</w:t>
      </w:r>
      <w:r>
        <w:t xml:space="preserve"> </w:t>
      </w:r>
      <w:r>
        <w:t xml:space="preserve">and you can run custom JavaScript or Python with the Make Code app.</w:t>
      </w:r>
    </w:p>
    <w:p>
      <w:pPr>
        <w:pStyle w:val="BodyText"/>
      </w:pPr>
      <w:r>
        <w:t xml:space="preserve">For our lab,</w:t>
      </w:r>
      <w:r>
        <w:t xml:space="preserve"> </w:t>
      </w:r>
      <w:r>
        <w:t xml:space="preserve">the relevance is as a no-code counterpart to code-centric harnesses:</w:t>
      </w:r>
      <w:r>
        <w:t xml:space="preserve"> </w:t>
      </w:r>
      <w:r>
        <w:t xml:space="preserve">where Claude Code or Kepler run agents in worktrees,</w:t>
      </w:r>
      <w:r>
        <w:t xml:space="preserve"> </w:t>
      </w:r>
      <w:r>
        <w:t xml:space="preserve">Make runs them on a visual canvas with shared team visibility.</w:t>
      </w:r>
      <w:r>
        <w:t xml:space="preserve"> </w:t>
      </w:r>
      <w:r>
        <w:t xml:space="preserve">It is enterprise-ready (GDPR, SOC 2, SSO, role-based access)</w:t>
      </w:r>
      <w:r>
        <w:t xml:space="preserve"> </w:t>
      </w:r>
      <w:r>
        <w:t xml:space="preserve">and part of Celonis since 2020,</w:t>
      </w:r>
      <w:r>
        <w:t xml:space="preserve"> </w:t>
      </w:r>
      <w:r>
        <w:t xml:space="preserve">so the trade is control and visibility for a learning investment</w:t>
      </w:r>
      <w:r>
        <w:t xml:space="preserve"> </w:t>
      </w:r>
      <w:r>
        <w:t xml:space="preserve">before the first scenario runs clean.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make.com/e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make.com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Make: Visual Automation and AI Agents</dc:title>
  <dc:creator/>
  <cp:keywords/>
  <dcterms:created xsi:type="dcterms:W3CDTF">2026-10-20T20:39:56Z</dcterms:created>
  <dcterms:modified xsi:type="dcterms:W3CDTF">2026-10-20T20:39:56Z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2026-10-20 13:34:06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