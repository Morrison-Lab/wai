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Data Dictionaries for Humans and Agents</w:t>
      </w:r>
    </w:p>
    <w:p>
      <w:pPr>
        <w:pStyle w:val="Date"/>
      </w:pPr>
      <w:del w:id="1" w:author="PR Preview" w:date="2026-01-01T00:00:00Z">
        <w:r>
          <w:delText xml:space="preserve">Last modified: 2026-10-12 02:13:50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2026-10-20 13:34:06 (PDT)</w:t>
        </w:r>
      </w:ins>
    </w:p>
    <w:p>
      <w:pPr>
        <w:pStyle w:val="FirstParagraph"/>
      </w:pPr>
      <w:r>
        <w:rPr>
          <w:rStyle w:val="VerbatimChar"/>
        </w:rPr>
        <w:t xml:space="preserve">data-dict.yaml</w:t>
      </w:r>
      <w:r>
        <w:t xml:space="preserve"> </w:t>
      </w:r>
      <w:r>
        <w:t xml:space="preserve">is a lightweight,</w:t>
      </w:r>
      <w:r>
        <w:t xml:space="preserve"> </w:t>
      </w:r>
      <w:r>
        <w:t xml:space="preserve">human- and agent-readable data dictionary</w:t>
      </w:r>
      <w:r>
        <w:t xml:space="preserve"> </w:t>
      </w:r>
      <w:r>
        <w:t xml:space="preserve">that records a collection of related tables:</w:t>
      </w:r>
      <w:r>
        <w:t xml:space="preserve"> </w:t>
      </w:r>
      <w:r>
        <w:t xml:space="preserve">their contents, constraints, connections,</w:t>
      </w:r>
      <w:r>
        <w:t xml:space="preserve"> </w:t>
      </w:r>
      <w:r>
        <w:t xml:space="preserve">and the specialized vocabulary needed to understand them.</w:t>
      </w:r>
      <w:r>
        <w:t xml:space="preserve"> </w:t>
      </w:r>
      <w:r>
        <w:t xml:space="preserve">It is described at</w:t>
      </w:r>
      <w:r>
        <w:t xml:space="preserve"> </w:t>
      </w:r>
      <w:hyperlink r:id="rId9">
        <w:r>
          <w:rPr>
            <w:rStyle w:val="Hyperlink"/>
          </w:rPr>
          <w:t xml:space="preserve">data-dict.tidyverse.org</w:t>
        </w:r>
      </w:hyperlink>
      <w:r>
        <w:t xml:space="preserve"> </w:t>
      </w:r>
      <w:r>
        <w:t xml:space="preserve">and developed openly by Posit as a companion to a self-contained CLI,</w:t>
      </w:r>
      <w:r>
        <w:t xml:space="preserve"> </w:t>
      </w:r>
      <w:r>
        <w:rPr>
          <w:rStyle w:val="VerbatimChar"/>
        </w:rPr>
        <w:t xml:space="preserve">data-dict</w:t>
      </w:r>
      <w:r>
        <w:t xml:space="preserve">.</w:t>
      </w:r>
    </w:p>
    <w:p>
      <w:pPr>
        <w:pStyle w:val="BodyText"/>
      </w:pPr>
      <w:r>
        <w:t xml:space="preserve">The specification is intentionally small.</w:t>
      </w:r>
      <w:r>
        <w:t xml:space="preserve"> </w:t>
      </w:r>
      <w:r>
        <w:t xml:space="preserve">It is a plain-text YAML 1.2 document</w:t>
      </w:r>
      <w:r>
        <w:t xml:space="preserve"> </w:t>
      </w:r>
      <w:r>
        <w:t xml:space="preserve">that assumes data lives in Parquet or database tables,</w:t>
      </w:r>
      <w:r>
        <w:t xml:space="preserve"> </w:t>
      </w:r>
      <w:r>
        <w:t xml:space="preserve">so it does not need to describe CSV wrinkles</w:t>
      </w:r>
      <w:r>
        <w:t xml:space="preserve"> </w:t>
      </w:r>
      <w:r>
        <w:t xml:space="preserve">and it encourages compact, performant storage.</w:t>
      </w:r>
      <w:r>
        <w:t xml:space="preserve"> </w:t>
      </w:r>
      <w:r>
        <w:t xml:space="preserve">It focuses on the most important structures</w:t>
      </w:r>
      <w:r>
        <w:t xml:space="preserve"> </w:t>
      </w:r>
      <w:r>
        <w:t xml:space="preserve">(variable names, types, ranges, uniqueness, and relationships)</w:t>
      </w:r>
      <w:r>
        <w:t xml:space="preserve"> </w:t>
      </w:r>
      <w:r>
        <w:t xml:space="preserve">and leaves the remainder to free-text fields that a human or an LLM can interpret.</w:t>
      </w:r>
      <w:r>
        <w:t xml:space="preserve"> </w:t>
      </w:r>
      <w:r>
        <w:t xml:space="preserve">It does not itself clean data,</w:t>
      </w:r>
      <w:r>
        <w:t xml:space="preserve"> </w:t>
      </w:r>
      <w:r>
        <w:t xml:space="preserve">but it validates that data and dictionary stay consistent,</w:t>
      </w:r>
      <w:r>
        <w:t xml:space="preserve"> </w:t>
      </w:r>
      <w:r>
        <w:t xml:space="preserve">and it is designed to track understanding as it evolves.</w:t>
      </w:r>
    </w:p>
    <w:p>
      <w:pPr>
        <w:pStyle w:val="BodyText"/>
      </w:pPr>
      <w:r>
        <w:t xml:space="preserve">A data-dict lives with the data it describes.</w:t>
      </w:r>
      <w:r>
        <w:t xml:space="preserve"> </w:t>
      </w:r>
      <w:r>
        <w:t xml:space="preserve">You can use it before any data exists to make expectations concrete,</w:t>
      </w:r>
      <w:r>
        <w:t xml:space="preserve"> </w:t>
      </w:r>
      <w:r>
        <w:t xml:space="preserve">when first encountering a new dataset to record what you learn,</w:t>
      </w:r>
      <w:r>
        <w:t xml:space="preserve"> </w:t>
      </w:r>
      <w:r>
        <w:t xml:space="preserve">retrospectively to get the knowledge out of your head for collaborators,</w:t>
      </w:r>
      <w:r>
        <w:t xml:space="preserve"> </w:t>
      </w:r>
      <w:r>
        <w:t xml:space="preserve">or to guard regularly updated data from unannounced changes.</w:t>
      </w:r>
      <w:r>
        <w:t xml:space="preserve"> </w:t>
      </w:r>
      <w:r>
        <w:t xml:space="preserve">Future tooling will turn a dictionary into a browsable site,</w:t>
      </w:r>
      <w:r>
        <w:t xml:space="preserve"> </w:t>
      </w:r>
      <w:r>
        <w:t xml:space="preserve">simulate data from it,</w:t>
      </w:r>
      <w:r>
        <w:t xml:space="preserve"> </w:t>
      </w:r>
      <w:r>
        <w:t xml:space="preserve">generate a skeleton from Parquet or a database,</w:t>
      </w:r>
      <w:r>
        <w:t xml:space="preserve"> </w:t>
      </w:r>
      <w:r>
        <w:t xml:space="preserve">and index many dictionaries at once.</w:t>
      </w:r>
    </w:p>
    <w:p>
      <w:pPr>
        <w:pStyle w:val="BodyText"/>
      </w:pPr>
      <w:r>
        <w:t xml:space="preserve">The project is explicit about why now is the right time.</w:t>
      </w:r>
      <w:r>
        <w:t xml:space="preserve"> </w:t>
      </w:r>
      <w:r>
        <w:t xml:space="preserve">AI lowers the cost of creating a dictionary</w:t>
      </w:r>
      <w:r>
        <w:t xml:space="preserve"> </w:t>
      </w:r>
      <w:r>
        <w:t xml:space="preserve">(an agent can draft boilerplate and surface ambiguities)</w:t>
      </w:r>
      <w:r>
        <w:t xml:space="preserve"> </w:t>
      </w:r>
      <w:r>
        <w:t xml:space="preserve">and raises the benefit</w:t>
      </w:r>
      <w:r>
        <w:t xml:space="preserve"> </w:t>
      </w:r>
      <w:r>
        <w:t xml:space="preserve">(agents need the context that currently lives only in your head).</w:t>
      </w:r>
      <w:r>
        <w:t xml:space="preserve"> </w:t>
      </w:r>
      <w:r>
        <w:t xml:space="preserve">LLMs also change what must be machine-readable:</w:t>
      </w:r>
      <w:r>
        <w:t xml:space="preserve"> </w:t>
      </w:r>
      <w:r>
        <w:t xml:space="preserve">only the most important structures need strict encoding,</w:t>
      </w:r>
      <w:r>
        <w:t xml:space="preserve"> </w:t>
      </w:r>
      <w:r>
        <w:t xml:space="preserve">unusual quirks can stay as prose that an agent reads.</w:t>
      </w:r>
    </w:p>
    <w:p>
      <w:pPr>
        <w:pStyle w:val="BodyText"/>
      </w:pPr>
      <w:r>
        <w:t xml:space="preserve">The site shows the same idea through five worked examples</w:t>
      </w:r>
      <w:r>
        <w:t xml:space="preserve"> </w:t>
      </w:r>
      <w:r>
        <w:t xml:space="preserve">(dabstep, elevators, foodbank, loan-application, otters)</w:t>
      </w:r>
      <w:r>
        <w:t xml:space="preserve"> </w:t>
      </w:r>
      <w:r>
        <w:t xml:space="preserve">and notes inspirations</w:t>
      </w:r>
      <w:r>
        <w:t xml:space="preserve"> </w:t>
      </w:r>
      <w:r>
        <w:t xml:space="preserve">that shaped the design</w:t>
      </w:r>
      <w:r>
        <w:t xml:space="preserve"> </w:t>
      </w:r>
      <w:r>
        <w:t xml:space="preserve">(Frictionless Data, Hex semantic models, Snowflake semantic views,</w:t>
      </w:r>
      <w:r>
        <w:t xml:space="preserve"> </w:t>
      </w:r>
      <w:r>
        <w:t xml:space="preserve">Soda, dbt tests, Data Package Standard, BIDS, and DDI),</w:t>
      </w:r>
      <w:r>
        <w:t xml:space="preserve"> </w:t>
      </w:r>
      <w:r>
        <w:t xml:space="preserve">while distinguishing</w:t>
      </w:r>
      <w:r>
        <w:t xml:space="preserve"> </w:t>
      </w:r>
      <w:r>
        <w:rPr>
          <w:rStyle w:val="VerbatimChar"/>
        </w:rPr>
        <w:t xml:space="preserve">data-dict.yaml</w:t>
      </w:r>
      <w:r>
        <w:t xml:space="preserve"> </w:t>
      </w:r>
      <w:r>
        <w:t xml:space="preserve">from a semantic model.</w:t>
      </w:r>
      <w:r>
        <w:t xml:space="preserve"> </w:t>
      </w:r>
      <w:r>
        <w:t xml:space="preserve">For our purposes,</w:t>
      </w:r>
      <w:r>
        <w:t xml:space="preserve"> </w:t>
      </w:r>
      <w:r>
        <w:t xml:space="preserve">it is a practical way to make an AI coding assistant</w:t>
      </w:r>
      <w:r>
        <w:t xml:space="preserve"> </w:t>
      </w:r>
      <w:r>
        <w:t xml:space="preserve">work more accurately:</w:t>
      </w:r>
      <w:r>
        <w:t xml:space="preserve"> </w:t>
      </w:r>
      <w:r>
        <w:t xml:space="preserve">give it the dictionary and it has the context it would otherwise have to ask for.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data-dict.tidyverse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data-dict.tidyverse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Dictionaries for Humans and Agents</dc:title>
  <dc:creator/>
  <cp:keywords/>
  <dcterms:created xsi:type="dcterms:W3CDTF">2026-10-20T20:39:26Z</dcterms:created>
  <dcterms:modified xsi:type="dcterms:W3CDTF">2026-10-20T20:39:26Z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2026-10-20 13:34:06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