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2026-10-11 00:50:44 (PDT)</w:delText>
        </w:r>
      </w:del>
    </w:p>
    <w:p>
      <w:pPr>
        <w:pStyle w:val="Date"/>
      </w:pPr>
      <w:ins w:id="2" w:author="PR Preview" w:date="2026-01-01T00:00:00Z">
        <w:r>
          <w:t xml:space="preserve">Last modified: 2026-10-11 23:50:51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2026-10-12T06:59:36Z</dcterms:created>
  <dcterms:modified xsi:type="dcterms:W3CDTF">2026-10-12T06:59:36Z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