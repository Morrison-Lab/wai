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Grok Bot and Alternatives</w:t>
      </w:r>
    </w:p>
    <w:p>
      <w:pPr>
        <w:pStyle w:val="Date"/>
      </w:pPr>
      <w:del w:id="1" w:author="PR Preview" w:date="2026-01-01T00:00:00Z">
        <w:r>
          <w:delText xml:space="preserve">Last modified: 2026-10-11 00:50:44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23:50:51 (PDT)</w:t>
        </w:r>
      </w:ins>
    </w:p>
    <w:p>
      <w:pPr>
        <w:pStyle w:val="FirstParagraph"/>
      </w:pPr>
      <w:r>
        <w:t xml:space="preserve">Coding agents edit a checkout and return a branch or pull request</w:t>
      </w:r>
      <w:r>
        <w:t xml:space="preserve"> </w:t>
      </w:r>
      <w:r>
        <w:t xml:space="preserve">(</w:t>
      </w:r>
      <w:hyperlink r:id="rId9">
        <w:r>
          <w:rPr>
            <w:rStyle w:val="Hyperlink"/>
          </w:rPr>
          <w:t xml:space="preserve">coding-agent platforms</w:t>
        </w:r>
      </w:hyperlink>
      <w:r>
        <w:t xml:space="preserve">).</w:t>
      </w:r>
      <w:r>
        <w:t xml:space="preserve"> </w:t>
      </w:r>
      <w:r>
        <w:rPr>
          <w:i/>
          <w:iCs/>
        </w:rPr>
        <w:t xml:space="preserve">Grok Bot-style</w:t>
      </w:r>
      <w:r>
        <w:t xml:space="preserve"> </w:t>
      </w:r>
      <w:r>
        <w:t xml:space="preserve">products are a different shape:</w:t>
      </w:r>
      <w:r>
        <w:t xml:space="preserve"> </w:t>
      </w:r>
      <w:r>
        <w:t xml:space="preserve">a named, persistent teammate with its own computer,</w:t>
      </w:r>
      <w:r>
        <w:t xml:space="preserve"> </w:t>
      </w:r>
      <w:r>
        <w:t xml:space="preserve">so it can click through apps and websites the way a person would</w:t>
      </w:r>
      <w:r>
        <w:t xml:space="preserve"> </w:t>
      </w:r>
      <w:r>
        <w:t xml:space="preserve">and keep going after you close your laptop.</w:t>
      </w:r>
      <w:r>
        <w:t xml:space="preserve"> </w:t>
      </w:r>
      <w:r>
        <w:t xml:space="preserve">This chapter reviews</w:t>
      </w:r>
      <w:r>
        <w:t xml:space="preserve"> </w:t>
      </w:r>
      <w:hyperlink r:id="rId10">
        <w:r>
          <w:rPr>
            <w:rStyle w:val="Hyperlink"/>
          </w:rPr>
          <w:t xml:space="preserve">Grok Bot</w:t>
        </w:r>
      </w:hyperlink>
      <w:r>
        <w:t xml:space="preserve"> </w:t>
      </w:r>
      <w:r>
        <w:t xml:space="preserve">and the alternatives we could verify from primary sources,</w:t>
      </w:r>
      <w:r>
        <w:t xml:space="preserve"> </w:t>
      </w:r>
      <w:r>
        <w:t xml:space="preserve">including</w:t>
      </w:r>
      <w:r>
        <w:t xml:space="preserve"> </w:t>
      </w:r>
      <w:hyperlink r:id="rId11">
        <w:r>
          <w:rPr>
            <w:rStyle w:val="Hyperlink"/>
          </w:rPr>
          <w:t xml:space="preserve">Rakazo</w:t>
        </w:r>
      </w:hyperlink>
      <w:r>
        <w:t xml:space="preserve">.</w:t>
      </w:r>
    </w:p>
    <w:p>
      <w:pPr>
        <w:pStyle w:val="BodyText"/>
      </w:pPr>
      <w:r>
        <w:t xml:space="preserve">The question for the lab is not</w:t>
      </w:r>
      <w:r>
        <w:t xml:space="preserve"> </w:t>
      </w:r>
      <w:r>
        <w:t xml:space="preserve">“is the demo impressive?”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does it add to Claude Code plus</w:t>
      </w:r>
      <w:r>
        <w:t xml:space="preserve"> </w:t>
      </w:r>
      <w:hyperlink r:id="rId12">
        <w:r>
          <w:rPr>
            <w:rStyle w:val="VerbatimChar"/>
          </w:rPr>
          <w:t xml:space="preserve">ai-config</w:t>
        </w:r>
      </w:hyperlink>
      <w:r>
        <w:t xml:space="preserve">,</w:t>
      </w:r>
      <w:r>
        <w:t xml:space="preserve"> </w:t>
      </w:r>
      <w:r>
        <w:t xml:space="preserve">and what data or approval boundary does it move?”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August 2026,</w:t>
            </w:r>
            <w:r>
              <w:t xml:space="preserve"> </w:t>
            </w:r>
            <w:r>
              <w:t xml:space="preserve">this category is days to weeks old in public form.</w:t>
            </w:r>
            <w:r>
              <w:t xml:space="preserve"> </w:t>
            </w:r>
            <w:r>
              <w:t xml:space="preserve">Grok Bot launched as an early beta on 11 August 2026</w:t>
            </w:r>
            <w:r>
              <w:t xml:space="preserve"> </w:t>
            </w:r>
            <w:r>
              <w:t xml:space="preserve">(</w:t>
            </w:r>
            <w:r>
              <w:t xml:space="preserve">xAI</w:t>
            </w:r>
            <w:r>
              <w:t xml:space="preserve"> </w:t>
            </w:r>
            <w:r>
              <w:t xml:space="preserve">2026d)</w:t>
            </w:r>
            <w:r>
              <w:t xml:space="preserve">.</w:t>
            </w:r>
            <w:r>
              <w:t xml:space="preserve"> </w:t>
            </w:r>
            <w:r>
              <w:t xml:space="preserve">Product names, plan gates, and security wording will drift.</w:t>
            </w:r>
            <w:r>
              <w:t xml:space="preserve"> </w:t>
            </w:r>
            <w:r>
              <w:t xml:space="preserve">The claims below are taken from vendor docs and project READMEs</w:t>
            </w:r>
            <w:r>
              <w:t xml:space="preserve"> </w:t>
            </w:r>
            <w:r>
              <w:t xml:space="preserve">as they stood on 26 August 2026.</w:t>
            </w:r>
            <w:r>
              <w:t xml:space="preserve"> </w:t>
            </w:r>
            <w:r>
              <w:t xml:space="preserve">Re-check those sources before acting on any of them.</w:t>
            </w:r>
          </w:p>
          <w:p/>
        </w:tc>
      </w:tr>
    </w:tbl>
    <w:bookmarkStart w:id="16" w:name="sec-grok-bot-category"/>
    <w:p>
      <w:pPr>
        <w:pStyle w:val="Heading1"/>
      </w:pPr>
      <w:r>
        <w:t xml:space="preserve">1. What This Category Is</w:t>
      </w:r>
    </w:p>
    <w:p>
      <w:pPr>
        <w:pStyle w:val="FirstParagraph"/>
      </w:pPr>
      <w:r>
        <w:t xml:space="preserve">A coding agent lives in a repository.</w:t>
      </w:r>
      <w:r>
        <w:t xml:space="preserve"> </w:t>
      </w:r>
      <w:r>
        <w:t xml:space="preserve">A Grok Bot-style teammate lives on a</w:t>
      </w:r>
      <w:r>
        <w:t xml:space="preserve"> </w:t>
      </w:r>
      <w:r>
        <w:rPr>
          <w:i/>
          <w:iCs/>
        </w:rPr>
        <w:t xml:space="preserve">computer</w:t>
      </w:r>
      <w:r>
        <w:t xml:space="preserve">:</w:t>
      </w:r>
      <w:r>
        <w:t xml:space="preserve"> </w:t>
      </w:r>
      <w:r>
        <w:t xml:space="preserve">a browser, a filesystem, a terminal,</w:t>
      </w:r>
      <w:r>
        <w:t xml:space="preserve"> </w:t>
      </w:r>
      <w:r>
        <w:t xml:space="preserve">and often a graphical desktop,</w:t>
      </w:r>
      <w:r>
        <w:t xml:space="preserve"> </w:t>
      </w:r>
      <w:r>
        <w:t xml:space="preserve">with logins and files that survive from one task to the next.</w:t>
      </w:r>
    </w:p>
    <w:p>
      <w:pPr>
        <w:pStyle w:val="BodyText"/>
      </w:pPr>
      <w:r>
        <w:t xml:space="preserve">That architecture buys three things coding agents do not optimize for:</w:t>
      </w:r>
    </w:p>
    <w:p>
      <w:pPr>
        <w:pStyle w:val="Compact"/>
        <w:numPr>
          <w:ilvl w:val="0"/>
          <w:numId w:val="1001"/>
        </w:numPr>
      </w:pPr>
      <w:r>
        <w:t xml:space="preserve">Work in tools that have no clean API or MCP server,</w:t>
      </w:r>
      <w:r>
        <w:t xml:space="preserve"> </w:t>
      </w:r>
      <w:r>
        <w:t xml:space="preserve">by driving the user interface.</w:t>
      </w:r>
    </w:p>
    <w:p>
      <w:pPr>
        <w:pStyle w:val="Compact"/>
        <w:numPr>
          <w:ilvl w:val="0"/>
          <w:numId w:val="1001"/>
        </w:numPr>
      </w:pPr>
      <w:r>
        <w:t xml:space="preserve">Unattended runs after the operator’s laptop is closed.</w:t>
      </w:r>
    </w:p>
    <w:p>
      <w:pPr>
        <w:pStyle w:val="Compact"/>
        <w:numPr>
          <w:ilvl w:val="0"/>
          <w:numId w:val="1001"/>
        </w:numPr>
      </w:pPr>
      <w:r>
        <w:t xml:space="preserve">Named roles that keep memory, routines, and preferences</w:t>
      </w:r>
      <w:r>
        <w:t xml:space="preserve"> </w:t>
      </w:r>
      <w:r>
        <w:t xml:space="preserve">instead of starting from a fresh sandbox every issue.</w:t>
      </w:r>
    </w:p>
    <w:p>
      <w:pPr>
        <w:pStyle w:val="FirstParagraph"/>
      </w:pPr>
      <w:r>
        <w:t xml:space="preserve">It also moves a different risk:</w:t>
      </w:r>
      <w:r>
        <w:t xml:space="preserve"> </w:t>
      </w:r>
      <w:r>
        <w:t xml:space="preserve">the agent holds app sessions, not just a git checkout.</w:t>
      </w:r>
      <w:r>
        <w:t xml:space="preserve"> </w:t>
      </w:r>
      <w:r>
        <w:t xml:space="preserve">A login placed on a shared computer is available to every teammate</w:t>
      </w:r>
      <w:r>
        <w:t xml:space="preserve"> </w:t>
      </w:r>
      <w:r>
        <w:t xml:space="preserve">on that computer.</w:t>
      </w:r>
      <w:r>
        <w:t xml:space="preserve"> </w:t>
      </w:r>
      <w:r>
        <w:t xml:space="preserve">Vendor docs for Grok Bot are explicit that</w:t>
      </w:r>
      <w:r>
        <w:t xml:space="preserve"> </w:t>
      </w:r>
      <w:r>
        <w:rPr>
          <w:b/>
          <w:bCs/>
        </w:rPr>
        <w:t xml:space="preserve">named Bots are not a security boundary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.</w:t>
      </w:r>
    </w:p>
    <w:p>
      <w:pPr>
        <w:pStyle w:val="BodyText"/>
      </w:pPr>
      <w:r>
        <w:t xml:space="preserve">This chapter is not a catalog of every desktop chat app.</w:t>
      </w:r>
      <w:r>
        <w:t xml:space="preserve"> </w:t>
      </w:r>
      <w:r>
        <w:t xml:space="preserve">It covers products that either ship that</w:t>
      </w:r>
      <w:r>
        <w:t xml:space="preserve"> </w:t>
      </w:r>
      <w:r>
        <w:t xml:space="preserve">“teammate with a computer”</w:t>
      </w:r>
      <w:r>
        <w:t xml:space="preserve"> </w:t>
      </w:r>
      <w:r>
        <w:t xml:space="preserve">shape</w:t>
      </w:r>
      <w:r>
        <w:t xml:space="preserve"> </w:t>
      </w:r>
      <w:r>
        <w:t xml:space="preserve">or are the closest vendor and self-hosted substitutes a lab member would</w:t>
      </w:r>
      <w:r>
        <w:t xml:space="preserve"> </w:t>
      </w:r>
      <w:r>
        <w:t xml:space="preserve">actually reach for.</w:t>
      </w:r>
    </w:p>
    <w:bookmarkEnd w:id="16"/>
    <w:bookmarkStart w:id="21" w:name="sec-grok-bot-baseline"/>
    <w:p>
      <w:pPr>
        <w:pStyle w:val="Heading1"/>
      </w:pPr>
      <w:r>
        <w:t xml:space="preserve">2. What We Already Use</w:t>
      </w:r>
    </w:p>
    <w:p>
      <w:pPr>
        <w:pStyle w:val="FirstParagraph"/>
      </w:pPr>
      <w:r>
        <w:t xml:space="preserve">The lab already runs agents for repository work,</w:t>
      </w:r>
      <w:r>
        <w:t xml:space="preserve"> </w:t>
      </w:r>
      <w:r>
        <w:t xml:space="preserve">documented in the</w:t>
      </w:r>
      <w:r>
        <w:t xml:space="preserve"> </w:t>
      </w:r>
      <w:hyperlink r:id="rId17">
        <w:r>
          <w:rPr>
            <w:rStyle w:val="Hyperlink"/>
          </w:rPr>
          <w:t xml:space="preserve">coding-agents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orchestration</w:t>
        </w:r>
      </w:hyperlink>
      <w:r>
        <w:t xml:space="preserve"> </w:t>
      </w:r>
      <w:r>
        <w:t xml:space="preserve">chapter.</w:t>
      </w:r>
      <w:r>
        <w:t xml:space="preserve"> </w:t>
      </w:r>
      <w:r>
        <w:t xml:space="preserve">The pieces that matter as a yardstick here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Claude Code</w:t>
      </w:r>
      <w:r>
        <w:t xml:space="preserve"> </w:t>
      </w:r>
      <w:r>
        <w:t xml:space="preserve">(terminal, IDE, and cloud),</w:t>
      </w:r>
      <w:r>
        <w:t xml:space="preserve"> </w:t>
      </w:r>
      <w:r>
        <w:t xml:space="preserve">with skills, hooks, permissions, and subagents.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Portable agent config</w:t>
      </w:r>
      <w:r>
        <w:t xml:space="preserve"> </w:t>
      </w:r>
      <w:r>
        <w:t xml:space="preserve">in</w:t>
      </w:r>
      <w:r>
        <w:t xml:space="preserve"> </w:t>
      </w:r>
      <w:hyperlink r:id="rId12">
        <w:r>
          <w:rPr>
            <w:rStyle w:val="VerbatimChar"/>
          </w:rPr>
          <w:t xml:space="preserve">Morrison-Lab/ai-config</w:t>
        </w:r>
      </w:hyperlink>
      <w:r>
        <w:t xml:space="preserve">:</w:t>
      </w:r>
      <w:r>
        <w:t xml:space="preserve"> </w:t>
      </w:r>
      <w:r>
        <w:t xml:space="preserve">skills, hooks, and memories that we install once</w:t>
      </w:r>
      <w:r>
        <w:t xml:space="preserve"> </w:t>
      </w:r>
      <w:r>
        <w:t xml:space="preserve">and expect a session to load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how the config reaches a machine</w:t>
        </w:r>
      </w:hyperlink>
      <w:r>
        <w:t xml:space="preserve">;</w:t>
      </w:r>
      <w:r>
        <w:t xml:space="preserve"> </w:t>
      </w:r>
      <w:hyperlink r:id="rId20">
        <w:r>
          <w:rPr>
            <w:rStyle w:val="Hyperlink"/>
          </w:rPr>
          <w:t xml:space="preserve">customizing an agent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GitHub as the review surface</w:t>
      </w:r>
      <w:r>
        <w:t xml:space="preserve">:</w:t>
      </w:r>
      <w:r>
        <w:t xml:space="preserve"> </w:t>
      </w:r>
      <w:r>
        <w:t xml:space="preserve">work returns as a branch or pull request,</w:t>
      </w:r>
      <w:r>
        <w:t xml:space="preserve"> </w:t>
      </w:r>
      <w:r>
        <w:t xml:space="preserve">with human approval before merge.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Cursor</w:t>
      </w:r>
      <w:r>
        <w:t xml:space="preserve"> </w:t>
      </w:r>
      <w:r>
        <w:t xml:space="preserve">as an interactive IDE,</w:t>
      </w:r>
      <w:r>
        <w:t xml:space="preserve"> </w:t>
      </w:r>
      <w:r>
        <w:t xml:space="preserve">not as a second cloud computer that signs into our apps.</w:t>
      </w:r>
    </w:p>
    <w:p>
      <w:pPr>
        <w:pStyle w:val="FirstParagraph"/>
      </w:pPr>
      <w:r>
        <w:t xml:space="preserve">A new teammate product is useful to us only if it does something</w:t>
      </w:r>
      <w:r>
        <w:t xml:space="preserve"> </w:t>
      </w:r>
      <w:r>
        <w:t xml:space="preserve">that stack does not already do well,</w:t>
      </w:r>
      <w:r>
        <w:t xml:space="preserve"> </w:t>
      </w:r>
      <w:r>
        <w:t xml:space="preserve">without putting lab credentials on a computer we do not control.</w:t>
      </w:r>
    </w:p>
    <w:bookmarkEnd w:id="21"/>
    <w:bookmarkStart w:id="29" w:name="sec-grok-bot"/>
    <w:p>
      <w:pPr>
        <w:pStyle w:val="Heading1"/>
      </w:pPr>
      <w:r>
        <w:t xml:space="preserve">3. Grok Bot</w:t>
      </w:r>
    </w:p>
    <w:p>
      <w:pPr>
        <w:pStyle w:val="FirstParagraph"/>
      </w:pPr>
      <w:hyperlink r:id="rId10">
        <w:r>
          <w:rPr>
            <w:rStyle w:val="Hyperlink"/>
          </w:rPr>
          <w:t xml:space="preserve">Grok Bot</w:t>
        </w:r>
      </w:hyperlink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2026c)</w:t>
      </w:r>
      <w:r>
        <w:t xml:space="preserve"> </w:t>
      </w:r>
      <w:r>
        <w:t xml:space="preserve">is xAI’s early-beta product for named AI teammates.</w:t>
      </w:r>
      <w:r>
        <w:t xml:space="preserve"> </w:t>
      </w:r>
      <w:r>
        <w:t xml:space="preserve">Each Bot is a persistent agent you message like a colleague.</w:t>
      </w:r>
      <w:r>
        <w:t xml:space="preserve"> </w:t>
      </w:r>
      <w:r>
        <w:t xml:space="preserve">The Bots on one account share</w:t>
      </w:r>
      <w:r>
        <w:t xml:space="preserve"> </w:t>
      </w:r>
      <w:r>
        <w:rPr>
          <w:b/>
          <w:bCs/>
        </w:rPr>
        <w:t xml:space="preserve">one user-scoped cloud computer</w:t>
      </w:r>
      <w:r>
        <w:t xml:space="preserve"> </w:t>
      </w:r>
      <w:r>
        <w:t xml:space="preserve">with a browser, filesystem, and terminal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2026f)</w:t>
      </w:r>
      <w:r>
        <w:t xml:space="preserve">.</w:t>
      </w:r>
      <w:r>
        <w:t xml:space="preserve"> </w:t>
      </w:r>
      <w:r>
        <w:t xml:space="preserve">They can use connectors (shown as Plugins in the app) where those exist,</w:t>
      </w:r>
      <w:r>
        <w:t xml:space="preserve"> </w:t>
      </w:r>
      <w:r>
        <w:t xml:space="preserve">and computer use for apps and websites without a clean API.</w:t>
      </w:r>
      <w:r>
        <w:t xml:space="preserve"> </w:t>
      </w:r>
      <w:r>
        <w:t xml:space="preserve">Several Bots can run in parallel,</w:t>
      </w:r>
      <w:r>
        <w:t xml:space="preserve"> </w:t>
      </w:r>
      <w:r>
        <w:t xml:space="preserve">each with its own</w:t>
      </w:r>
      <w:r>
        <w:t xml:space="preserve"> </w:t>
      </w:r>
      <w:r>
        <w:rPr>
          <w:i/>
          <w:iCs/>
        </w:rPr>
        <w:t xml:space="preserve">screen</w:t>
      </w:r>
      <w:r>
        <w:t xml:space="preserve"> </w:t>
      </w:r>
      <w:r>
        <w:t xml:space="preserve">on that shared computer.</w:t>
      </w:r>
      <w:r>
        <w:t xml:space="preserve"> </w:t>
      </w:r>
      <w:r>
        <w:t xml:space="preserve">The screens are work surfaces, not isolation.</w:t>
      </w:r>
    </w:p>
    <w:p>
      <w:pPr>
        <w:pStyle w:val="BodyText"/>
      </w:pPr>
      <w:r>
        <w:t xml:space="preserve">It is a separate product from the consumer Grok chatbot.</w:t>
      </w:r>
      <w:r>
        <w:t xml:space="preserve"> </w:t>
      </w:r>
      <w:r>
        <w:t xml:space="preserve">You install a desktop app (macOS or Windows),</w:t>
      </w:r>
      <w:r>
        <w:t xml:space="preserve"> </w:t>
      </w:r>
      <w:r>
        <w:t xml:space="preserve">sign in with a</w:t>
      </w:r>
      <w:r>
        <w:t xml:space="preserve"> </w:t>
      </w:r>
      <w:r>
        <w:rPr>
          <w:b/>
          <w:bCs/>
        </w:rPr>
        <w:t xml:space="preserve">Cursor</w:t>
      </w:r>
      <w:r>
        <w:t xml:space="preserve"> </w:t>
      </w:r>
      <w:r>
        <w:t xml:space="preserve">account,</w:t>
      </w:r>
      <w:r>
        <w:t xml:space="preserve"> </w:t>
      </w:r>
      <w:r>
        <w:t xml:space="preserve">and can continue the same Bot from iOS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There is no Linux desktop app as of this survey.</w:t>
      </w:r>
      <w:r>
        <w:t xml:space="preserve"> </w:t>
      </w:r>
      <w:r>
        <w:t xml:space="preserve">Eligible plans listed in the getting-started docs are:</w:t>
      </w:r>
    </w:p>
    <w:p>
      <w:pPr>
        <w:pStyle w:val="Compact"/>
        <w:numPr>
          <w:ilvl w:val="0"/>
          <w:numId w:val="1003"/>
        </w:numPr>
      </w:pPr>
      <w:r>
        <w:t xml:space="preserve">SuperGrok Plus and SuperGrok Heavy</w:t>
      </w:r>
    </w:p>
    <w:p>
      <w:pPr>
        <w:pStyle w:val="Compact"/>
        <w:numPr>
          <w:ilvl w:val="0"/>
          <w:numId w:val="1003"/>
        </w:numPr>
      </w:pPr>
      <w:r>
        <w:t xml:space="preserve">Cursor Pro+ and Cursor Ultra</w:t>
      </w:r>
    </w:p>
    <w:p>
      <w:pPr>
        <w:pStyle w:val="Compact"/>
        <w:numPr>
          <w:ilvl w:val="0"/>
          <w:numId w:val="1003"/>
        </w:numPr>
      </w:pPr>
      <w:r>
        <w:t xml:space="preserve">Cursor Teams Standard and Premium</w:t>
      </w:r>
    </w:p>
    <w:p>
      <w:pPr>
        <w:pStyle w:val="FirstParagraph"/>
      </w:pPr>
      <w:r>
        <w:t xml:space="preserve">Grok Bot requires cloud data storage.</w:t>
      </w:r>
      <w:r>
        <w:t xml:space="preserve"> </w:t>
      </w:r>
      <w:r>
        <w:t xml:space="preserve">Accounts using Cursor Legacy Privacy Mode must change that setting</w:t>
      </w:r>
      <w:r>
        <w:t xml:space="preserve"> </w:t>
      </w:r>
      <w:r>
        <w:t xml:space="preserve">before it will start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Privacy, training opt-out, and account deletion follow</w:t>
      </w:r>
      <w:r>
        <w:t xml:space="preserve"> </w:t>
      </w:r>
      <w:hyperlink r:id="rId22">
        <w:r>
          <w:rPr>
            <w:rStyle w:val="Hyperlink"/>
          </w:rPr>
          <w:t xml:space="preserve">Cursor’s privacy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security</w:t>
        </w:r>
      </w:hyperlink>
      <w:r>
        <w:t xml:space="preserve"> </w:t>
      </w:r>
      <w:r>
        <w:t xml:space="preserve">documentation,</w:t>
      </w:r>
      <w:r>
        <w:t xml:space="preserve"> </w:t>
      </w:r>
      <w:r>
        <w:t xml:space="preserve">not a separate Grok-only data plane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.</w:t>
      </w:r>
    </w:p>
    <w:bookmarkStart w:id="24" w:name="skills-routines-and-demonstration"/>
    <w:p>
      <w:pPr>
        <w:pStyle w:val="Heading4"/>
      </w:pPr>
      <w:r>
        <w:t xml:space="preserve">Skills, routines, and demonstration</w:t>
      </w:r>
    </w:p>
    <w:p>
      <w:pPr>
        <w:pStyle w:val="FirstParagraph"/>
      </w:pPr>
      <w:r>
        <w:t xml:space="preserve">Grok Bot has its own in-app skill and routine objects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2026e)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skill</w:t>
      </w:r>
      <w:r>
        <w:t xml:space="preserve"> </w:t>
      </w:r>
      <w:r>
        <w:t xml:space="preserve">is a reusable instruction pack</w:t>
      </w:r>
      <w:r>
        <w:t xml:space="preserve"> </w:t>
      </w:r>
      <w:r>
        <w:t xml:space="preserve">(when to use it, inputs, steps, validation, deliverable, approvals).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routine</w:t>
      </w:r>
      <w:r>
        <w:t xml:space="preserve"> </w:t>
      </w:r>
      <w:r>
        <w:t xml:space="preserve">tells one Bot when to run a workflow,</w:t>
      </w:r>
      <w:r>
        <w:t xml:space="preserve"> </w:t>
      </w:r>
      <w:r>
        <w:t xml:space="preserve">on a schedule or, where supported, after a Cursor-account event</w:t>
      </w:r>
      <w:r>
        <w:t xml:space="preserve"> </w:t>
      </w:r>
      <w:r>
        <w:t xml:space="preserve">such as a Slack message or GitHub notification.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Teach a task</w:t>
      </w:r>
      <w:r>
        <w:t xml:space="preserve">, when the control is visible,</w:t>
      </w:r>
      <w:r>
        <w:t xml:space="preserve"> </w:t>
      </w:r>
      <w:r>
        <w:t xml:space="preserve">records a browser demonstration (up to ten minutes, no microphone)</w:t>
      </w:r>
      <w:r>
        <w:t xml:space="preserve"> </w:t>
      </w:r>
      <w:r>
        <w:t xml:space="preserve">and drafts a skill from it.</w:t>
      </w:r>
    </w:p>
    <w:p>
      <w:pPr>
        <w:pStyle w:val="FirstParagraph"/>
      </w:pPr>
      <w:r>
        <w:t xml:space="preserve">A Bot can own up to 50 routines.</w:t>
      </w:r>
      <w:r>
        <w:t xml:space="preserve"> </w:t>
      </w:r>
      <w:r>
        <w:t xml:space="preserve">Background routines can run while the laptop is closed.</w:t>
      </w:r>
      <w:r>
        <w:t xml:space="preserve"> </w:t>
      </w:r>
      <w:r>
        <w:t xml:space="preserve">A test run performs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work.</w:t>
      </w:r>
    </w:p>
    <w:p>
      <w:pPr>
        <w:pStyle w:val="BodyText"/>
      </w:pPr>
      <w:r>
        <w:t xml:space="preserve">Those objects are Grok Bot’s product surface.</w:t>
      </w:r>
      <w:r>
        <w:t xml:space="preserve"> </w:t>
      </w:r>
      <w:r>
        <w:t xml:space="preserve">They are not a substitute for the lab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corpus.</w:t>
      </w:r>
      <w:r>
        <w:t xml:space="preserve"> </w:t>
      </w:r>
      <w:r>
        <w:t xml:space="preserve">Because Grok Bot signs in with a Cursor account,</w:t>
      </w:r>
      <w:r>
        <w:t xml:space="preserve"> </w:t>
      </w:r>
      <w:r>
        <w:t xml:space="preserve">a session can still load that corpus as a</w:t>
      </w:r>
      <w:r>
        <w:t xml:space="preserve"> </w:t>
      </w:r>
      <w:r>
        <w:rPr>
          <w:b/>
          <w:bCs/>
        </w:rPr>
        <w:t xml:space="preserve">Cursor plugin</w:t>
      </w:r>
      <w:r>
        <w:t xml:space="preserve"> </w:t>
      </w:r>
      <w:r>
        <w:t xml:space="preserve">(skills, user-global rules, and commands from</w:t>
      </w:r>
      <w:r>
        <w:t xml:space="preserve"> </w:t>
      </w:r>
      <w:hyperlink r:id="rId12">
        <w:r>
          <w:rPr>
            <w:rStyle w:val="VerbatimChar"/>
          </w:rPr>
          <w:t xml:space="preserve">.cursor-plugin/plugin.json</w:t>
        </w:r>
      </w:hyperlink>
      <w:r>
        <w:t xml:space="preserve">):</w:t>
      </w:r>
      <w:r>
        <w:t xml:space="preserve"> </w:t>
      </w:r>
      <w:r>
        <w:t xml:space="preserve">the same plugin path this lab’s Cursor sessions already use.</w:t>
      </w:r>
      <w:r>
        <w:t xml:space="preserve"> </w:t>
      </w:r>
      <w:r>
        <w:t xml:space="preserve">That is not Claude Code’s install path.</w:t>
      </w:r>
      <w:r>
        <w:t xml:space="preserve"> </w:t>
      </w:r>
      <w:r>
        <w:t xml:space="preserve">Grok Bot does not load the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symlink install,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rStyle w:val="VerbatimChar"/>
        </w:rPr>
        <w:t xml:space="preserve">@imports</w:t>
      </w:r>
      <w:r>
        <w:t xml:space="preserve">, or Claude hooks/</w:t>
      </w:r>
      <w:r>
        <w:rPr>
          <w:rStyle w:val="VerbatimChar"/>
        </w:rPr>
        <w:t xml:space="preserve">hooks.json</w:t>
      </w:r>
      <w:r>
        <w:t xml:space="preserve">.</w:t>
      </w:r>
      <w:r>
        <w:t xml:space="preserve"> </w:t>
      </w:r>
      <w:r>
        <w:t xml:space="preserve">Cursor Cloud uses</w:t>
      </w:r>
      <w:r>
        <w:t xml:space="preserve"> </w:t>
      </w:r>
      <w:r>
        <w:rPr>
          <w:rStyle w:val="VerbatimChar"/>
        </w:rPr>
        <w:t xml:space="preserve">.cursor/hooks.json</w:t>
      </w:r>
      <w:r>
        <w:t xml:space="preserve"> </w:t>
      </w:r>
      <w:r>
        <w:t xml:space="preserve">instead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how the config reaches a machine</w:t>
        </w:r>
      </w:hyperlink>
      <w:r>
        <w:t xml:space="preserve">).</w:t>
      </w:r>
    </w:p>
    <w:bookmarkEnd w:id="24"/>
    <w:bookmarkStart w:id="28" w:name="X0423d87ed066c4cf5b23240e38a2c95f86c6ed3"/>
    <w:p>
      <w:pPr>
        <w:pStyle w:val="Heading4"/>
      </w:pPr>
      <w:r>
        <w:t xml:space="preserve">Approvals and the shared-computer boundary</w:t>
      </w:r>
    </w:p>
    <w:p>
      <w:pPr>
        <w:pStyle w:val="FirstParagraph"/>
      </w:pPr>
      <w:r>
        <w:t xml:space="preserve">The security docs describe operator controls worth taking at face value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Per-action</w:t>
      </w:r>
      <w:r>
        <w:t xml:space="preserve"> </w:t>
      </w:r>
      <w:r>
        <w:rPr>
          <w:b/>
          <w:bCs/>
        </w:rPr>
        <w:t xml:space="preserve">Allow once</w:t>
      </w:r>
      <w:r>
        <w:t xml:space="preserve">,</w:t>
      </w:r>
      <w:r>
        <w:t xml:space="preserve"> </w:t>
      </w:r>
      <w:r>
        <w:rPr>
          <w:b/>
          <w:bCs/>
        </w:rPr>
        <w:t xml:space="preserve">Deny</w:t>
      </w:r>
      <w:r>
        <w:t xml:space="preserve">, and</w:t>
      </w:r>
      <w:r>
        <w:t xml:space="preserve"> </w:t>
      </w:r>
      <w:r>
        <w:rPr>
          <w:b/>
          <w:bCs/>
        </w:rPr>
        <w:t xml:space="preserve">Always allow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 Review</w:t>
      </w:r>
      <w:r>
        <w:t xml:space="preserve"> </w:t>
      </w:r>
      <w:r>
        <w:t xml:space="preserve">rules:</w:t>
      </w:r>
      <w:r>
        <w:t xml:space="preserve"> </w:t>
      </w:r>
      <w:r>
        <w:t xml:space="preserve">Require Approval always wins over Always Allow when both match.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Take control</w:t>
      </w:r>
      <w:r>
        <w:t xml:space="preserve"> </w:t>
      </w:r>
      <w:r>
        <w:t xml:space="preserve">of the Agent Computer for passwords, passkeys,</w:t>
      </w:r>
      <w:r>
        <w:t xml:space="preserve"> </w:t>
      </w:r>
      <w:r>
        <w:t xml:space="preserve">two-factor codes, CAPTCHAs, and payments.</w:t>
      </w:r>
      <w:r>
        <w:t xml:space="preserve"> </w:t>
      </w:r>
      <w:r>
        <w:t xml:space="preserve">Do not paste those into chat.</w:t>
      </w:r>
    </w:p>
    <w:p>
      <w:pPr>
        <w:pStyle w:val="Compact"/>
        <w:numPr>
          <w:ilvl w:val="0"/>
          <w:numId w:val="1005"/>
        </w:numPr>
      </w:pPr>
      <w:r>
        <w:t xml:space="preserve">Local-computer execution is a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switch</w:t>
      </w:r>
      <w:r>
        <w:t xml:space="preserve"> </w:t>
      </w:r>
      <w:r>
        <w:t xml:space="preserve">(default: ask every time)</w:t>
      </w:r>
      <w:r>
        <w:t xml:space="preserve"> </w:t>
      </w:r>
      <w:r>
        <w:t xml:space="preserve">and does not stop the Bot from using its cloud computer.</w:t>
      </w:r>
    </w:p>
    <w:p>
      <w:pPr>
        <w:pStyle w:val="Compact"/>
        <w:numPr>
          <w:ilvl w:val="0"/>
          <w:numId w:val="1005"/>
        </w:numPr>
      </w:pPr>
      <w:r>
        <w:t xml:space="preserve">Deleting a Bot does not wipe shared-computer files or browser sessions.</w:t>
      </w:r>
    </w:p>
    <w:p>
      <w:pPr>
        <w:pStyle w:val="FirstParagraph"/>
      </w:pPr>
      <w:r>
        <w:t xml:space="preserve">The docs’ own least-privilege advice matches lab practice:</w:t>
      </w:r>
      <w:r>
        <w:t xml:space="preserve"> </w:t>
      </w:r>
      <w:r>
        <w:t xml:space="preserve">connect only the tools a workflow needs,</w:t>
      </w:r>
      <w:r>
        <w:t xml:space="preserve"> </w:t>
      </w:r>
      <w:r>
        <w:t xml:space="preserve">start with drafts,</w:t>
      </w:r>
      <w:r>
        <w:t xml:space="preserve"> </w:t>
      </w:r>
      <w:r>
        <w:t xml:space="preserve">and keep sending, publishing, purchasing, deletion,</w:t>
      </w:r>
      <w:r>
        <w:t xml:space="preserve"> </w:t>
      </w:r>
      <w:r>
        <w:t xml:space="preserve">and production changes behind approval.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as the agent-config workflow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Grok Bot is a capable product in a category we do not currently run:</w:t>
            </w:r>
            <w:r>
              <w:t xml:space="preserve"> </w:t>
            </w:r>
            <w:r>
              <w:t xml:space="preserve">unattended work inside signed-in web apps.</w:t>
            </w:r>
            <w:r>
              <w:t xml:space="preserve"> </w:t>
            </w:r>
            <w:r>
              <w:t xml:space="preserve">It does not replace Claude Code.</w:t>
            </w:r>
            <w:r>
              <w:t xml:space="preserve"> </w:t>
            </w:r>
            <w:r>
              <w:t xml:space="preserve">Plugin skills from</w:t>
            </w:r>
            <w:r>
              <w:t xml:space="preserve"> </w:t>
            </w:r>
            <w:hyperlink r:id="rId12">
              <w:r>
                <w:rPr>
                  <w:rStyle w:val="VerbatimChar"/>
                </w:rPr>
                <w:t xml:space="preserve">Morrison-Lab/ai-config</w:t>
              </w:r>
            </w:hyperlink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load when the Cursor plugin is installed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.cursor-plugin/plugin.json</w:t>
            </w:r>
            <w:r>
              <w:t xml:space="preserve">: skills, user-global rules, commands).</w:t>
            </w:r>
            <w:r>
              <w:t xml:space="preserve"> </w:t>
            </w:r>
            <w:r>
              <w:t xml:space="preserve">The Claude-only install path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: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  <w:r>
              <w:t xml:space="preserve"> </w:t>
            </w:r>
            <w:r>
              <w:t xml:space="preserve">symlink,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rPr>
                <w:rStyle w:val="VerbatimChar"/>
              </w:rPr>
              <w:t xml:space="preserve">@imports</w:t>
            </w:r>
            <w:r>
              <w:t xml:space="preserve">,</w:t>
            </w:r>
            <w:r>
              <w:t xml:space="preserve"> </w:t>
            </w:r>
            <w:r>
              <w:t xml:space="preserve">no Claude</w:t>
            </w:r>
            <w:r>
              <w:t xml:space="preserve"> </w:t>
            </w:r>
            <w:r>
              <w:rPr>
                <w:rStyle w:val="VerbatimChar"/>
              </w:rPr>
              <w:t xml:space="preserve">hooks.json</w:t>
            </w:r>
            <w:r>
              <w:t xml:space="preserve">.</w:t>
            </w:r>
            <w:r>
              <w:t xml:space="preserve"> </w:t>
            </w:r>
            <w:r>
              <w:t xml:space="preserve">Cursor Cloud uses</w:t>
            </w:r>
            <w:r>
              <w:t xml:space="preserve"> </w:t>
            </w:r>
            <w:r>
              <w:rPr>
                <w:rStyle w:val="VerbatimChar"/>
              </w:rPr>
              <w:t xml:space="preserve">.cursor/hooks.json</w:t>
            </w:r>
            <w:r>
              <w:t xml:space="preserve"> </w:t>
            </w:r>
            <w:r>
              <w:t xml:space="preserve">instead.</w:t>
            </w:r>
            <w:r>
              <w:t xml:space="preserve"> </w:t>
            </w:r>
            <w:r>
              <w:t xml:space="preserve">It has no Linux desktop app.</w:t>
            </w:r>
            <w:r>
              <w:t xml:space="preserve"> </w:t>
            </w:r>
            <w:r>
              <w:t xml:space="preserve">Every Bot on an account shares logins and files.</w:t>
            </w:r>
            <w:r>
              <w:t xml:space="preserve"> </w:t>
            </w:r>
            <w:r>
              <w:t xml:space="preserve">Using it for lab GitHub, email, or data systems</w:t>
            </w:r>
            <w:r>
              <w:t xml:space="preserve"> </w:t>
            </w:r>
            <w:r>
              <w:t xml:space="preserve">would put those sessions on an xAI-managed computer</w:t>
            </w:r>
            <w:r>
              <w:t xml:space="preserve"> </w:t>
            </w:r>
            <w:r>
              <w:t xml:space="preserve">under Cursor’s data settings.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someone already has an eligible Cursor or SuperGrok plan,</w:t>
            </w:r>
            <w:r>
              <w:t xml:space="preserve"> </w:t>
            </w:r>
            <w:r>
              <w:t xml:space="preserve">a narrow trial on</w:t>
            </w:r>
            <w:r>
              <w:t xml:space="preserve"> </w:t>
            </w:r>
            <w:r>
              <w:rPr>
                <w:i/>
                <w:iCs/>
              </w:rPr>
              <w:t xml:space="preserve">non-sensitive</w:t>
            </w:r>
            <w:r>
              <w:t xml:space="preserve"> </w:t>
            </w:r>
            <w:r>
              <w:t xml:space="preserve">operational chores</w:t>
            </w:r>
            <w:r>
              <w:t xml:space="preserve"> </w:t>
            </w:r>
            <w:r>
              <w:t xml:space="preserve">(public-web research, drafting from files you attach)</w:t>
            </w:r>
            <w:r>
              <w:t xml:space="preserve"> </w:t>
            </w:r>
            <w:r>
              <w:t xml:space="preserve">is reasonable.</w:t>
            </w:r>
            <w:r>
              <w:t xml:space="preserve"> </w:t>
            </w:r>
            <w:r>
              <w:t xml:space="preserve">Do not treat named Bots as isolation,</w:t>
            </w:r>
            <w:r>
              <w:t xml:space="preserve"> </w:t>
            </w:r>
            <w:r>
              <w:t xml:space="preserve">and do not enable local-computer execution</w:t>
            </w:r>
            <w:r>
              <w:t xml:space="preserve"> </w:t>
            </w:r>
            <w:r>
              <w:t xml:space="preserve">unless there is a specific reason.</w:t>
            </w:r>
          </w:p>
          <w:p/>
        </w:tc>
      </w:tr>
    </w:tbl>
    <w:bookmarkEnd w:id="28"/>
    <w:bookmarkEnd w:id="29"/>
    <w:bookmarkStart w:id="36" w:name="sec-rakazo"/>
    <w:p>
      <w:pPr>
        <w:pStyle w:val="Heading1"/>
      </w:pPr>
      <w:r>
        <w:t xml:space="preserve">4. Rakazo</w:t>
      </w:r>
    </w:p>
    <w:p>
      <w:pPr>
        <w:pStyle w:val="FirstParagraph"/>
      </w:pPr>
      <w:hyperlink r:id="rId11">
        <w:r>
          <w:rPr>
            <w:rStyle w:val="Hyperlink"/>
          </w:rPr>
          <w:t xml:space="preserve">Rakazo</w:t>
        </w:r>
      </w:hyperlink>
      <w:r>
        <w:t xml:space="preserve"> </w:t>
      </w:r>
      <w:r>
        <w:t xml:space="preserve">(Rakazo contributors 2026b)</w:t>
      </w:r>
      <w:r>
        <w:t xml:space="preserve"> </w:t>
      </w:r>
      <w:r>
        <w:t xml:space="preserve">is an Apache-2.0, self-hosted platform</w:t>
      </w:r>
      <w:r>
        <w:t xml:space="preserve"> </w:t>
      </w:r>
      <w:r>
        <w:t xml:space="preserve">that describes itself as an</w:t>
      </w:r>
      <w:r>
        <w:t xml:space="preserve"> </w:t>
      </w:r>
      <w:r>
        <w:t xml:space="preserve">“open-source Grok Bot alternative.”</w:t>
      </w:r>
      <w:r>
        <w:t xml:space="preserve"> </w:t>
      </w:r>
      <w:r>
        <w:t xml:space="preserve">The complete core product is in that repository:</w:t>
      </w:r>
      <w:r>
        <w:t xml:space="preserve"> </w:t>
      </w:r>
      <w:r>
        <w:t xml:space="preserve">a web app, an Electron desktop client, and an Expo mobile app</w:t>
      </w:r>
      <w:r>
        <w:t xml:space="preserve"> </w:t>
      </w:r>
      <w:r>
        <w:t xml:space="preserve">talking to one API.</w:t>
      </w:r>
      <w:r>
        <w:t xml:space="preserve"> </w:t>
      </w:r>
      <w:r>
        <w:t xml:space="preserve">You bring model credentials (through the</w:t>
      </w:r>
      <w:r>
        <w:t xml:space="preserve"> </w:t>
      </w:r>
      <w:hyperlink r:id="rId30">
        <w:r>
          <w:rPr>
            <w:rStyle w:val="Hyperlink"/>
          </w:rPr>
          <w:t xml:space="preserve">Pi</w:t>
        </w:r>
      </w:hyperlink>
      <w:r>
        <w:t xml:space="preserve"> </w:t>
      </w:r>
      <w:r>
        <w:t xml:space="preserve">harness)</w:t>
      </w:r>
      <w:r>
        <w:t xml:space="preserve"> </w:t>
      </w:r>
      <w:r>
        <w:t xml:space="preserve">and choose where the computer runs.</w:t>
      </w:r>
    </w:p>
    <w:p>
      <w:pPr>
        <w:pStyle w:val="BodyText"/>
      </w:pPr>
      <w:r>
        <w:t xml:space="preserve">As of 26 August 2026 the GitHub listing showed on the order of</w:t>
      </w:r>
      <w:r>
        <w:t xml:space="preserve"> </w:t>
      </w:r>
      <w:r>
        <w:t xml:space="preserve">1,300 stars.</w:t>
      </w:r>
      <w:r>
        <w:t xml:space="preserve"> </w:t>
      </w:r>
      <w:r>
        <w:t xml:space="preserve">The README marks the product as beta.</w:t>
      </w:r>
    </w:p>
    <w:p>
      <w:pPr>
        <w:pStyle w:val="BodyText"/>
      </w:pPr>
      <w:r>
        <w:t xml:space="preserve">Each bot has a thread, memory, routines, and history.</w:t>
      </w:r>
      <w:r>
        <w:t xml:space="preserve"> </w:t>
      </w:r>
      <w:r>
        <w:t xml:space="preserve">Bots can delegate to peer bots or to short-lived subagents.</w:t>
      </w:r>
      <w:r>
        <w:t xml:space="preserve"> </w:t>
      </w:r>
      <w:r>
        <w:t xml:space="preserve">Integrations can come from Composio or Pipedream Connect,</w:t>
      </w:r>
      <w:r>
        <w:t xml:space="preserve"> </w:t>
      </w:r>
      <w:r>
        <w:t xml:space="preserve">or from a user-installed MCP server, Treg endpoint, or OpenAPI document.</w:t>
      </w:r>
    </w:p>
    <w:bookmarkStart w:id="35" w:name="computers-you-host"/>
    <w:p>
      <w:pPr>
        <w:pStyle w:val="Heading4"/>
      </w:pPr>
      <w:r>
        <w:t xml:space="preserve">Computers you host</w:t>
      </w:r>
    </w:p>
    <w:p>
      <w:pPr>
        <w:pStyle w:val="FirstParagraph"/>
      </w:pPr>
      <w:r>
        <w:t xml:space="preserve">The important design split is the same one Grok Bot has,</w:t>
      </w:r>
      <w:r>
        <w:t xml:space="preserve"> </w:t>
      </w:r>
      <w:r>
        <w:t xml:space="preserve">except Rakazo lets you choose the provider</w:t>
      </w:r>
      <w:r>
        <w:t xml:space="preserve"> </w:t>
      </w:r>
      <w:r>
        <w:t xml:space="preserve">(Rakazo contributors 2026a)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Team Computer</w:t>
      </w:r>
      <w:r>
        <w:t xml:space="preserve"> </w:t>
      </w:r>
      <w:r>
        <w:t xml:space="preserve">(default):</w:t>
      </w:r>
      <w:r>
        <w:t xml:space="preserve"> </w:t>
      </w:r>
      <w:r>
        <w:t xml:space="preserve">bots share browser sessions and tools.</w:t>
      </w:r>
      <w:r>
        <w:t xml:space="preserve"> </w:t>
      </w:r>
      <w:r>
        <w:t xml:space="preserve">Per-bot folders organize work;</w:t>
      </w:r>
      <w:r>
        <w:t xml:space="preserve"> </w:t>
      </w:r>
      <w:r>
        <w:t xml:space="preserve">they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security boundary.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Private Computer</w:t>
      </w:r>
      <w:r>
        <w:t xml:space="preserve">:</w:t>
      </w:r>
      <w:r>
        <w:t xml:space="preserve"> </w:t>
      </w:r>
      <w:r>
        <w:t xml:space="preserve">the whole workspace is that bot’s home.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Providers</w:t>
      </w:r>
      <w:r>
        <w:t xml:space="preserve">:</w:t>
      </w:r>
      <w:r>
        <w:t xml:space="preserve"> </w:t>
      </w:r>
      <w:r>
        <w:t xml:space="preserve">Docker (local default),</w:t>
      </w:r>
      <w:r>
        <w:t xml:space="preserve"> </w:t>
      </w:r>
      <w:r>
        <w:t xml:space="preserve">E2B, Daytona, and Box for remote desktops,</w:t>
      </w:r>
      <w:r>
        <w:t xml:space="preserve"> </w:t>
      </w:r>
      <w:r>
        <w:t xml:space="preserve">plus a trusted</w:t>
      </w:r>
      <w:r>
        <w:t xml:space="preserve"> </w:t>
      </w:r>
      <w:r>
        <w:t xml:space="preserve">“this machine”</w:t>
      </w:r>
      <w:r>
        <w:t xml:space="preserve"> </w:t>
      </w:r>
      <w:r>
        <w:t xml:space="preserve">desktop provider.</w:t>
      </w:r>
    </w:p>
    <w:p>
      <w:pPr>
        <w:pStyle w:val="FirstParagraph"/>
      </w:pPr>
      <w:r>
        <w:t xml:space="preserve">Pi runs in the Rakazo API/worker process,</w:t>
      </w:r>
      <w:r>
        <w:t xml:space="preserve"> </w:t>
      </w:r>
      <w:r>
        <w:t xml:space="preserve">not inside the sandbox.</w:t>
      </w:r>
      <w:r>
        <w:t xml:space="preserve"> </w:t>
      </w:r>
      <w:r>
        <w:t xml:space="preserve">Screen operation needs a model that can use image tool results.</w:t>
      </w:r>
      <w:r>
        <w:t xml:space="preserve"> </w:t>
      </w:r>
      <w:r>
        <w:t xml:space="preserve">The Electron app is a client of the same API;</w:t>
      </w:r>
      <w:r>
        <w:t xml:space="preserve"> </w:t>
      </w:r>
      <w:r>
        <w:t xml:space="preserve">on first launch it asks whether bots should keep using Docker</w:t>
      </w:r>
      <w:r>
        <w:t xml:space="preserve"> </w:t>
      </w:r>
      <w:r>
        <w:t xml:space="preserve">or run on this Mac as you.</w:t>
      </w:r>
      <w:r>
        <w:t xml:space="preserve"> </w:t>
      </w:r>
      <w:r>
        <w:t xml:space="preserve">That local-computer provider is the least isolated option</w:t>
      </w:r>
      <w:r>
        <w:t xml:space="preserve"> </w:t>
      </w:r>
      <w:r>
        <w:t xml:space="preserve">and is not for a public or shared server</w:t>
      </w:r>
      <w:r>
        <w:t xml:space="preserve"> </w:t>
      </w:r>
      <w:r>
        <w:t xml:space="preserve">(Rakazo contributors 2026b)</w:t>
      </w:r>
      <w:r>
        <w:t xml:space="preserve">.</w:t>
      </w:r>
    </w:p>
    <w:p>
      <w:pPr>
        <w:pStyle w:val="BodyText"/>
      </w:pPr>
      <w:r>
        <w:t xml:space="preserve">Self-hosting is a long-running API, a Graphile Worker, Postgres,</w:t>
      </w:r>
      <w:r>
        <w:t xml:space="preserve"> </w:t>
      </w:r>
      <w:r>
        <w:t xml:space="preserve">and a computer provider — not a static site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self-hosting guide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as the open implementation to watch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Rakazo is the closest thing we found to Grok Bot</w:t>
            </w:r>
            <w:r>
              <w:t xml:space="preserve"> </w:t>
            </w:r>
            <w:r>
              <w:t xml:space="preserve">that we could legally inspect, self-host, and point at our own models.</w:t>
            </w:r>
            <w:r>
              <w:t xml:space="preserve"> </w:t>
            </w:r>
            <w:r>
              <w:t xml:space="preserve">That matches lab priorities</w:t>
            </w:r>
            <w:r>
              <w:t xml:space="preserve"> </w:t>
            </w:r>
            <w:r>
              <w:t xml:space="preserve">(local or lab-hosted compute, model choice, no extra vendor computer)</w:t>
            </w:r>
            <w:r>
              <w:t xml:space="preserve"> </w:t>
            </w:r>
            <w:r>
              <w:t xml:space="preserve">better than Grok Bot itself.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It is still a beta product with a real operations burden</w:t>
            </w:r>
            <w:r>
              <w:t xml:space="preserve"> </w:t>
            </w:r>
            <w:r>
              <w:t xml:space="preserve">(Postgres, a worker, sandbox images, encrypted connector secrets).</w:t>
            </w:r>
            <w:r>
              <w:t xml:space="preserve"> </w:t>
            </w:r>
            <w:r>
              <w:t xml:space="preserve">Do not adopt it as a dependency of lab workflow today.</w:t>
            </w:r>
            <w:r>
              <w:t xml:space="preserve"> </w:t>
            </w:r>
            <w:r>
              <w:t xml:space="preserve">If we ever need persistent sandboxed teammates for browser-and-shell chores</w:t>
            </w:r>
            <w:r>
              <w:t xml:space="preserve"> </w:t>
            </w:r>
            <w:r>
              <w:t xml:space="preserve">that should not run on an xAI VM,</w:t>
            </w:r>
            <w:r>
              <w:t xml:space="preserve"> </w:t>
            </w:r>
            <w:r>
              <w:t xml:space="preserve">this is the codebase to evaluate —</w:t>
            </w:r>
            <w:r>
              <w:t xml:space="preserve"> </w:t>
            </w:r>
            <w:r>
              <w:t xml:space="preserve">and its Team-versus-Private computer split is the right mental model</w:t>
            </w:r>
            <w:r>
              <w:t xml:space="preserve"> </w:t>
            </w:r>
            <w:r>
              <w:t xml:space="preserve">even if we never run the app.</w:t>
            </w:r>
          </w:p>
          <w:p/>
        </w:tc>
      </w:tr>
    </w:tbl>
    <w:bookmarkEnd w:id="35"/>
    <w:bookmarkEnd w:id="36"/>
    <w:bookmarkStart w:id="40" w:name="sec-openclaw"/>
    <w:p>
      <w:pPr>
        <w:pStyle w:val="Heading1"/>
      </w:pPr>
      <w:r>
        <w:t xml:space="preserve">5. OpenClaw</w:t>
      </w:r>
    </w:p>
    <w:p>
      <w:pPr>
        <w:pStyle w:val="FirstParagraph"/>
      </w:pPr>
      <w:hyperlink r:id="rId37">
        <w:r>
          <w:rPr>
            <w:rStyle w:val="Hyperlink"/>
          </w:rPr>
          <w:t xml:space="preserve">OpenClaw</w:t>
        </w:r>
      </w:hyperlink>
      <w:r>
        <w:t xml:space="preserve"> </w:t>
      </w:r>
      <w:r>
        <w:t xml:space="preserve">(OpenClaw Foundation 2026a)</w:t>
      </w:r>
      <w:r>
        <w:t xml:space="preserve"> </w:t>
      </w:r>
      <w:r>
        <w:t xml:space="preserve">is a MIT-licensed, self-hosted</w:t>
      </w:r>
      <w:r>
        <w:t xml:space="preserve"> </w:t>
      </w:r>
      <w:r>
        <w:rPr>
          <w:b/>
          <w:bCs/>
        </w:rPr>
        <w:t xml:space="preserve">gateway</w:t>
      </w:r>
      <w:r>
        <w:t xml:space="preserve"> </w:t>
      </w:r>
      <w:r>
        <w:t xml:space="preserve">for a personal assistant that meets you in messaging apps.</w:t>
      </w:r>
      <w:r>
        <w:t xml:space="preserve"> </w:t>
      </w:r>
      <w:r>
        <w:t xml:space="preserve">You run one Gateway process on your own machine or a server.</w:t>
      </w:r>
      <w:r>
        <w:t xml:space="preserve"> </w:t>
      </w:r>
      <w:r>
        <w:t xml:space="preserve">The Control UI, CLI, and TUI talk to that Gateway.</w:t>
      </w:r>
      <w:r>
        <w:t xml:space="preserve"> </w:t>
      </w:r>
      <w:r>
        <w:t xml:space="preserve">Channels include WhatsApp, Telegram, Slack, Discord,</w:t>
      </w:r>
      <w:r>
        <w:t xml:space="preserve"> </w:t>
      </w:r>
      <w:r>
        <w:t xml:space="preserve">Google Chat, Signal, iMessage, and others.</w:t>
      </w:r>
      <w:r>
        <w:t xml:space="preserve"> </w:t>
      </w:r>
      <w:r>
        <w:t xml:space="preserve">Companion apps can add voice, canvas, camera, and device-local actions.</w:t>
      </w:r>
    </w:p>
    <w:p>
      <w:pPr>
        <w:pStyle w:val="BodyText"/>
      </w:pPr>
      <w:r>
        <w:t xml:space="preserve">It works with hosted and local model providers.</w:t>
      </w:r>
      <w:r>
        <w:t xml:space="preserve"> </w:t>
      </w:r>
      <w:r>
        <w:t xml:space="preserve">Skills, tools, and plugins extend the assistant.</w:t>
      </w:r>
      <w:r>
        <w:t xml:space="preserve"> </w:t>
      </w:r>
      <w:r>
        <w:t xml:space="preserve">The project is built for a</w:t>
      </w:r>
      <w:r>
        <w:t xml:space="preserve"> </w:t>
      </w:r>
      <w:r>
        <w:rPr>
          <w:b/>
          <w:bCs/>
        </w:rPr>
        <w:t xml:space="preserve">single operator</w:t>
      </w:r>
      <w:r>
        <w:t xml:space="preserve">.</w:t>
      </w:r>
    </w:p>
    <w:p>
      <w:pPr>
        <w:pStyle w:val="BodyText"/>
      </w:pPr>
      <w:r>
        <w:t xml:space="preserve">This is not a Grok Bot clone.</w:t>
      </w:r>
      <w:r>
        <w:t xml:space="preserve"> </w:t>
      </w:r>
      <w:r>
        <w:t xml:space="preserve">There is no vendor cloud VM per teammate.</w:t>
      </w:r>
      <w:r>
        <w:t xml:space="preserve"> </w:t>
      </w:r>
      <w:r>
        <w:t xml:space="preserve">The Gateway stays on the host.</w:t>
      </w:r>
      <w:r>
        <w:t xml:space="preserve"> </w:t>
      </w:r>
      <w:r>
        <w:rPr>
          <w:b/>
          <w:bCs/>
        </w:rPr>
        <w:t xml:space="preserve">Sandboxing is off by default</w:t>
      </w:r>
      <w:r>
        <w:t xml:space="preserve">:</w:t>
      </w:r>
      <w:r>
        <w:t xml:space="preserve"> </w:t>
      </w:r>
      <w:r>
        <w:t xml:space="preserve">tool execution for the main session runs on the host</w:t>
      </w:r>
      <w:r>
        <w:t xml:space="preserve"> </w:t>
      </w:r>
      <w:r>
        <w:t xml:space="preserve">unless you set</w:t>
      </w:r>
      <w:r>
        <w:t xml:space="preserve"> </w:t>
      </w:r>
      <w:r>
        <w:rPr>
          <w:rStyle w:val="VerbatimChar"/>
        </w:rPr>
        <w:t xml:space="preserve">agents.defaults.sandbox</w:t>
      </w:r>
      <w:r>
        <w:t xml:space="preserve"> </w:t>
      </w:r>
      <w:r>
        <w:t xml:space="preserve">(OpenClaw Foundation 2026b)</w:t>
      </w:r>
      <w:r>
        <w:t xml:space="preserve">.</w:t>
      </w:r>
      <w:r>
        <w:t xml:space="preserve"> </w:t>
      </w:r>
      <w:r>
        <w:t xml:space="preserve">The docs warn that inbound messages are untrusted input,</w:t>
      </w:r>
      <w:r>
        <w:t xml:space="preserve"> </w:t>
      </w:r>
      <w:r>
        <w:t xml:space="preserve">and that you should read the security and sandboxing guides</w:t>
      </w:r>
      <w:r>
        <w:t xml:space="preserve"> </w:t>
      </w:r>
      <w:r>
        <w:t xml:space="preserve">before exposing the Gateway or connecting other users.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Only with sandboxing, and not as a Grok Bot stand-in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OpenClaw is relevant if we want an always-on assistant</w:t>
            </w:r>
            <w:r>
              <w:t xml:space="preserve"> </w:t>
            </w:r>
            <w:r>
              <w:t xml:space="preserve">reachable from Slack or Telegram</w:t>
            </w:r>
            <w:r>
              <w:t xml:space="preserve"> </w:t>
            </w:r>
            <w:r>
              <w:t xml:space="preserve">on hardware we already operate.</w:t>
            </w:r>
            <w:r>
              <w:t xml:space="preserve"> </w:t>
            </w:r>
            <w:r>
              <w:t xml:space="preserve">That is a messaging-and-gateway problem,</w:t>
            </w:r>
            <w:r>
              <w:t xml:space="preserve"> </w:t>
            </w:r>
            <w:r>
              <w:t xml:space="preserve">not a</w:t>
            </w:r>
            <w:r>
              <w:t xml:space="preserve"> </w:t>
            </w:r>
            <w:r>
              <w:t xml:space="preserve">“bot with its own computer”</w:t>
            </w:r>
            <w:r>
              <w:t xml:space="preserve"> </w:t>
            </w:r>
            <w:r>
              <w:t xml:space="preserve">problem.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Default host-side tool execution is incompatible with</w:t>
            </w:r>
            <w:r>
              <w:t xml:space="preserve"> </w:t>
            </w:r>
            <w:r>
              <w:t xml:space="preserve">how we treat untrusted prompts and shared channels.</w:t>
            </w:r>
            <w:r>
              <w:t xml:space="preserve"> </w:t>
            </w:r>
            <w:r>
              <w:t xml:space="preserve">Anyone trying it should turn sandboxing 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non-main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) before connecting a group channel.</w:t>
            </w:r>
            <w:r>
              <w:t xml:space="preserve"> </w:t>
            </w:r>
            <w:r>
              <w:t xml:space="preserve">It does not replace Claude Code,</w:t>
            </w:r>
            <w:r>
              <w:t xml:space="preserve"> </w:t>
            </w:r>
            <w:r>
              <w:t xml:space="preserve">and it will not automatically load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.</w:t>
            </w:r>
          </w:p>
          <w:p/>
        </w:tc>
      </w:tr>
    </w:tbl>
    <w:bookmarkEnd w:id="40"/>
    <w:bookmarkStart w:id="45" w:name="sec-claude-cowork"/>
    <w:p>
      <w:pPr>
        <w:pStyle w:val="Heading1"/>
      </w:pPr>
      <w:r>
        <w:t xml:space="preserve">6. Claude Cowork</w:t>
      </w:r>
    </w:p>
    <w:p>
      <w:pPr>
        <w:pStyle w:val="FirstParagraph"/>
      </w:pPr>
      <w:hyperlink r:id="rId41">
        <w:r>
          <w:rPr>
            <w:rStyle w:val="Hyperlink"/>
          </w:rPr>
          <w:t xml:space="preserve">Claude Cowork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uses the same agentic architecture as Claude Code,</w:t>
      </w:r>
      <w:r>
        <w:t xml:space="preserve"> </w:t>
      </w:r>
      <w:r>
        <w:t xml:space="preserve">inside Claude Desktop (with web and mobile access described as rolling out).</w:t>
      </w:r>
      <w:r>
        <w:t xml:space="preserve"> </w:t>
      </w:r>
      <w:r>
        <w:t xml:space="preserve">You describe an outcome;</w:t>
      </w:r>
      <w:r>
        <w:t xml:space="preserve"> </w:t>
      </w:r>
      <w:r>
        <w:t xml:space="preserve">Claude works across local files and connected tools</w:t>
      </w:r>
      <w:r>
        <w:t xml:space="preserve"> </w:t>
      </w:r>
      <w:r>
        <w:t xml:space="preserve">and returns documents, spreadsheets, or organized folders.</w:t>
      </w:r>
      <w:r>
        <w:t xml:space="preserve"> </w:t>
      </w:r>
      <w:hyperlink r:id="rId42">
        <w:r>
          <w:rPr>
            <w:rStyle w:val="Hyperlink"/>
          </w:rPr>
          <w:t xml:space="preserve">Claude in Chrome</w:t>
        </w:r>
      </w:hyperlink>
      <w:r>
        <w:t xml:space="preserve"> </w:t>
      </w:r>
      <w:r>
        <w:t xml:space="preserve">is the browser path.</w:t>
      </w:r>
      <w:r>
        <w:t xml:space="preserve"> </w:t>
      </w:r>
      <w:r>
        <w:t xml:space="preserve">Sub-agents split parallel workstreams.</w:t>
      </w:r>
    </w:p>
    <w:p>
      <w:pPr>
        <w:pStyle w:val="BodyText"/>
      </w:pPr>
      <w:r>
        <w:t xml:space="preserve">Cowork is on paid Claude plans.</w:t>
      </w:r>
      <w:r>
        <w:t xml:space="preserve"> </w:t>
      </w:r>
      <w:r>
        <w:t xml:space="preserve">Connectors, skills, and plugins load from</w:t>
      </w:r>
      <w:r>
        <w:t xml:space="preserve"> </w:t>
      </w:r>
      <w:r>
        <w:rPr>
          <w:b/>
          <w:bCs/>
        </w:rPr>
        <w:t xml:space="preserve">Customize</w:t>
      </w:r>
      <w:r>
        <w:t xml:space="preserve"> </w:t>
      </w:r>
      <w:r>
        <w:t xml:space="preserve">on the claude.ai account at session start.</w:t>
      </w:r>
      <w:r>
        <w:t xml:space="preserve"> </w:t>
      </w:r>
      <w:r>
        <w:t xml:space="preserve">Cowork</w:t>
      </w:r>
      <w:r>
        <w:t xml:space="preserve"> </w:t>
      </w:r>
      <w:r>
        <w:rPr>
          <w:b/>
          <w:bCs/>
        </w:rPr>
        <w:t xml:space="preserve">does not read</w:t>
      </w:r>
      <w:r>
        <w:t xml:space="preserve"> </w:t>
      </w:r>
      <w:r>
        <w:t xml:space="preserve">the Claude Code CLI’s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directory.</w:t>
      </w:r>
      <w:r>
        <w:t xml:space="preserve"> </w:t>
      </w:r>
      <w:r>
        <w:t xml:space="preserve">A skill that exists only in the lab’s symlink install</w:t>
      </w:r>
      <w:r>
        <w:t xml:space="preserve"> </w:t>
      </w:r>
      <w:r>
        <w:t xml:space="preserve">must be added again under Customize</w:t>
      </w:r>
      <w:r>
        <w:t xml:space="preserve"> </w:t>
      </w:r>
      <w:r>
        <w:t xml:space="preserve">(Anthropic 2026)</w:t>
      </w:r>
      <w:r>
        <w:t xml:space="preserve">.</w:t>
      </w:r>
    </w:p>
    <w:p>
      <w:pPr>
        <w:pStyle w:val="BodyText"/>
      </w:pPr>
      <w:r>
        <w:t xml:space="preserve">That last point is the lab-config trap:</w:t>
      </w:r>
      <w:r>
        <w:t xml:space="preserve"> </w:t>
      </w:r>
      <w:r>
        <w:t xml:space="preserve">Cowork is the same vendor family as our daily coding agent,</w:t>
      </w:r>
      <w:r>
        <w:t xml:space="preserve"> </w:t>
      </w:r>
      <w:r>
        <w:t xml:space="preserve">but it is not the same install path.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for knowledge work beside the terminal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Cowork is the lowest-friction vendor option</w:t>
            </w:r>
            <w:r>
              <w:t xml:space="preserve"> </w:t>
            </w:r>
            <w:r>
              <w:t xml:space="preserve">if the task is files, slides, or Chrome automation</w:t>
            </w:r>
            <w:r>
              <w:t xml:space="preserve"> </w:t>
            </w:r>
            <w:r>
              <w:t xml:space="preserve">and the operator already pays for Claude.</w:t>
            </w:r>
            <w:r>
              <w:t xml:space="preserve"> </w:t>
            </w:r>
            <w:r>
              <w:t xml:space="preserve">It is not a persistent cloud computer of its own</w:t>
            </w:r>
            <w:r>
              <w:t xml:space="preserve"> </w:t>
            </w:r>
            <w:r>
              <w:t xml:space="preserve">in the Grok Bot sense,</w:t>
            </w:r>
            <w:r>
              <w:t xml:space="preserve"> </w:t>
            </w:r>
            <w:r>
              <w:t xml:space="preserve">and it will not pick up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for free.</w:t>
            </w:r>
            <w:r>
              <w:t xml:space="preserve"> </w:t>
            </w:r>
            <w:r>
              <w:t xml:space="preserve">Use it as a desktop knowledge-work surface,</w:t>
            </w:r>
            <w:r>
              <w:t xml:space="preserve"> </w:t>
            </w:r>
            <w:r>
              <w:t xml:space="preserve">not as a second copy of our coding-agent stack.</w:t>
            </w:r>
          </w:p>
          <w:p/>
        </w:tc>
      </w:tr>
    </w:tbl>
    <w:bookmarkEnd w:id="45"/>
    <w:bookmarkStart w:id="51" w:name="sec-chatgpt-work"/>
    <w:p>
      <w:pPr>
        <w:pStyle w:val="Heading1"/>
      </w:pPr>
      <w:r>
        <w:t xml:space="preserve">7. ChatGPT Work</w:t>
      </w:r>
    </w:p>
    <w:p>
      <w:pPr>
        <w:pStyle w:val="FirstParagraph"/>
      </w:pPr>
      <w:hyperlink r:id="rId46">
        <w:r>
          <w:rPr>
            <w:rStyle w:val="Hyperlink"/>
          </w:rPr>
          <w:t xml:space="preserve">ChatGPT Work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is OpenAI’s surface for delegating a task with a clear outcome</w:t>
      </w:r>
      <w:r>
        <w:t xml:space="preserve"> </w:t>
      </w:r>
      <w:r>
        <w:t xml:space="preserve">(a brief, deck, analysis, recurring update, or file).</w:t>
      </w:r>
      <w:r>
        <w:t xml:space="preserve"> </w:t>
      </w:r>
      <w:r>
        <w:t xml:space="preserve">Chat remains for short answers.</w:t>
      </w:r>
      <w:r>
        <w:t xml:space="preserve"> </w:t>
      </w:r>
      <w:r>
        <w:t xml:space="preserve">On the desktop app, Work can use local files, apps, and the browser</w:t>
      </w:r>
      <w:r>
        <w:t xml:space="preserve"> </w:t>
      </w:r>
      <w:r>
        <w:t xml:space="preserve">when those tools are available.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Work locally</w:t>
      </w:r>
      <w:r>
        <w:t xml:space="preserve"> </w:t>
      </w:r>
      <w:r>
        <w:t xml:space="preserve">versus</w:t>
      </w:r>
      <w:r>
        <w:t xml:space="preserve"> </w:t>
      </w:r>
      <w:r>
        <w:rPr>
          <w:b/>
          <w:bCs/>
        </w:rPr>
        <w:t xml:space="preserve">Cloud</w:t>
      </w:r>
      <w:r>
        <w:t xml:space="preserve"> </w:t>
      </w:r>
      <w:r>
        <w:t xml:space="preserve">control chooses</w:t>
      </w:r>
      <w:r>
        <w:t xml:space="preserve"> </w:t>
      </w:r>
      <w:r>
        <w:t xml:space="preserve">whether the run needs your computer</w:t>
      </w:r>
      <w:r>
        <w:t xml:space="preserve"> </w:t>
      </w:r>
      <w:r>
        <w:t xml:space="preserve">or should continue after you close the app</w:t>
      </w:r>
      <w:r>
        <w:t xml:space="preserve"> </w:t>
      </w:r>
      <w:r>
        <w:t xml:space="preserve">(OpenAI 2026)</w:t>
      </w:r>
      <w:r>
        <w:t xml:space="preserve">.</w:t>
      </w:r>
    </w:p>
    <w:p>
      <w:pPr>
        <w:pStyle w:val="BodyText"/>
      </w:pPr>
      <w:hyperlink r:id="rId47">
        <w:r>
          <w:rPr>
            <w:rStyle w:val="Hyperlink"/>
          </w:rPr>
          <w:t xml:space="preserve">Computer Use</w:t>
        </w:r>
      </w:hyperlink>
      <w:r>
        <w:t xml:space="preserve"> </w:t>
      </w:r>
      <w:r>
        <w:t xml:space="preserve">is a plugin on the ChatGPT desktop app</w:t>
      </w:r>
      <w:r>
        <w:t xml:space="preserve"> </w:t>
      </w:r>
      <w:r>
        <w:t xml:space="preserve">for macOS and Windows with Work and Codex:</w:t>
      </w:r>
      <w:r>
        <w:t xml:space="preserve"> </w:t>
      </w:r>
      <w:r>
        <w:t xml:space="preserve">screen recording and accessibility permissions,</w:t>
      </w:r>
      <w:r>
        <w:t xml:space="preserve"> </w:t>
      </w:r>
      <w:r>
        <w:t xml:space="preserve">plus per-app approval.</w:t>
      </w:r>
      <w:r>
        <w:t xml:space="preserve"> </w:t>
      </w:r>
      <w:r>
        <w:t xml:space="preserve">Codex stays the software-development view</w:t>
      </w:r>
      <w:r>
        <w:t xml:space="preserve"> </w:t>
      </w:r>
      <w:r>
        <w:t xml:space="preserve">in the same desktop app;</w:t>
      </w:r>
      <w:r>
        <w:t xml:space="preserve"> </w:t>
      </w:r>
      <w:r>
        <w:t xml:space="preserve">Work is the everyday-work view of similar agent machinery</w:t>
      </w:r>
      <w:r>
        <w:t xml:space="preserve"> </w:t>
      </w:r>
      <w:r>
        <w:t xml:space="preserve">(OpenAI 2026)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Only inside an existing ChatGPT workspace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ChatGPT Work is the OpenAI analog of</w:t>
            </w:r>
            <w:r>
              <w:t xml:space="preserve"> </w:t>
            </w:r>
            <w:r>
              <w:t xml:space="preserve">“hand it a job and come back.”</w:t>
            </w:r>
            <w:r>
              <w:t xml:space="preserve"> </w:t>
            </w:r>
            <w:r>
              <w:t xml:space="preserve">Cloud Work is the closest OpenAI match to Grok Bot’s</w:t>
            </w:r>
            <w:r>
              <w:t xml:space="preserve"> </w:t>
            </w:r>
            <w:r>
              <w:t xml:space="preserve">laptop-closed computer.</w:t>
            </w:r>
            <w:r>
              <w:t xml:space="preserve"> </w:t>
            </w:r>
            <w:r>
              <w:t xml:space="preserve">Local Work and Codex Computer Use are closer to Cowork:</w:t>
            </w:r>
            <w:r>
              <w:t xml:space="preserve"> </w:t>
            </w:r>
            <w:r>
              <w:t xml:space="preserve">they operate</w:t>
            </w:r>
            <w:r>
              <w:t xml:space="preserve"> </w:t>
            </w:r>
            <w:r>
              <w:rPr>
                <w:i/>
                <w:iCs/>
              </w:rPr>
              <w:t xml:space="preserve">your</w:t>
            </w:r>
            <w:r>
              <w:t xml:space="preserve"> </w:t>
            </w:r>
            <w:r>
              <w:t xml:space="preserve">machine under approvals.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None of this loads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.</w:t>
            </w:r>
            <w:r>
              <w:t xml:space="preserve"> </w:t>
            </w:r>
            <w:r>
              <w:t xml:space="preserve">For repository work we already document Codex separately</w:t>
            </w:r>
            <w:r>
              <w:t xml:space="preserve"> </w:t>
            </w:r>
            <w:r>
              <w:t xml:space="preserve">(</w:t>
            </w:r>
            <w:hyperlink r:id="rId50">
              <w:r>
                <w:rPr>
                  <w:rStyle w:val="Hyperlink"/>
                </w:rPr>
                <w:t xml:space="preserve">Codex pull-request reviews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Do not add ChatGPT Work as a lab-wide tool</w:t>
            </w:r>
            <w:r>
              <w:t xml:space="preserve"> </w:t>
            </w:r>
            <w:r>
              <w:t xml:space="preserve">unless a project is already inside that workspace</w:t>
            </w:r>
            <w:r>
              <w:t xml:space="preserve"> </w:t>
            </w:r>
            <w:r>
              <w:t xml:space="preserve">and the data-handling rules for that workspace are acceptable.</w:t>
            </w:r>
          </w:p>
          <w:p/>
        </w:tc>
      </w:tr>
    </w:tbl>
    <w:bookmarkEnd w:id="51"/>
    <w:bookmarkStart w:id="52" w:name="sec-grok-bot-comparison"/>
    <w:p>
      <w:pPr>
        <w:pStyle w:val="Heading1"/>
      </w:pPr>
      <w:r>
        <w:t xml:space="preserve">8. Comparison</w:t>
      </w:r>
    </w:p>
    <w:p>
      <w:pPr>
        <w:pStyle w:val="FirstParagraph"/>
      </w:pPr>
      <w:r>
        <w:t xml:space="preserve">“Relevance to us”</w:t>
      </w:r>
      <w:r>
        <w:t xml:space="preserve"> </w:t>
      </w:r>
      <w:r>
        <w:t xml:space="preserve">is the bottom line</w:t>
      </w:r>
      <w:r>
        <w:t xml:space="preserve"> </w:t>
      </w:r>
      <w:r>
        <w:t xml:space="preserve">and follows from the rows above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Code +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(ours)</w:t>
            </w:r>
          </w:p>
        </w:tc>
        <w:tc>
          <w:tcPr/>
          <w:p>
            <w:pPr>
              <w:pStyle w:val="Compact"/>
            </w:pPr>
            <w:r>
              <w:t xml:space="preserve">Grok Bot</w:t>
            </w:r>
          </w:p>
        </w:tc>
        <w:tc>
          <w:tcPr/>
          <w:p>
            <w:pPr>
              <w:pStyle w:val="Compact"/>
            </w:pPr>
            <w:r>
              <w:t xml:space="preserve">Rakazo</w:t>
            </w:r>
          </w:p>
        </w:tc>
        <w:tc>
          <w:tcPr/>
          <w:p>
            <w:pPr>
              <w:pStyle w:val="Compact"/>
            </w:pPr>
            <w:r>
              <w:t xml:space="preserve">OpenClaw</w:t>
            </w:r>
          </w:p>
        </w:tc>
        <w:tc>
          <w:tcPr/>
          <w:p>
            <w:pPr>
              <w:pStyle w:val="Compact"/>
            </w:pPr>
            <w:r>
              <w:t xml:space="preserve">Claude Cowork</w:t>
            </w:r>
          </w:p>
        </w:tc>
        <w:tc>
          <w:tcPr/>
          <w:p>
            <w:pPr>
              <w:pStyle w:val="Compact"/>
            </w:pPr>
            <w:r>
              <w:t xml:space="preserve">ChatGPT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Repository coding-agent stack</w:t>
            </w:r>
          </w:p>
        </w:tc>
        <w:tc>
          <w:tcPr/>
          <w:p>
            <w:pPr>
              <w:pStyle w:val="Compact"/>
            </w:pPr>
            <w:r>
              <w:t xml:space="preserve">Named teammates on a vendor cloud computer</w:t>
            </w:r>
          </w:p>
        </w:tc>
        <w:tc>
          <w:tcPr/>
          <w:p>
            <w:pPr>
              <w:pStyle w:val="Compact"/>
            </w:pPr>
            <w:r>
              <w:t xml:space="preserve">Self-hosted Grok Bot-style platform</w:t>
            </w:r>
          </w:p>
        </w:tc>
        <w:tc>
          <w:tcPr/>
          <w:p>
            <w:pPr>
              <w:pStyle w:val="Compact"/>
            </w:pPr>
            <w:r>
              <w:t xml:space="preserve">Self-hosted messaging gateway</w:t>
            </w:r>
          </w:p>
        </w:tc>
        <w:tc>
          <w:tcPr/>
          <w:p>
            <w:pPr>
              <w:pStyle w:val="Compact"/>
            </w:pPr>
            <w:r>
              <w:t xml:space="preserve">Desktop knowledge-work agent</w:t>
            </w:r>
          </w:p>
        </w:tc>
        <w:tc>
          <w:tcPr/>
          <w:p>
            <w:pPr>
              <w:pStyle w:val="Compact"/>
            </w:pPr>
            <w:r>
              <w:t xml:space="preserve">Outcome-oriented ChatGPT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</w:t>
            </w:r>
          </w:p>
        </w:tc>
        <w:tc>
          <w:tcPr/>
          <w:p>
            <w:pPr>
              <w:pStyle w:val="Compact"/>
            </w:pPr>
            <w:r>
              <w:t xml:space="preserve">Local checkout or cloud coding environment</w:t>
            </w:r>
          </w:p>
        </w:tc>
        <w:tc>
          <w:tcPr/>
          <w:p>
            <w:pPr>
              <w:pStyle w:val="Compact"/>
            </w:pPr>
            <w:r>
              <w:t xml:space="preserve">One user-scoped xAI VM, shared by all Bots</w:t>
            </w:r>
          </w:p>
        </w:tc>
        <w:tc>
          <w:tcPr/>
          <w:p>
            <w:pPr>
              <w:pStyle w:val="Compact"/>
            </w:pPr>
            <w:r>
              <w:t xml:space="preserve">Docker / E2B / Daytona / Box / this machine</w:t>
            </w:r>
          </w:p>
        </w:tc>
        <w:tc>
          <w:tcPr/>
          <w:p>
            <w:pPr>
              <w:pStyle w:val="Compact"/>
            </w:pPr>
            <w:r>
              <w:t xml:space="preserve">Host Gateway; optional tool sandbox</w:t>
            </w:r>
          </w:p>
        </w:tc>
        <w:tc>
          <w:tcPr/>
          <w:p>
            <w:pPr>
              <w:pStyle w:val="Compact"/>
            </w:pPr>
            <w:r>
              <w:t xml:space="preserve">Local files; Chrome; cloud sessions on some plans</w:t>
            </w:r>
          </w:p>
        </w:tc>
        <w:tc>
          <w:tcPr/>
          <w:p>
            <w:pPr>
              <w:pStyle w:val="Compact"/>
            </w:pPr>
            <w:r>
              <w:t xml:space="preserve">Local or Cloud Work; optional Computer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 of named agents</w:t>
            </w:r>
          </w:p>
        </w:tc>
        <w:tc>
          <w:tcPr/>
          <w:p>
            <w:pPr>
              <w:pStyle w:val="Compact"/>
            </w:pPr>
            <w:r>
              <w:t xml:space="preserve">Worktrees, permissions, hooks</w:t>
            </w:r>
          </w:p>
        </w:tc>
        <w:tc>
          <w:tcPr/>
          <w:p>
            <w:pPr>
              <w:pStyle w:val="Compact"/>
            </w:pPr>
            <w:r>
              <w:t xml:space="preserve">Not a security boundary</w:t>
            </w:r>
          </w:p>
        </w:tc>
        <w:tc>
          <w:tcPr/>
          <w:p>
            <w:pPr>
              <w:pStyle w:val="Compact"/>
            </w:pPr>
            <w:r>
              <w:t xml:space="preserve">Team Computer is not; Private Computer is</w:t>
            </w:r>
          </w:p>
        </w:tc>
        <w:tc>
          <w:tcPr/>
          <w:p>
            <w:pPr>
              <w:pStyle w:val="Compact"/>
            </w:pPr>
            <w:r>
              <w:t xml:space="preserve">Per-agent workspace; sandbox off by default</w:t>
            </w:r>
          </w:p>
        </w:tc>
        <w:tc>
          <w:tcPr/>
          <w:p>
            <w:pPr>
              <w:pStyle w:val="Compact"/>
            </w:pPr>
            <w:r>
              <w:t xml:space="preserve">Session and folder access you grant</w:t>
            </w:r>
          </w:p>
        </w:tc>
        <w:tc>
          <w:tcPr/>
          <w:p>
            <w:pPr>
              <w:pStyle w:val="Compact"/>
            </w:pPr>
            <w:r>
              <w:t xml:space="preserve">Workspace and plugin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choice</w:t>
            </w:r>
          </w:p>
        </w:tc>
        <w:tc>
          <w:tcPr/>
          <w:p>
            <w:pPr>
              <w:pStyle w:val="Compact"/>
            </w:pPr>
            <w:r>
              <w:t xml:space="preserve">Whatever that harness is configured for</w:t>
            </w:r>
          </w:p>
        </w:tc>
        <w:tc>
          <w:tcPr/>
          <w:p>
            <w:pPr>
              <w:pStyle w:val="Compact"/>
            </w:pPr>
            <w:r>
              <w:t xml:space="preserve">xAI / Cursor product path</w:t>
            </w:r>
          </w:p>
        </w:tc>
        <w:tc>
          <w:tcPr/>
          <w:p>
            <w:pPr>
              <w:pStyle w:val="Compact"/>
            </w:pPr>
            <w:r>
              <w:t xml:space="preserve">Bring your own via Pi</w:t>
            </w:r>
          </w:p>
        </w:tc>
        <w:tc>
          <w:tcPr/>
          <w:p>
            <w:pPr>
              <w:pStyle w:val="Compact"/>
            </w:pPr>
            <w:r>
              <w:t xml:space="preserve">Hosted or local providers</w:t>
            </w:r>
          </w:p>
        </w:tc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 / lock-in</w:t>
            </w:r>
          </w:p>
        </w:tc>
        <w:tc>
          <w:tcPr/>
          <w:p>
            <w:pPr>
              <w:pStyle w:val="Compact"/>
            </w:pPr>
            <w:r>
              <w:t xml:space="preserve">Reusable across our repos</w:t>
            </w:r>
          </w:p>
        </w:tc>
        <w:tc>
          <w:tcPr/>
          <w:p>
            <w:pPr>
              <w:pStyle w:val="Compact"/>
            </w:pPr>
            <w:r>
              <w:t xml:space="preserve">Closed; Cursor account required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Anthropic product</w:t>
            </w:r>
          </w:p>
        </w:tc>
        <w:tc>
          <w:tcPr/>
          <w:p>
            <w:pPr>
              <w:pStyle w:val="Compact"/>
            </w:pPr>
            <w:r>
              <w:t xml:space="preserve">OpenAI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Loads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</w:p>
        </w:tc>
        <w:tc>
          <w:tcPr/>
          <w:p>
            <w:pPr>
              <w:pStyle w:val="Compact"/>
            </w:pPr>
            <w:r>
              <w:t xml:space="preserve">Yes, when installed</w:t>
            </w:r>
          </w:p>
        </w:tc>
        <w:tc>
          <w:tcPr/>
          <w:p>
            <w:pPr>
              <w:pStyle w:val="Compact"/>
            </w:pPr>
            <w:r>
              <w:t xml:space="preserve">Cursor plugin yes;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  <w:r>
              <w:t xml:space="preserve"> </w:t>
            </w:r>
            <w:r>
              <w:t xml:space="preserve">/ Claude hooks 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(Customize on claude.ai only)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desktop app</w:t>
            </w:r>
          </w:p>
        </w:tc>
        <w:tc>
          <w:tcPr/>
          <w:p>
            <w:pPr>
              <w:pStyle w:val="Compact"/>
            </w:pPr>
            <w:r>
              <w:t xml:space="preserve">Yes (CLI)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Web client; Electron is a client of that API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Claude Desktop</w:t>
            </w:r>
          </w:p>
        </w:tc>
        <w:tc>
          <w:tcPr/>
          <w:p>
            <w:pPr>
              <w:pStyle w:val="Compact"/>
            </w:pPr>
            <w:r>
              <w:t xml:space="preserve">Desktop app; Computer Use is macOS/Windows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Relevance to us</w:t>
            </w:r>
          </w:p>
        </w:tc>
        <w:tc>
          <w:tcPr/>
          <w:p>
            <w:pPr>
              <w:pStyle w:val="Compact"/>
            </w:pPr>
            <w:r>
              <w:t xml:space="preserve">The baseline</w:t>
            </w:r>
          </w:p>
        </w:tc>
        <w:tc>
          <w:tcPr/>
          <w:p>
            <w:pPr>
              <w:pStyle w:val="Compact"/>
            </w:pPr>
            <w:r>
              <w:t xml:space="preserve">Pass for lab workflow; optional narrow trial</w:t>
            </w:r>
          </w:p>
        </w:tc>
        <w:tc>
          <w:tcPr/>
          <w:p>
            <w:pPr>
              <w:pStyle w:val="Compact"/>
            </w:pPr>
            <w:r>
              <w:t xml:space="preserve">Evaluate if we need this shape</w:t>
            </w:r>
          </w:p>
        </w:tc>
        <w:tc>
          <w:tcPr/>
          <w:p>
            <w:pPr>
              <w:pStyle w:val="Compact"/>
            </w:pPr>
            <w:r>
              <w:t xml:space="preserve">Gateway only, sandboxed</w:t>
            </w:r>
          </w:p>
        </w:tc>
        <w:tc>
          <w:tcPr/>
          <w:p>
            <w:pPr>
              <w:pStyle w:val="Compact"/>
            </w:pPr>
            <w:r>
              <w:t xml:space="preserve">Knowledge work beside the terminal</w:t>
            </w:r>
          </w:p>
        </w:tc>
        <w:tc>
          <w:tcPr/>
          <w:p>
            <w:pPr>
              <w:pStyle w:val="Compact"/>
            </w:pPr>
            <w:r>
              <w:t xml:space="preserve">Only if the project already lives in ChatGPT</w:t>
            </w:r>
          </w:p>
        </w:tc>
      </w:tr>
    </w:tbl>
    <w:bookmarkEnd w:id="52"/>
    <w:bookmarkStart w:id="53" w:name="sec-grok-bot-recommendation"/>
    <w:p>
      <w:pPr>
        <w:pStyle w:val="Heading1"/>
      </w:pPr>
      <w:r>
        <w:t xml:space="preserve">9. Recommendation</w:t>
      </w:r>
    </w:p>
    <w:p>
      <w:pPr>
        <w:pStyle w:val="FirstParagraph"/>
      </w:pPr>
      <w:r>
        <w:t xml:space="preserve">For the lab, as of August 2026: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repository work in Claude Code plus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ai-config</w:t>
      </w:r>
      <w:r>
        <w:rPr>
          <w:b/>
          <w:bCs/>
        </w:rPr>
        <w:t xml:space="preserve">.</w:t>
      </w:r>
      <w:r>
        <w:t xml:space="preserve"> </w:t>
      </w:r>
      <w:r>
        <w:t xml:space="preserve">Grok Bot can load the Cursor plugin from that repo</w:t>
      </w:r>
      <w:r>
        <w:t xml:space="preserve"> </w:t>
      </w:r>
      <w:r>
        <w:t xml:space="preserve">(skills, user-global rules, and commands in</w:t>
      </w:r>
      <w:r>
        <w:t xml:space="preserve"> </w:t>
      </w:r>
      <w:r>
        <w:rPr>
          <w:rStyle w:val="VerbatimChar"/>
        </w:rPr>
        <w:t xml:space="preserve">.cursor-plugin/plugin.json</w:t>
      </w:r>
      <w:r>
        <w:t xml:space="preserve">).</w:t>
      </w:r>
      <w:r>
        <w:t xml:space="preserve"> </w:t>
      </w:r>
      <w:r>
        <w:t xml:space="preserve">It still does not load Claude Code’s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symlink install,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rStyle w:val="VerbatimChar"/>
        </w:rPr>
        <w:t xml:space="preserve">@imports</w:t>
      </w:r>
      <w:r>
        <w:t xml:space="preserve">, or Claude</w:t>
      </w:r>
      <w:r>
        <w:t xml:space="preserve"> </w:t>
      </w:r>
      <w:r>
        <w:rPr>
          <w:rStyle w:val="VerbatimChar"/>
        </w:rPr>
        <w:t xml:space="preserve">hooks.json</w:t>
      </w:r>
      <w:r>
        <w:t xml:space="preserve">;</w:t>
      </w:r>
      <w:r>
        <w:t xml:space="preserve"> </w:t>
      </w:r>
      <w:r>
        <w:t xml:space="preserve">Cursor Cloud uses</w:t>
      </w:r>
      <w:r>
        <w:t xml:space="preserve"> </w:t>
      </w:r>
      <w:r>
        <w:rPr>
          <w:rStyle w:val="VerbatimChar"/>
        </w:rPr>
        <w:t xml:space="preserve">.cursor/hooks.json</w:t>
      </w:r>
      <w:r>
        <w:t xml:space="preserve"> </w:t>
      </w:r>
      <w:r>
        <w:t xml:space="preserve">instead.</w:t>
      </w:r>
      <w:r>
        <w:t xml:space="preserve"> </w:t>
      </w:r>
      <w:r>
        <w:t xml:space="preserve">Rakazo, OpenClaw, Cowork, and ChatGPT Work do not load that config.</w:t>
      </w:r>
      <w:r>
        <w:t xml:space="preserve"> </w:t>
      </w:r>
      <w:r>
        <w:t xml:space="preserve">None of these is a substitute for a reviewable pull request.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not adopt Grok Bot as lab infrastructure.</w:t>
      </w:r>
      <w:r>
        <w:t xml:space="preserve"> </w:t>
      </w:r>
      <w:r>
        <w:t xml:space="preserve">It is a vendor cloud computer that shares logins across Bots,</w:t>
      </w:r>
      <w:r>
        <w:t xml:space="preserve"> </w:t>
      </w:r>
      <w:r>
        <w:t xml:space="preserve">requires Cursor data storage,</w:t>
      </w:r>
      <w:r>
        <w:t xml:space="preserve"> </w:t>
      </w:r>
      <w:r>
        <w:t xml:space="preserve">and has no Linux desktop app.</w:t>
      </w:r>
      <w:r>
        <w:t xml:space="preserve"> </w:t>
      </w:r>
      <w:r>
        <w:t xml:space="preserve">A personal trial on non-sensitive chores is the most it should be.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Treat Rakazo as the open reference implementation</w:t>
      </w:r>
      <w:r>
        <w:t xml:space="preserve"> </w:t>
      </w:r>
      <w:r>
        <w:t xml:space="preserve">of the Grok Bot shape.</w:t>
      </w:r>
      <w:r>
        <w:t xml:space="preserve"> </w:t>
      </w:r>
      <w:r>
        <w:t xml:space="preserve">Evaluate it if we need persistent sandboxed teammates</w:t>
      </w:r>
      <w:r>
        <w:t xml:space="preserve"> </w:t>
      </w:r>
      <w:r>
        <w:t xml:space="preserve">under our keys;</w:t>
      </w:r>
      <w:r>
        <w:t xml:space="preserve"> </w:t>
      </w:r>
      <w:r>
        <w:t xml:space="preserve">do not deploy it as production lab tooling while it is beta.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not confuse OpenClaw with Grok Bot.</w:t>
      </w:r>
      <w:r>
        <w:t xml:space="preserve"> </w:t>
      </w:r>
      <w:r>
        <w:t xml:space="preserve">It is a self-hosted messaging gateway.</w:t>
      </w:r>
      <w:r>
        <w:t xml:space="preserve"> </w:t>
      </w:r>
      <w:r>
        <w:t xml:space="preserve">Sandbox it before any shared channel,</w:t>
      </w:r>
      <w:r>
        <w:t xml:space="preserve"> </w:t>
      </w:r>
      <w:r>
        <w:t xml:space="preserve">or skip 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 Claude Cowork</w:t>
      </w:r>
      <w:r>
        <w:t xml:space="preserve"> </w:t>
      </w:r>
      <w:r>
        <w:t xml:space="preserve">when the job is local files or Chrome</w:t>
      </w:r>
      <w:r>
        <w:t xml:space="preserve"> </w:t>
      </w:r>
      <w:r>
        <w:t xml:space="preserve">and you already pay for Claude,</w:t>
      </w:r>
      <w:r>
        <w:t xml:space="preserve"> </w:t>
      </w:r>
      <w:r>
        <w:t xml:space="preserve">knowing you must re-add skills under Customize.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Leave ChatGPT Work</w:t>
      </w:r>
      <w:r>
        <w:t xml:space="preserve"> </w:t>
      </w:r>
      <w:r>
        <w:t xml:space="preserve">to projects that already use ChatGPT;</w:t>
      </w:r>
      <w:r>
        <w:t xml:space="preserve"> </w:t>
      </w:r>
      <w:r>
        <w:t xml:space="preserve">keep coding in Codex.</w:t>
      </w:r>
    </w:p>
    <w:p>
      <w:pPr>
        <w:pStyle w:val="FirstParagraph"/>
      </w:pPr>
      <w:r>
        <w:t xml:space="preserve">None of these replaces the coding-agent platforms in</w:t>
      </w:r>
      <w:r>
        <w:t xml:space="preserve"> </w:t>
      </w:r>
      <w:hyperlink r:id="rId9">
        <w:r>
          <w:rPr>
            <w:rStyle w:val="Hyperlink"/>
          </w:rPr>
          <w:t xml:space="preserve">Coding-Agent Platforms</w:t>
        </w:r>
      </w:hyperlink>
      <w:r>
        <w:t xml:space="preserve">.</w:t>
      </w:r>
      <w:r>
        <w:t xml:space="preserve"> </w:t>
      </w:r>
      <w:r>
        <w:t xml:space="preserve">They are teammates-with-computers and knowledge-work desktops.</w:t>
      </w:r>
      <w:r>
        <w:t xml:space="preserve"> </w:t>
      </w:r>
      <w:r>
        <w:t xml:space="preserve">The portable lab config still lives 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and the review surface is still GitHub.</w:t>
      </w:r>
    </w:p>
    <w:bookmarkEnd w:id="53"/>
    <w:bookmarkStart w:id="60" w:name="sec-ai-collaborative-workspaces"/>
    <w:p>
      <w:pPr>
        <w:pStyle w:val="Heading1"/>
      </w:pPr>
      <w:r>
        <w:t xml:space="preserve">10. Collaborative AI Workspaces: Claude Cowork and Gemini Spark</w:t>
      </w:r>
    </w:p>
    <w:p>
      <w:pPr>
        <w:pStyle w:val="FirstParagraph"/>
      </w:pPr>
      <w:r>
        <w:t xml:space="preserve">The 2026 AI ecosystem has expanded beyond reactive chat windows and command-line coding</w:t>
      </w:r>
      <w:r>
        <w:t xml:space="preserve"> </w:t>
      </w:r>
      <w:r>
        <w:t xml:space="preserve">orchestrators into collaborative workspace agents (measured 2026-09-01).</w:t>
      </w:r>
      <w:r>
        <w:t xml:space="preserve"> </w:t>
      </w:r>
      <w:r>
        <w:t xml:space="preserve">These systems operate directly on multi-file workspaces, desktop applications,</w:t>
      </w:r>
      <w:r>
        <w:t xml:space="preserve"> </w:t>
      </w:r>
      <w:r>
        <w:t xml:space="preserve">and cloud productivity suites to automate complex, multi-step analytical and administrative workflows.</w:t>
      </w:r>
    </w:p>
    <w:bookmarkStart w:id="54" w:name="claude-cowork"/>
    <w:p>
      <w:pPr>
        <w:pStyle w:val="Heading4"/>
      </w:pPr>
      <w:r>
        <w:t xml:space="preserve">Claude Cowork</w:t>
      </w:r>
    </w:p>
    <w:p>
      <w:pPr>
        <w:pStyle w:val="FirstParagraph"/>
      </w:pPr>
      <w:hyperlink r:id="rId41">
        <w:r>
          <w:rPr>
            <w:rStyle w:val="Hyperlink"/>
          </w:rPr>
          <w:t xml:space="preserve">Claude Cowork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(also discussed in</w:t>
      </w:r>
      <w:r>
        <w:t xml:space="preserve"> </w:t>
      </w:r>
      <w:hyperlink w:anchor="sec-claude-cowork">
        <w:r>
          <w:rPr>
            <w:rStyle w:val="Hyperlink"/>
          </w:rPr>
          <w:t xml:space="preserve">Section 6</w:t>
        </w:r>
      </w:hyperlink>
      <w:r>
        <w:t xml:space="preserve">) is Anthropic’s desktop-native agent architecture designed</w:t>
      </w:r>
      <w:r>
        <w:t xml:space="preserve"> </w:t>
      </w:r>
      <w:r>
        <w:t xml:space="preserve">to collaborate directly within local folders and desktop application environments: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Local Sandboxed Execution</w:t>
      </w:r>
      <w:r>
        <w:t xml:space="preserve">:</w:t>
      </w:r>
      <w:r>
        <w:t xml:space="preserve"> </w:t>
      </w:r>
      <w:r>
        <w:t xml:space="preserve">Cowork runs in a sandboxed virtual environment on the host machine,</w:t>
      </w:r>
      <w:r>
        <w:t xml:space="preserve"> </w:t>
      </w:r>
      <w:r>
        <w:t xml:space="preserve">reading, modifying, and creating local files (spreadsheets, markdown manuscripts, datasets)</w:t>
      </w:r>
      <w:r>
        <w:t xml:space="preserve"> </w:t>
      </w:r>
      <w:r>
        <w:t xml:space="preserve">without requiring manual file uploads or cloud synchronizations.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Desktop Application and Browser Interaction</w:t>
      </w:r>
      <w:r>
        <w:t xml:space="preserve">:</w:t>
      </w:r>
      <w:r>
        <w:t xml:space="preserve"> </w:t>
      </w:r>
      <w:r>
        <w:t xml:space="preserve">Beyond static file manipulation, Cowork interfaces with local applications</w:t>
      </w:r>
      <w:r>
        <w:t xml:space="preserve"> </w:t>
      </w:r>
      <w:r>
        <w:t xml:space="preserve">and browser sessions (via</w:t>
      </w:r>
      <w:r>
        <w:t xml:space="preserve"> </w:t>
      </w:r>
      <w:hyperlink r:id="rId42">
        <w:r>
          <w:rPr>
            <w:rStyle w:val="Hyperlink"/>
          </w:rPr>
          <w:t xml:space="preserve">Claude in Chrome</w:t>
        </w:r>
      </w:hyperlink>
      <w:r>
        <w:t xml:space="preserve">) to execute multi-application workflows.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Persistent Project Context</w:t>
      </w:r>
      <w:r>
        <w:t xml:space="preserve">:</w:t>
      </w:r>
      <w:r>
        <w:t xml:space="preserve"> </w:t>
      </w:r>
      <w:r>
        <w:t xml:space="preserve">Cowork organizes workspaces into persistent Projects that retain custom instructions,</w:t>
      </w:r>
      <w:r>
        <w:t xml:space="preserve"> </w:t>
      </w:r>
      <w:r>
        <w:t xml:space="preserve">reference documentation, and project memory across sessions.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Best Use Cases</w:t>
      </w:r>
      <w:r>
        <w:t xml:space="preserve">:</w:t>
      </w:r>
      <w:r>
        <w:t xml:space="preserve"> </w:t>
      </w:r>
      <w:r>
        <w:t xml:space="preserve">Knowledge work with heavy local file management, local data hygiene,</w:t>
      </w:r>
      <w:r>
        <w:t xml:space="preserve"> </w:t>
      </w:r>
      <w:r>
        <w:t xml:space="preserve">and multi-document manuscript preparation where code and data are managed directly on the workstation.</w:t>
      </w:r>
    </w:p>
    <w:bookmarkEnd w:id="54"/>
    <w:bookmarkStart w:id="55" w:name="gemini-spark"/>
    <w:p>
      <w:pPr>
        <w:pStyle w:val="Heading4"/>
      </w:pPr>
      <w:r>
        <w:t xml:space="preserve">Gemini Spark</w:t>
      </w:r>
    </w:p>
    <w:p>
      <w:pPr>
        <w:pStyle w:val="FirstParagraph"/>
      </w:pPr>
      <w:r>
        <w:rPr>
          <w:b/>
          <w:bCs/>
        </w:rPr>
        <w:t xml:space="preserve">Gemini Spark</w:t>
      </w:r>
      <w:r>
        <w:t xml:space="preserve"> </w:t>
      </w:r>
      <w:r>
        <w:t xml:space="preserve">(Google) represents a cloud-native, always-on agent paradigm</w:t>
      </w:r>
      <w:r>
        <w:t xml:space="preserve"> </w:t>
      </w:r>
      <w:r>
        <w:t xml:space="preserve">deeply integrated into the Google Workspace ecosystem: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Asynchronous 24/7 Cloud Agency</w:t>
      </w:r>
      <w:r>
        <w:t xml:space="preserve">:</w:t>
      </w:r>
      <w:r>
        <w:t xml:space="preserve"> </w:t>
      </w:r>
      <w:r>
        <w:t xml:space="preserve">Unlike desktop agents that terminate when the terminal closes or the laptop sleeps,</w:t>
      </w:r>
      <w:r>
        <w:t xml:space="preserve"> </w:t>
      </w:r>
      <w:r>
        <w:t xml:space="preserve">Gemini Spark executes continuously on Google Cloud infrastructure.</w:t>
      </w:r>
      <w:r>
        <w:t xml:space="preserve"> </w:t>
      </w:r>
      <w:r>
        <w:t xml:space="preserve">It continues running scheduled workflows, monitoring inputs, and synthesizing outputs</w:t>
      </w:r>
      <w:r>
        <w:t xml:space="preserve"> </w:t>
      </w:r>
      <w:r>
        <w:t xml:space="preserve">even when the user is disconnected.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Google Workspace Ecosystem Integration</w:t>
      </w:r>
      <w:r>
        <w:t xml:space="preserve">:</w:t>
      </w:r>
      <w:r>
        <w:t xml:space="preserve"> </w:t>
      </w:r>
      <w:r>
        <w:t xml:space="preserve">Spark natively interfaces with Gmail, Google Drive, Google Docs, Google Sheets,</w:t>
      </w:r>
      <w:r>
        <w:t xml:space="preserve"> </w:t>
      </w:r>
      <w:r>
        <w:t xml:space="preserve">and Google Calendar to execute automated organizational workflows (e.g., aggregating weekly updates,</w:t>
      </w:r>
      <w:r>
        <w:t xml:space="preserve"> </w:t>
      </w:r>
      <w:r>
        <w:t xml:space="preserve">auditing spreadsheets, and triggering reminder notifications).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Proactive Event Triggers</w:t>
      </w:r>
      <w:r>
        <w:t xml:space="preserve">:</w:t>
      </w:r>
      <w:r>
        <w:t xml:space="preserve"> </w:t>
      </w:r>
      <w:r>
        <w:t xml:space="preserve">Spark initiates actions based on calendar milestones, email arrivals,</w:t>
      </w:r>
      <w:r>
        <w:t xml:space="preserve"> </w:t>
      </w:r>
      <w:r>
        <w:t xml:space="preserve">or document modifications rather than waiting for an explicit interactive prompt.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Best Use Cases</w:t>
      </w:r>
      <w:r>
        <w:t xml:space="preserve">:</w:t>
      </w:r>
      <w:r>
        <w:t xml:space="preserve"> </w:t>
      </w:r>
      <w:r>
        <w:t xml:space="preserve">Asynchronous operational monitoring, automated team coordination,</w:t>
      </w:r>
      <w:r>
        <w:t xml:space="preserve"> </w:t>
      </w:r>
      <w:r>
        <w:t xml:space="preserve">and cross-document synthesis across cloud-hosted Google Workspace environments.</w:t>
      </w:r>
    </w:p>
    <w:bookmarkEnd w:id="55"/>
    <w:bookmarkStart w:id="57" w:name="Xff0a809f618727d65a59384a42ca73dc2f8fe4c"/>
    <w:p>
      <w:pPr>
        <w:pStyle w:val="Heading4"/>
      </w:pPr>
      <w:r>
        <w:t xml:space="preserve">Related Collaborative Workspace Offerings</w:t>
      </w:r>
    </w:p>
    <w:p>
      <w:pPr>
        <w:pStyle w:val="FirstParagraph"/>
      </w:pPr>
      <w:r>
        <w:t xml:space="preserve">Similar collaborative workspace paradigms have emerged across other frontier ecosystems: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ChatGPT Work and OpenAI Canvas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ChatGPT Work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(see</w:t>
      </w:r>
      <w:r>
        <w:t xml:space="preserve"> </w:t>
      </w:r>
      <w:hyperlink w:anchor="sec-chatgpt-work">
        <w:r>
          <w:rPr>
            <w:rStyle w:val="Hyperlink"/>
          </w:rPr>
          <w:t xml:space="preserve">Section 7</w:t>
        </w:r>
      </w:hyperlink>
      <w:r>
        <w:t xml:space="preserve">) and Canvas provide side-by-side document and code editing with inline line-level revisions,</w:t>
      </w:r>
      <w:r>
        <w:t xml:space="preserve"> </w:t>
      </w:r>
      <w:r>
        <w:t xml:space="preserve">interactive targeted edits, and multi-file artifact tracking.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Cursor and Google Antigravity Agent Workspaces</w:t>
      </w:r>
      <w:r>
        <w:t xml:space="preserve">:</w:t>
      </w:r>
      <w:r>
        <w:t xml:space="preserve"> </w:t>
      </w:r>
      <w:r>
        <w:t xml:space="preserve">Developer-centric workspace agents providing multi-agent delegation, worktree isolation,</w:t>
      </w:r>
      <w:r>
        <w:t xml:space="preserve"> </w:t>
      </w:r>
      <w:r>
        <w:t xml:space="preserve">and structured planning workflows (such as Conductor extension spec-driven development,</w:t>
      </w:r>
      <w:r>
        <w:t xml:space="preserve"> </w:t>
      </w:r>
      <w:hyperlink r:id="rId56">
        <w:r>
          <w:rPr>
            <w:rStyle w:val="Hyperlink"/>
          </w:rPr>
          <w:t xml:space="preserve">Conductor extension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Notion AI and Microsoft Copilot Studio</w:t>
      </w:r>
      <w:r>
        <w:t xml:space="preserve">:</w:t>
      </w:r>
      <w:r>
        <w:t xml:space="preserve"> </w:t>
      </w:r>
      <w:r>
        <w:t xml:space="preserve">Enterprise knowledge graph agents designed for querying organizational wikis</w:t>
      </w:r>
      <w:r>
        <w:t xml:space="preserve"> </w:t>
      </w:r>
      <w:r>
        <w:t xml:space="preserve">and automating business process workflows.</w:t>
      </w:r>
    </w:p>
    <w:bookmarkEnd w:id="57"/>
    <w:bookmarkStart w:id="58" w:name="comparative-taxonomy-of-workspace-agents"/>
    <w:p>
      <w:pPr>
        <w:pStyle w:val="Heading4"/>
      </w:pPr>
      <w:r>
        <w:t xml:space="preserve">Comparative Taxonomy of Workspace Agents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Cowork</w:t>
            </w:r>
          </w:p>
        </w:tc>
        <w:tc>
          <w:tcPr/>
          <w:p>
            <w:pPr>
              <w:pStyle w:val="Compact"/>
            </w:pPr>
            <w:r>
              <w:t xml:space="preserve">Gemini Spark</w:t>
            </w:r>
          </w:p>
        </w:tc>
        <w:tc>
          <w:tcPr/>
          <w:p>
            <w:pPr>
              <w:pStyle w:val="Compact"/>
            </w:pPr>
            <w:r>
              <w:t xml:space="preserve">OpenAI Canvas / ChatGPT Work</w:t>
            </w:r>
          </w:p>
        </w:tc>
        <w:tc>
          <w:tcPr/>
          <w:p>
            <w:pPr>
              <w:pStyle w:val="Compact"/>
            </w:pPr>
            <w:r>
              <w:t xml:space="preserve">Developer Workspace Agents (Antigravity / Cursor)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Architecture</w:t>
            </w:r>
          </w:p>
        </w:tc>
        <w:tc>
          <w:tcPr/>
          <w:p>
            <w:pPr>
              <w:pStyle w:val="Compact"/>
            </w:pPr>
            <w:r>
              <w:t xml:space="preserve">Desktop-native (sandboxed)</w:t>
            </w:r>
          </w:p>
        </w:tc>
        <w:tc>
          <w:tcPr/>
          <w:p>
            <w:pPr>
              <w:pStyle w:val="Compact"/>
            </w:pPr>
            <w:r>
              <w:t xml:space="preserve">Cloud-native (always-on)</w:t>
            </w:r>
          </w:p>
        </w:tc>
        <w:tc>
          <w:tcPr/>
          <w:p>
            <w:pPr>
              <w:pStyle w:val="Compact"/>
            </w:pPr>
            <w:r>
              <w:t xml:space="preserve">Cloud web interactive</w:t>
            </w:r>
          </w:p>
        </w:tc>
        <w:tc>
          <w:tcPr/>
          <w:p>
            <w:pPr>
              <w:pStyle w:val="Compact"/>
            </w:pPr>
            <w:r>
              <w:t xml:space="preserve">Desktop IDE / CLI workspace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Lifetime</w:t>
            </w:r>
          </w:p>
        </w:tc>
        <w:tc>
          <w:tcPr/>
          <w:p>
            <w:pPr>
              <w:pStyle w:val="Compact"/>
            </w:pPr>
            <w:r>
              <w:t xml:space="preserve">Active session / local machine</w:t>
            </w:r>
          </w:p>
        </w:tc>
        <w:tc>
          <w:tcPr/>
          <w:p>
            <w:pPr>
              <w:pStyle w:val="Compact"/>
            </w:pPr>
            <w:r>
              <w:t xml:space="preserve">24/7 continuous cloud</w:t>
            </w:r>
          </w:p>
        </w:tc>
        <w:tc>
          <w:tcPr/>
          <w:p>
            <w:pPr>
              <w:pStyle w:val="Compact"/>
            </w:pPr>
            <w:r>
              <w:t xml:space="preserve">Interactive turn-by-turn</w:t>
            </w:r>
          </w:p>
        </w:tc>
        <w:tc>
          <w:tcPr/>
          <w:p>
            <w:pPr>
              <w:pStyle w:val="Compact"/>
            </w:pPr>
            <w:r>
              <w:t xml:space="preserve">Session-scoped multi-agent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Locality</w:t>
            </w:r>
          </w:p>
        </w:tc>
        <w:tc>
          <w:tcPr/>
          <w:p>
            <w:pPr>
              <w:pStyle w:val="Compact"/>
            </w:pPr>
            <w:r>
              <w:t xml:space="preserve">Local files (cloud sessions on some plans)</w:t>
            </w:r>
          </w:p>
        </w:tc>
        <w:tc>
          <w:tcPr/>
          <w:p>
            <w:pPr>
              <w:pStyle w:val="Compact"/>
            </w:pPr>
            <w:r>
              <w:t xml:space="preserve">Google Workspace cloud</w:t>
            </w:r>
          </w:p>
        </w:tc>
        <w:tc>
          <w:tcPr/>
          <w:p>
            <w:pPr>
              <w:pStyle w:val="Compact"/>
            </w:pPr>
            <w:r>
              <w:t xml:space="preserve">OpenAI cloud sandbox</w:t>
            </w:r>
          </w:p>
        </w:tc>
        <w:tc>
          <w:tcPr/>
          <w:p>
            <w:pPr>
              <w:pStyle w:val="Compact"/>
            </w:pPr>
            <w:r>
              <w:t xml:space="preserve">Local repository worktrees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Domain</w:t>
            </w:r>
          </w:p>
        </w:tc>
        <w:tc>
          <w:tcPr/>
          <w:p>
            <w:pPr>
              <w:pStyle w:val="Compact"/>
            </w:pPr>
            <w:r>
              <w:t xml:space="preserve">File and document workflows</w:t>
            </w:r>
          </w:p>
        </w:tc>
        <w:tc>
          <w:tcPr/>
          <w:p>
            <w:pPr>
              <w:pStyle w:val="Compact"/>
            </w:pPr>
            <w:r>
              <w:t xml:space="preserve">Cloud suite coordination</w:t>
            </w:r>
          </w:p>
        </w:tc>
        <w:tc>
          <w:tcPr/>
          <w:p>
            <w:pPr>
              <w:pStyle w:val="Compact"/>
            </w:pPr>
            <w:r>
              <w:t xml:space="preserve">Document and text drafting</w:t>
            </w:r>
          </w:p>
        </w:tc>
        <w:tc>
          <w:tcPr/>
          <w:p>
            <w:pPr>
              <w:pStyle w:val="Compact"/>
            </w:pPr>
            <w:r>
              <w:t xml:space="preserve">Codebase refactoring and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Strength</w:t>
            </w:r>
          </w:p>
        </w:tc>
        <w:tc>
          <w:tcPr/>
          <w:p>
            <w:pPr>
              <w:pStyle w:val="Compact"/>
            </w:pPr>
            <w:r>
              <w:t xml:space="preserve">Local file privacy and tool use</w:t>
            </w:r>
          </w:p>
        </w:tc>
        <w:tc>
          <w:tcPr/>
          <w:p>
            <w:pPr>
              <w:pStyle w:val="Compact"/>
            </w:pPr>
            <w:r>
              <w:t xml:space="preserve">Autonomous background monitoring</w:t>
            </w:r>
          </w:p>
        </w:tc>
        <w:tc>
          <w:tcPr/>
          <w:p>
            <w:pPr>
              <w:pStyle w:val="Compact"/>
            </w:pPr>
            <w:r>
              <w:t xml:space="preserve">Real-time targeted line edits</w:t>
            </w:r>
          </w:p>
        </w:tc>
        <w:tc>
          <w:tcPr/>
          <w:p>
            <w:pPr>
              <w:pStyle w:val="Compact"/>
            </w:pPr>
            <w:r>
              <w:t xml:space="preserve">Deterministic builds, tests, git workflows</w:t>
            </w:r>
          </w:p>
        </w:tc>
      </w:tr>
    </w:tbl>
    <w:bookmarkEnd w:id="58"/>
    <w:bookmarkStart w:id="59" w:name="practical-guidance-for-research-teams"/>
    <w:p>
      <w:pPr>
        <w:pStyle w:val="Heading4"/>
      </w:pPr>
      <w:r>
        <w:t xml:space="preserve">Practical Guidance for Research Teams</w:t>
      </w:r>
    </w:p>
    <w:p>
      <w:pPr>
        <w:pStyle w:val="FirstParagraph"/>
      </w:pPr>
      <w:r>
        <w:t xml:space="preserve">When selecting a collaborative workspace agent for academic and computational research: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Evaluate Data Confidentiality and Cloud Transmission</w:t>
      </w:r>
      <w:r>
        <w:t xml:space="preserve">:</w:t>
      </w:r>
      <w:r>
        <w:t xml:space="preserve"> </w:t>
      </w:r>
      <w:r>
        <w:t xml:space="preserve">For private research datasets and unpublished manuscripts with confidentiality constraints,</w:t>
      </w:r>
      <w:r>
        <w:t xml:space="preserve"> </w:t>
      </w:r>
      <w:r>
        <w:t xml:space="preserve">desktop-native environments operate on local files under user supervision,</w:t>
      </w:r>
      <w:r>
        <w:t xml:space="preserve"> </w:t>
      </w:r>
      <w:r>
        <w:t xml:space="preserve">though any integration that calls cloud APIs or browser extensions still transmits</w:t>
      </w:r>
      <w:r>
        <w:t xml:space="preserve"> </w:t>
      </w:r>
      <w:r>
        <w:t xml:space="preserve">prompt context to provider infrastructure.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Use Cloud Agents for Asynchronous Administration</w:t>
      </w:r>
      <w:r>
        <w:t xml:space="preserve">:</w:t>
      </w:r>
      <w:r>
        <w:t xml:space="preserve"> </w:t>
      </w:r>
      <w:r>
        <w:t xml:space="preserve">For non-sensitive scheduling, lab meeting summaries, and routine administrative reminders,</w:t>
      </w:r>
      <w:r>
        <w:t xml:space="preserve"> </w:t>
      </w:r>
      <w:r>
        <w:t xml:space="preserve">always-on cloud agents (like Gemini Spark) reduce cognitive overhead by automating background tasks.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Keep Code and Statistical Analyses in Version Control</w:t>
      </w:r>
      <w:r>
        <w:t xml:space="preserve">:</w:t>
      </w:r>
      <w:r>
        <w:t xml:space="preserve"> </w:t>
      </w:r>
      <w:r>
        <w:t xml:space="preserve">While workspace agents are effective for document drafting, statistical pipelines and computational scripts</w:t>
      </w:r>
      <w:r>
        <w:t xml:space="preserve"> </w:t>
      </w:r>
      <w:r>
        <w:t xml:space="preserve">should remain in dedicated git-managed repositories with automated CI validation and code review.</w:t>
      </w:r>
    </w:p>
    <w:bookmarkEnd w:id="59"/>
    <w:bookmarkEnd w:id="60"/>
    <w:bookmarkStart w:id="74" w:name="sec-ai-agent-offices"/>
    <w:p>
      <w:pPr>
        <w:pStyle w:val="Heading1"/>
      </w:pPr>
      <w:r>
        <w:t xml:space="preserve">11. Hosted AI Agent Offices: Vestra and Similar</w:t>
      </w:r>
    </w:p>
    <w:p>
      <w:pPr>
        <w:pStyle w:val="FirstParagraph"/>
      </w:pPr>
      <w:hyperlink r:id="rId61">
        <w:r>
          <w:rPr>
            <w:rStyle w:val="Hyperlink"/>
          </w:rPr>
          <w:t xml:space="preserve">Vestra</w:t>
        </w:r>
      </w:hyperlink>
      <w:r>
        <w:t xml:space="preserve"> </w:t>
      </w:r>
      <w:r>
        <w:t xml:space="preserve">(Vestra AI 2026d)</w:t>
      </w:r>
      <w:r>
        <w:t xml:space="preserve"> </w:t>
      </w:r>
      <w:r>
        <w:t xml:space="preserve">sells what it calls an</w:t>
      </w:r>
      <w:r>
        <w:t xml:space="preserve"> </w:t>
      </w:r>
      <w:r>
        <w:t xml:space="preserve">“AI agent office”</w:t>
      </w:r>
      <w:r>
        <w:t xml:space="preserve">:</w:t>
      </w:r>
      <w:r>
        <w:t xml:space="preserve"> </w:t>
      </w:r>
      <w:r>
        <w:t xml:space="preserve">a hosted, always-on general-purpose agent</w:t>
      </w:r>
      <w:r>
        <w:t xml:space="preserve"> </w:t>
      </w:r>
      <w:r>
        <w:t xml:space="preserve">that you reach from the tools you already use</w:t>
      </w:r>
      <w:r>
        <w:t xml:space="preserve"> </w:t>
      </w:r>
      <w:r>
        <w:t xml:space="preserve">and that runs on a cloud machine the vendor operates.</w:t>
      </w:r>
      <w:r>
        <w:t xml:space="preserve"> </w:t>
      </w:r>
      <w:r>
        <w:t xml:space="preserve">This section reviews Vestra and four products in the same category</w:t>
      </w:r>
      <w:r>
        <w:t xml:space="preserve"> </w:t>
      </w:r>
      <w:r>
        <w:t xml:space="preserve">(measured 2026-09-09):</w:t>
      </w:r>
    </w:p>
    <w:p>
      <w:pPr>
        <w:pStyle w:val="Compact"/>
        <w:numPr>
          <w:ilvl w:val="0"/>
          <w:numId w:val="1012"/>
        </w:numPr>
      </w:pPr>
      <w:hyperlink r:id="rId62">
        <w:r>
          <w:rPr>
            <w:rStyle w:val="Hyperlink"/>
          </w:rPr>
          <w:t xml:space="preserve">Manus</w:t>
        </w:r>
      </w:hyperlink>
      <w:r>
        <w:t xml:space="preserve"> </w:t>
      </w:r>
      <w:r>
        <w:t xml:space="preserve">(Manus AI 2026)</w:t>
      </w:r>
    </w:p>
    <w:p>
      <w:pPr>
        <w:pStyle w:val="Compact"/>
        <w:numPr>
          <w:ilvl w:val="0"/>
          <w:numId w:val="1012"/>
        </w:numPr>
      </w:pPr>
      <w:hyperlink r:id="rId63">
        <w:r>
          <w:rPr>
            <w:rStyle w:val="Hyperlink"/>
          </w:rPr>
          <w:t xml:space="preserve">Lindy</w:t>
        </w:r>
      </w:hyperlink>
      <w:r>
        <w:t xml:space="preserve"> </w:t>
      </w:r>
      <w:r>
        <w:t xml:space="preserve">(Lindy 2026b)</w:t>
      </w:r>
    </w:p>
    <w:p>
      <w:pPr>
        <w:pStyle w:val="Compact"/>
        <w:numPr>
          <w:ilvl w:val="0"/>
          <w:numId w:val="1012"/>
        </w:numPr>
      </w:pPr>
      <w:hyperlink r:id="rId64">
        <w:r>
          <w:rPr>
            <w:rStyle w:val="Hyperlink"/>
          </w:rPr>
          <w:t xml:space="preserve">Zapier Agents</w:t>
        </w:r>
      </w:hyperlink>
      <w:r>
        <w:t xml:space="preserve"> </w:t>
      </w:r>
      <w:r>
        <w:t xml:space="preserve">(Zapier 2026a)</w:t>
      </w:r>
    </w:p>
    <w:p>
      <w:pPr>
        <w:pStyle w:val="Compact"/>
        <w:numPr>
          <w:ilvl w:val="0"/>
          <w:numId w:val="1012"/>
        </w:numPr>
      </w:pPr>
      <w:hyperlink r:id="rId65">
        <w:r>
          <w:rPr>
            <w:rStyle w:val="Hyperlink"/>
          </w:rPr>
          <w:t xml:space="preserve">Relevance AI</w:t>
        </w:r>
      </w:hyperlink>
      <w:r>
        <w:t xml:space="preserve"> </w:t>
      </w:r>
      <w:r>
        <w:t xml:space="preserve">(Relevance AI 2026a)</w:t>
      </w:r>
    </w:p>
    <w:p>
      <w:pPr>
        <w:pStyle w:val="FirstParagraph"/>
      </w:pPr>
      <w:r>
        <w:t xml:space="preserve">The category sits between two things this site already covers.</w:t>
      </w:r>
      <w:r>
        <w:t xml:space="preserve"> </w:t>
      </w:r>
      <w:hyperlink r:id="rId66">
        <w:r>
          <w:rPr>
            <w:rStyle w:val="Hyperlink"/>
          </w:rPr>
          <w:t xml:space="preserve">Make</w:t>
        </w:r>
      </w:hyperlink>
      <w:r>
        <w:t xml:space="preserve"> </w:t>
      </w:r>
      <w:r>
        <w:t xml:space="preserve">and Zapier’s core product are visual automation builders:</w:t>
      </w:r>
      <w:r>
        <w:t xml:space="preserve"> </w:t>
      </w:r>
      <w:r>
        <w:t xml:space="preserve">you draw the workflow, and the AI parts are modules inside it.</w:t>
      </w:r>
      <w:r>
        <w:t xml:space="preserve"> </w:t>
      </w:r>
      <w:r>
        <w:t xml:space="preserve">The collaborative workspace agents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 </w:t>
      </w:r>
      <w:r>
        <w:t xml:space="preserve">(Claude Cowork, Gemini Spark) work on files and documents you own.</w:t>
      </w:r>
      <w:r>
        <w:t xml:space="preserve"> </w:t>
      </w:r>
      <w:r>
        <w:t xml:space="preserve">An agent office is closer to a hired assistant than to either:</w:t>
      </w:r>
      <w:r>
        <w:t xml:space="preserve"> </w:t>
      </w:r>
      <w:r>
        <w:t xml:space="preserve">you describe an outcome in chat,</w:t>
      </w:r>
      <w:r>
        <w:t xml:space="preserve"> </w:t>
      </w:r>
      <w:r>
        <w:t xml:space="preserve">the vendor’s agent plans and executes it on the vendor’s infrastructure,</w:t>
      </w:r>
      <w:r>
        <w:t xml:space="preserve"> </w:t>
      </w:r>
      <w:r>
        <w:t xml:space="preserve">connects to your accounts through OAuth,</w:t>
      </w:r>
      <w:r>
        <w:t xml:space="preserve"> </w:t>
      </w:r>
      <w:r>
        <w:t xml:space="preserve">and keeps a memory of your organization between tasks.</w:t>
      </w:r>
      <w:r>
        <w:t xml:space="preserve"> </w:t>
      </w:r>
      <w:hyperlink w:anchor="sec-openclaw">
        <w:r>
          <w:rPr>
            <w:rStyle w:val="Hyperlink"/>
          </w:rPr>
          <w:t xml:space="preserve">Section 5</w:t>
        </w:r>
      </w:hyperlink>
      <w:r>
        <w:t xml:space="preserve"> </w:t>
      </w:r>
      <w:r>
        <w:t xml:space="preserve">describes the self-hosted, open-source version of the same idea.</w:t>
      </w:r>
    </w:p>
    <w:bookmarkStart w:id="67" w:name="vestra"/>
    <w:p>
      <w:pPr>
        <w:pStyle w:val="Heading2"/>
      </w:pPr>
      <w:r>
        <w:t xml:space="preserve">11.1 Vestra</w:t>
      </w:r>
    </w:p>
    <w:p>
      <w:pPr>
        <w:pStyle w:val="FirstParagraph"/>
      </w:pPr>
      <w:r>
        <w:t xml:space="preserve">Vestra’s marketing describes two named agents.</w:t>
      </w:r>
      <w:r>
        <w:t xml:space="preserve"> </w:t>
      </w:r>
      <w:r>
        <w:t xml:space="preserve">“Bash”</w:t>
      </w:r>
      <w:r>
        <w:t xml:space="preserve"> </w:t>
      </w:r>
      <w:r>
        <w:t xml:space="preserve">is the executor:</w:t>
      </w:r>
      <w:r>
        <w:t xml:space="preserve"> </w:t>
      </w:r>
      <w:r>
        <w:t xml:space="preserve">you describe</w:t>
      </w:r>
      <w:r>
        <w:t xml:space="preserve"> </w:t>
      </w:r>
      <w:r>
        <w:t xml:space="preserve">“outcomes, not instructions”</w:t>
      </w:r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r>
        <w:t xml:space="preserve">“plans it, in the open, before anything runs”</w:t>
      </w:r>
      <w:r>
        <w:t xml:space="preserve">,</w:t>
      </w:r>
      <w:r>
        <w:t xml:space="preserve"> </w:t>
      </w:r>
      <w:r>
        <w:t xml:space="preserve">and it can split work across specialist sub-agents,</w:t>
      </w:r>
      <w:r>
        <w:t xml:space="preserve"> </w:t>
      </w:r>
      <w:r>
        <w:t xml:space="preserve">running up to ten tasks in parallel.</w:t>
      </w:r>
      <w:r>
        <w:t xml:space="preserve"> </w:t>
      </w:r>
      <w:r>
        <w:t xml:space="preserve">“Nami”</w:t>
      </w:r>
      <w:r>
        <w:t xml:space="preserve"> </w:t>
      </w:r>
      <w:r>
        <w:t xml:space="preserve">is the memory layer,</w:t>
      </w:r>
      <w:r>
        <w:t xml:space="preserve"> </w:t>
      </w:r>
      <w:r>
        <w:t xml:space="preserve">which the handbook says builds a company memory by</w:t>
      </w:r>
      <w:r>
        <w:t xml:space="preserve"> </w:t>
      </w:r>
      <w:r>
        <w:t xml:space="preserve">“watching everything: every task Bash finishes, every document, every decision”</w:t>
      </w:r>
      <w:r>
        <w:t xml:space="preserve"> </w:t>
      </w:r>
      <w:r>
        <w:t xml:space="preserve">plus whatever is in the connected tools</w:t>
      </w:r>
      <w:r>
        <w:t xml:space="preserve"> </w:t>
      </w:r>
      <w:r>
        <w:t xml:space="preserve">(Vestra AI 2026a)</w:t>
      </w:r>
      <w:r>
        <w:t xml:space="preserve">.</w:t>
      </w:r>
      <w:r>
        <w:t xml:space="preserve"> </w:t>
      </w:r>
      <w:r>
        <w:t xml:space="preserve">Each task runs on</w:t>
      </w:r>
      <w:r>
        <w:t xml:space="preserve"> </w:t>
      </w:r>
      <w:r>
        <w:t xml:space="preserve">“a real cloud machine with files, a browser, and a terminal”</w:t>
      </w:r>
      <w:r>
        <w:t xml:space="preserve">,</w:t>
      </w:r>
      <w:r>
        <w:t xml:space="preserve"> </w:t>
      </w:r>
      <w:r>
        <w:t xml:space="preserve">and the platform routes each task to a model it picks from several providers</w:t>
      </w:r>
      <w:r>
        <w:t xml:space="preserve"> </w:t>
      </w:r>
      <w:r>
        <w:t xml:space="preserve">unless you pin 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Target user.</w:t>
      </w:r>
      <w:r>
        <w:t xml:space="preserve"> </w:t>
      </w:r>
      <w:r>
        <w:t xml:space="preserve">The use-case pages address:</w:t>
      </w:r>
    </w:p>
    <w:p>
      <w:pPr>
        <w:pStyle w:val="Compact"/>
        <w:numPr>
          <w:ilvl w:val="1"/>
          <w:numId w:val="1014"/>
        </w:numPr>
      </w:pPr>
      <w:r>
        <w:t xml:space="preserve">founders</w:t>
      </w:r>
    </w:p>
    <w:p>
      <w:pPr>
        <w:pStyle w:val="Compact"/>
        <w:numPr>
          <w:ilvl w:val="1"/>
          <w:numId w:val="1014"/>
        </w:numPr>
      </w:pPr>
      <w:r>
        <w:t xml:space="preserve">sales and marketing</w:t>
      </w:r>
    </w:p>
    <w:p>
      <w:pPr>
        <w:pStyle w:val="Compact"/>
        <w:numPr>
          <w:ilvl w:val="1"/>
          <w:numId w:val="1014"/>
        </w:numPr>
      </w:pPr>
      <w:r>
        <w:t xml:space="preserve">support</w:t>
      </w:r>
    </w:p>
    <w:p>
      <w:pPr>
        <w:pStyle w:val="Compact"/>
        <w:numPr>
          <w:ilvl w:val="1"/>
          <w:numId w:val="1014"/>
        </w:numPr>
      </w:pPr>
      <w:r>
        <w:t xml:space="preserve">finance</w:t>
      </w:r>
    </w:p>
    <w:p>
      <w:pPr>
        <w:pStyle w:val="Compact"/>
        <w:numPr>
          <w:ilvl w:val="1"/>
          <w:numId w:val="1014"/>
        </w:numPr>
      </w:pPr>
      <w:r>
        <w:t xml:space="preserve">recruiting</w:t>
      </w:r>
    </w:p>
    <w:p>
      <w:pPr>
        <w:pStyle w:val="Compact"/>
        <w:numPr>
          <w:ilvl w:val="1"/>
          <w:numId w:val="1014"/>
        </w:numPr>
      </w:pPr>
      <w:r>
        <w:t xml:space="preserve">operations</w:t>
      </w:r>
    </w:p>
    <w:p>
      <w:pPr>
        <w:pStyle w:val="Compact"/>
        <w:numPr>
          <w:ilvl w:val="1"/>
          <w:numId w:val="1014"/>
        </w:numPr>
      </w:pPr>
      <w:r>
        <w:t xml:space="preserve">research and strategy teams</w:t>
      </w:r>
    </w:p>
    <w:p>
      <w:pPr>
        <w:numPr>
          <w:ilvl w:val="0"/>
          <w:numId w:val="1000"/>
        </w:numPr>
      </w:pPr>
      <w:r>
        <w:t xml:space="preserve">Press coverage aims it at non-technical domain experts and small teams.</w:t>
      </w:r>
      <w:r>
        <w:t xml:space="preserve"> </w:t>
      </w:r>
      <w:r>
        <w:t xml:space="preserve">The site describes a private beta.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(Vestra AI 2026b)</w:t>
      </w:r>
      <w:r>
        <w:t xml:space="preserve">.</w:t>
      </w:r>
      <w:r>
        <w:t xml:space="preserve"> </w:t>
      </w:r>
      <w:r>
        <w:t xml:space="preserve">Four self-serve tiers, all</w:t>
      </w:r>
      <w:r>
        <w:t xml:space="preserve"> </w:t>
      </w:r>
      <w:r>
        <w:t xml:space="preserve">“entire office, all features”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Lite at USD 19/month for 2,000 credits on a 4 GB machine</w:t>
      </w:r>
    </w:p>
    <w:p>
      <w:pPr>
        <w:pStyle w:val="Compact"/>
        <w:numPr>
          <w:ilvl w:val="1"/>
          <w:numId w:val="1015"/>
        </w:numPr>
      </w:pPr>
      <w:r>
        <w:t xml:space="preserve">Pro at USD 97 for 10,000 credits</w:t>
      </w:r>
    </w:p>
    <w:p>
      <w:pPr>
        <w:pStyle w:val="Compact"/>
        <w:numPr>
          <w:ilvl w:val="1"/>
          <w:numId w:val="1015"/>
        </w:numPr>
      </w:pPr>
      <w:r>
        <w:t xml:space="preserve">Max at USD 197 for 20,000 credits</w:t>
      </w:r>
    </w:p>
    <w:p>
      <w:pPr>
        <w:pStyle w:val="Compact"/>
        <w:numPr>
          <w:ilvl w:val="1"/>
          <w:numId w:val="1015"/>
        </w:numPr>
      </w:pPr>
      <w:r>
        <w:t xml:space="preserve">Ultra at USD 497 for 50,000 credits on a 32 GB machine</w:t>
      </w:r>
    </w:p>
    <w:p>
      <w:pPr>
        <w:numPr>
          <w:ilvl w:val="0"/>
          <w:numId w:val="1000"/>
        </w:numPr>
      </w:pPr>
      <w:r>
        <w:t xml:space="preserve">A credit is</w:t>
      </w:r>
      <w:r>
        <w:t xml:space="preserve"> </w:t>
      </w:r>
      <w:r>
        <w:t xml:space="preserve">“the unit of work”</w:t>
      </w:r>
      <w:r>
        <w:t xml:space="preserve"> </w:t>
      </w:r>
      <w:r>
        <w:t xml:space="preserve">and the cost per task varies.</w:t>
      </w:r>
      <w:r>
        <w:t xml:space="preserve"> </w:t>
      </w:r>
      <w:r>
        <w:t xml:space="preserve">The first 1,000 credits are free,</w:t>
      </w:r>
      <w:r>
        <w:t xml:space="preserve"> </w:t>
      </w:r>
      <w:r>
        <w:t xml:space="preserve">and custom engagements with forward-deployed engineers start at USD 4,000/month.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Data handling</w:t>
      </w:r>
      <w:r>
        <w:t xml:space="preserve"> </w:t>
      </w:r>
      <w:r>
        <w:t xml:space="preserve">(Vestra AI 2026c)</w:t>
      </w:r>
      <w:r>
        <w:t xml:space="preserve">.</w:t>
      </w:r>
      <w:r>
        <w:t xml:space="preserve"> </w:t>
      </w:r>
      <w:r>
        <w:t xml:space="preserve">The privacy policy (effective 2026-09-04) says content is not used for training by default,</w:t>
      </w:r>
      <w:r>
        <w:t xml:space="preserve"> </w:t>
      </w:r>
      <w:r>
        <w:t xml:space="preserve">but task content is sent to whichever model provider handles the task,</w:t>
      </w:r>
      <w:r>
        <w:t xml:space="preserve"> </w:t>
      </w:r>
      <w:r>
        <w:t xml:space="preserve">and one listed model tier (Meta’s Muse Spark 1.3) permits that provider to train on it.</w:t>
      </w:r>
      <w:r>
        <w:t xml:space="preserve"> </w:t>
      </w:r>
      <w:r>
        <w:t xml:space="preserve">OAuth flows and access tokens are handled by a subprocessor, Composio, Inc.</w:t>
      </w:r>
      <w:r>
        <w:t xml:space="preserve"> </w:t>
      </w:r>
      <w:r>
        <w:t xml:space="preserve">Deleting the account removes stored data within 30 days.</w:t>
      </w:r>
      <w:r>
        <w:t xml:space="preserve"> </w:t>
      </w:r>
      <w:r>
        <w:t xml:space="preserve">User-created agents may be indexed by search engines by default,</w:t>
      </w:r>
      <w:r>
        <w:t xml:space="preserve"> </w:t>
      </w:r>
      <w:r>
        <w:t xml:space="preserve">with opt-out by email.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Chat channels are Slack, Telegram, WhatsApp, iMessage, Gmail,</w:t>
      </w:r>
      <w:r>
        <w:t xml:space="preserve"> </w:t>
      </w:r>
      <w:r>
        <w:t xml:space="preserve">and a desktop overlay on the Mac app.</w:t>
      </w:r>
      <w:r>
        <w:t xml:space="preserve"> </w:t>
      </w:r>
      <w:r>
        <w:t xml:space="preserve">“Abilities”</w:t>
      </w:r>
      <w:r>
        <w:t xml:space="preserve"> </w:t>
      </w:r>
      <w:r>
        <w:t xml:space="preserve">package skills, specialist agents, connectors, and guardrails</w:t>
      </w:r>
      <w:r>
        <w:t xml:space="preserve"> </w:t>
      </w:r>
      <w:r>
        <w:t xml:space="preserve">into installable bundles.</w:t>
      </w:r>
      <w:r>
        <w:t xml:space="preserve"> </w:t>
      </w:r>
      <w:r>
        <w:t xml:space="preserve">We found no public API documentation.</w:t>
      </w:r>
      <w:r>
        <w:t xml:space="preserve"> </w:t>
      </w:r>
      <w:r>
        <w:t xml:space="preserve">The memory store can be exported as plain Markdown.</w:t>
      </w:r>
    </w:p>
    <w:bookmarkEnd w:id="67"/>
    <w:bookmarkStart w:id="68" w:name="manus"/>
    <w:p>
      <w:pPr>
        <w:pStyle w:val="Heading2"/>
      </w:pPr>
      <w:r>
        <w:t xml:space="preserve">11.2 Manus</w:t>
      </w:r>
    </w:p>
    <w:p>
      <w:pPr>
        <w:pStyle w:val="FirstParagraph"/>
      </w:pPr>
      <w:r>
        <w:t xml:space="preserve">Manus</w:t>
      </w:r>
      <w:r>
        <w:t xml:space="preserve"> </w:t>
      </w:r>
      <w:r>
        <w:t xml:space="preserve">(Manus AI 2026)</w:t>
      </w:r>
      <w:r>
        <w:t xml:space="preserve"> </w:t>
      </w:r>
      <w:r>
        <w:t xml:space="preserve">is the best-known product in the category.</w:t>
      </w:r>
      <w:r>
        <w:t xml:space="preserve"> </w:t>
      </w:r>
      <w:r>
        <w:t xml:space="preserve">Its home page lists a browser operator,</w:t>
      </w:r>
      <w:r>
        <w:t xml:space="preserve"> </w:t>
      </w:r>
      <w:r>
        <w:t xml:space="preserve">a web app builder,</w:t>
      </w:r>
      <w:r>
        <w:t xml:space="preserve"> </w:t>
      </w:r>
      <w:r>
        <w:t xml:space="preserve">“Wide Research”</w:t>
      </w:r>
      <w:r>
        <w:t xml:space="preserve"> </w:t>
      </w:r>
      <w:r>
        <w:t xml:space="preserve">for parallel research tasks,</w:t>
      </w:r>
      <w:r>
        <w:t xml:space="preserve"> </w:t>
      </w:r>
      <w:r>
        <w:t xml:space="preserve">slide and image generators,</w:t>
      </w:r>
      <w:r>
        <w:t xml:space="preserve"> </w:t>
      </w:r>
      <w:r>
        <w:t xml:space="preserve">email (</w:t>
      </w:r>
      <w:r>
        <w:t xml:space="preserve">“Mail Manus”</w:t>
      </w:r>
      <w:r>
        <w:t xml:space="preserve">) and Slack integrations,</w:t>
      </w:r>
      <w:r>
        <w:t xml:space="preserve"> </w:t>
      </w:r>
      <w:r>
        <w:t xml:space="preserve">a team plan with SSO,</w:t>
      </w:r>
      <w:r>
        <w:t xml:space="preserve"> </w:t>
      </w:r>
      <w:r>
        <w:t xml:space="preserve">and an API for developers.</w:t>
      </w:r>
      <w:r>
        <w:t xml:space="preserve"> </w:t>
      </w:r>
      <w:r>
        <w:t xml:space="preserve">Its pricing page renders client-side and its privacy policy returned only a title</w:t>
      </w:r>
      <w:r>
        <w:t xml:space="preserve"> </w:t>
      </w:r>
      <w:r>
        <w:t xml:space="preserve">when we fetched them,</w:t>
      </w:r>
      <w:r>
        <w:t xml:space="preserve"> </w:t>
      </w:r>
      <w:r>
        <w:t xml:space="preserve">so we could not verify plan prices or the training policy from the vendor</w:t>
      </w:r>
      <w:r>
        <w:t xml:space="preserve"> </w:t>
      </w:r>
      <w:r>
        <w:t xml:space="preserve">(measured 2026-09-09);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manus.im/pricing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trust.manus.im</w:t>
      </w:r>
      <w:r>
        <w:t xml:space="preserve"> </w:t>
      </w:r>
      <w:r>
        <w:t xml:space="preserve">directly before relying on either.</w:t>
      </w:r>
    </w:p>
    <w:bookmarkEnd w:id="68"/>
    <w:bookmarkStart w:id="69" w:name="lindy"/>
    <w:p>
      <w:pPr>
        <w:pStyle w:val="Heading2"/>
      </w:pPr>
      <w:r>
        <w:t xml:space="preserve">11.3 Lindy</w:t>
      </w:r>
    </w:p>
    <w:p>
      <w:pPr>
        <w:pStyle w:val="FirstParagraph"/>
      </w:pPr>
      <w:r>
        <w:t xml:space="preserve">Lindy</w:t>
      </w:r>
      <w:r>
        <w:t xml:space="preserve"> </w:t>
      </w:r>
      <w:r>
        <w:t xml:space="preserve">(Lindy 2026b)</w:t>
      </w:r>
      <w:r>
        <w:t xml:space="preserve"> </w:t>
      </w:r>
      <w:r>
        <w:t xml:space="preserve">is a</w:t>
      </w:r>
      <w:r>
        <w:t xml:space="preserve"> </w:t>
      </w:r>
      <w:r>
        <w:t xml:space="preserve">“Slack-native teammate”</w:t>
      </w:r>
      <w:r>
        <w:t xml:space="preserve">:</w:t>
      </w:r>
      <w:r>
        <w:t xml:space="preserve"> </w:t>
      </w:r>
      <w:r>
        <w:t xml:space="preserve">everyone on a team gets a private assistant in Slack DMs</w:t>
      </w:r>
      <w:r>
        <w:t xml:space="preserve"> </w:t>
      </w:r>
      <w:r>
        <w:t xml:space="preserve">and a shared one in channels.</w:t>
      </w:r>
      <w:r>
        <w:t xml:space="preserve"> </w:t>
      </w:r>
      <w:r>
        <w:t xml:space="preserve">It runs scheduled routines,</w:t>
      </w:r>
      <w:r>
        <w:t xml:space="preserve"> </w:t>
      </w:r>
      <w:r>
        <w:t xml:space="preserve">connects to over 1,000 apps,</w:t>
      </w:r>
      <w:r>
        <w:t xml:space="preserve"> </w:t>
      </w:r>
      <w:r>
        <w:t xml:space="preserve">supports MCP and computer use,</w:t>
      </w:r>
      <w:r>
        <w:t xml:space="preserve"> </w:t>
      </w:r>
      <w:r>
        <w:t xml:space="preserve">and ships with</w:t>
      </w:r>
      <w:r>
        <w:t xml:space="preserve"> </w:t>
      </w:r>
      <w:r>
        <w:t xml:space="preserve">“40+ skills: research, data analysis, decks, dashboards”</w:t>
      </w:r>
      <w:r>
        <w:t xml:space="preserve"> </w:t>
      </w:r>
      <w:r>
        <w:t xml:space="preserve">that a team can extend by saving a completed task as a new skill.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(Lindy 2026a)</w:t>
      </w:r>
      <w:r>
        <w:t xml:space="preserve">.</w:t>
      </w:r>
      <w:r>
        <w:t xml:space="preserve"> </w:t>
      </w:r>
      <w:r>
        <w:t xml:space="preserve">Plus at USD 29.99/month for 3,000 credits per user,</w:t>
      </w:r>
      <w:r>
        <w:t xml:space="preserve"> </w:t>
      </w:r>
      <w:r>
        <w:t xml:space="preserve">Pro at USD 99.99 for 15,000,</w:t>
      </w:r>
      <w:r>
        <w:t xml:space="preserve"> </w:t>
      </w:r>
      <w:r>
        <w:t xml:space="preserve">Max at USD 199.99 for 35,000,</w:t>
      </w:r>
      <w:r>
        <w:t xml:space="preserve"> </w:t>
      </w:r>
      <w:r>
        <w:t xml:space="preserve">and an Enterprise tier with HIPAA, a BAA, SSO, and audit logs.</w:t>
      </w:r>
      <w:r>
        <w:t xml:space="preserve"> </w:t>
      </w:r>
      <w:r>
        <w:t xml:space="preserve">Credits do not roll over.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Data handling.</w:t>
      </w:r>
      <w:r>
        <w:t xml:space="preserve"> </w:t>
      </w:r>
      <w:r>
        <w:t xml:space="preserve">“Your data is encrypted, never sold, and never used to train models”</w:t>
      </w:r>
      <w:r>
        <w:t xml:space="preserve">,</w:t>
      </w:r>
      <w:r>
        <w:t xml:space="preserve"> </w:t>
      </w:r>
      <w:r>
        <w:t xml:space="preserve">with SOC 2 Type II, GDPR, HIPAA, and PIPEDA compliance claimed.</w:t>
      </w:r>
      <w:r>
        <w:t xml:space="preserve"> </w:t>
      </w:r>
      <w:r>
        <w:t xml:space="preserve">“Nothing irreversible happens without your approval.”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MCP support is the extension route; the pricing page lists no public API.</w:t>
      </w:r>
    </w:p>
    <w:bookmarkEnd w:id="69"/>
    <w:bookmarkStart w:id="70" w:name="zapier-agents"/>
    <w:p>
      <w:pPr>
        <w:pStyle w:val="Heading2"/>
      </w:pPr>
      <w:r>
        <w:t xml:space="preserve">11.4 Zapier Agents</w:t>
      </w:r>
    </w:p>
    <w:p>
      <w:pPr>
        <w:pStyle w:val="FirstParagraph"/>
      </w:pPr>
      <w:r>
        <w:t xml:space="preserve">Zapier Agents</w:t>
      </w:r>
      <w:r>
        <w:t xml:space="preserve"> </w:t>
      </w:r>
      <w:r>
        <w:t xml:space="preserve">(Zapier 2026a)</w:t>
      </w:r>
      <w:r>
        <w:t xml:space="preserve"> </w:t>
      </w:r>
      <w:r>
        <w:t xml:space="preserve">are</w:t>
      </w:r>
      <w:r>
        <w:t xml:space="preserve"> </w:t>
      </w:r>
      <w:r>
        <w:t xml:space="preserve">“superhuman teammates”</w:t>
      </w:r>
      <w:r>
        <w:t xml:space="preserve"> </w:t>
      </w:r>
      <w:r>
        <w:t xml:space="preserve">layered on Zapier’s</w:t>
      </w:r>
      <w:r>
        <w:t xml:space="preserve"> </w:t>
      </w:r>
      <w:r>
        <w:t xml:space="preserve">9,000-app integration catalog.</w:t>
      </w:r>
      <w:r>
        <w:t xml:space="preserve"> </w:t>
      </w:r>
      <w:r>
        <w:t xml:space="preserve">You describe the agent, attach knowledge sources</w:t>
      </w:r>
      <w:r>
        <w:t xml:space="preserve"> </w:t>
      </w:r>
      <w:r>
        <w:t xml:space="preserve">(FAQs, documentation, public links),</w:t>
      </w:r>
      <w:r>
        <w:t xml:space="preserve"> </w:t>
      </w:r>
      <w:r>
        <w:t xml:space="preserve">and it acts across those apps, with real-time activity monitoring.</w:t>
      </w:r>
      <w:r>
        <w:t xml:space="preserve"> </w:t>
      </w:r>
      <w:r>
        <w:t xml:space="preserve">Templates cover lead enrichment, content, support, candidate ranking,</w:t>
      </w:r>
      <w:r>
        <w:t xml:space="preserve"> </w:t>
      </w:r>
      <w:r>
        <w:t xml:space="preserve">and expense classification.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(Zapier 2026b)</w:t>
      </w:r>
      <w:r>
        <w:t xml:space="preserve">.</w:t>
      </w:r>
      <w:r>
        <w:t xml:space="preserve"> </w:t>
      </w:r>
      <w:r>
        <w:t xml:space="preserve">Agents bill in</w:t>
      </w:r>
      <w:r>
        <w:t xml:space="preserve"> </w:t>
      </w:r>
      <w:r>
        <w:rPr>
          <w:i/>
          <w:iCs/>
        </w:rPr>
        <w:t xml:space="preserve">activities</w:t>
      </w:r>
      <w:r>
        <w:t xml:space="preserve">, separate from Zap tasks:</w:t>
      </w:r>
      <w:r>
        <w:t xml:space="preserve"> </w:t>
      </w:r>
      <w:r>
        <w:t xml:space="preserve">“any billable action an agent takes: using a trigger,</w:t>
      </w:r>
      <w:r>
        <w:t xml:space="preserve"> </w:t>
      </w:r>
      <w:r>
        <w:t xml:space="preserve">answering from a knowledge source, running an action,</w:t>
      </w:r>
      <w:r>
        <w:t xml:space="preserve"> </w:t>
      </w:r>
      <w:r>
        <w:t xml:space="preserve">web browsing or scraping, a web search, or a message sent via the Chrome extension.”</w:t>
      </w:r>
      <w:r>
        <w:t xml:space="preserve"> </w:t>
      </w:r>
      <w:r>
        <w:t xml:space="preserve">The Free plan includes 400 activities/month with a 10-activity cap per run;</w:t>
      </w:r>
      <w:r>
        <w:t xml:space="preserve"> </w:t>
      </w:r>
      <w:r>
        <w:t xml:space="preserve">paid plans start at about 1,500 activities/month with a 40-activity cap.</w:t>
      </w:r>
      <w:r>
        <w:t xml:space="preserve"> </w:t>
      </w:r>
      <w:r>
        <w:t xml:space="preserve">Zapier’s paid plans start at USD 19.99/month billed annually;</w:t>
      </w:r>
      <w:r>
        <w:t xml:space="preserve"> </w:t>
      </w:r>
      <w:r>
        <w:t xml:space="preserve">nonprofits get 15% off.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Data handling.</w:t>
      </w:r>
      <w:r>
        <w:t xml:space="preserve"> </w:t>
      </w:r>
      <w:r>
        <w:t xml:space="preserve">Neither the Agents page nor the pricing page states how AI features handle data,</w:t>
      </w:r>
      <w:r>
        <w:t xml:space="preserve"> </w:t>
      </w:r>
      <w:r>
        <w:t xml:space="preserve">so read Zapier’s separate privacy and security documents.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Agents inherit Zapier’s triggers, webhooks, and Chrome extension;</w:t>
      </w:r>
      <w:r>
        <w:t xml:space="preserve"> </w:t>
      </w:r>
      <w:r>
        <w:t xml:space="preserve">this is the most</w:t>
      </w:r>
      <w:r>
        <w:t xml:space="preserve"> </w:t>
      </w:r>
      <w:r>
        <w:t xml:space="preserve">“automation builder”</w:t>
      </w:r>
      <w:r>
        <w:t xml:space="preserve"> </w:t>
      </w:r>
      <w:r>
        <w:t xml:space="preserve">of the five.</w:t>
      </w:r>
    </w:p>
    <w:bookmarkEnd w:id="70"/>
    <w:bookmarkStart w:id="71" w:name="relevance-ai"/>
    <w:p>
      <w:pPr>
        <w:pStyle w:val="Heading2"/>
      </w:pPr>
      <w:r>
        <w:t xml:space="preserve">11.5 Relevance AI</w:t>
      </w:r>
    </w:p>
    <w:p>
      <w:pPr>
        <w:pStyle w:val="FirstParagraph"/>
      </w:pPr>
      <w:r>
        <w:t xml:space="preserve">Relevance AI</w:t>
      </w:r>
      <w:r>
        <w:t xml:space="preserve"> </w:t>
      </w:r>
      <w:r>
        <w:t xml:space="preserve">(Relevance AI 2026a)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“the home of the AI Workforce”</w:t>
      </w:r>
      <w:r>
        <w:t xml:space="preserve">.</w:t>
      </w:r>
      <w:r>
        <w:t xml:space="preserve"> </w:t>
      </w:r>
      <w:r>
        <w:t xml:space="preserve">Agents are built three ways:</w:t>
      </w:r>
      <w:r>
        <w:t xml:space="preserve"> </w:t>
      </w:r>
      <w:r>
        <w:t xml:space="preserve">a drag-and-drop canvas,</w:t>
      </w:r>
      <w:r>
        <w:t xml:space="preserve"> </w:t>
      </w:r>
      <w:r>
        <w:t xml:space="preserve">plain-language description,</w:t>
      </w:r>
      <w:r>
        <w:t xml:space="preserve"> </w:t>
      </w:r>
      <w:r>
        <w:t xml:space="preserve">or programmatically through MCP and an API.</w:t>
      </w:r>
      <w:r>
        <w:t xml:space="preserve"> </w:t>
      </w:r>
      <w:r>
        <w:t xml:space="preserve">Each agent</w:t>
      </w:r>
      <w:r>
        <w:t xml:space="preserve"> </w:t>
      </w:r>
      <w:r>
        <w:t xml:space="preserve">“owns one narrow task”</w:t>
      </w:r>
      <w:r>
        <w:t xml:space="preserve">,</w:t>
      </w:r>
      <w:r>
        <w:t xml:space="preserve"> </w:t>
      </w:r>
      <w:r>
        <w:t xml:space="preserve">and a workforce nests them with parallel streams,</w:t>
      </w:r>
      <w:r>
        <w:t xml:space="preserve"> </w:t>
      </w:r>
      <w:r>
        <w:t xml:space="preserve">human-in-the-loop approvals,</w:t>
      </w:r>
      <w:r>
        <w:t xml:space="preserve"> </w:t>
      </w:r>
      <w:r>
        <w:t xml:space="preserve">evaluation pass-rate tracking,</w:t>
      </w:r>
      <w:r>
        <w:t xml:space="preserve"> </w:t>
      </w:r>
      <w:r>
        <w:t xml:space="preserve">audit trails,</w:t>
      </w:r>
      <w:r>
        <w:t xml:space="preserve"> </w:t>
      </w:r>
      <w:r>
        <w:t xml:space="preserve">and triggers from CRM events, email, calendar, webhooks, and cron.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Pricing.</w:t>
      </w:r>
      <w:r>
        <w:t xml:space="preserve"> </w:t>
      </w:r>
      <w:r>
        <w:t xml:space="preserve">The public pricing page lists only an Enterprise tier with custom pricing</w:t>
      </w:r>
      <w:r>
        <w:t xml:space="preserve"> </w:t>
      </w:r>
      <w:r>
        <w:t xml:space="preserve">(Relevance AI 2026c)</w:t>
      </w:r>
      <w:r>
        <w:t xml:space="preserve">;</w:t>
      </w:r>
      <w:r>
        <w:t xml:space="preserve"> </w:t>
      </w:r>
      <w:r>
        <w:t xml:space="preserve">a case study on the agents page quotes USD 0.01 to 0.11 per task.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Data handling</w:t>
      </w:r>
      <w:r>
        <w:t xml:space="preserve"> </w:t>
      </w:r>
      <w:r>
        <w:t xml:space="preserve">(Relevance AI 2026b)</w:t>
      </w:r>
      <w:r>
        <w:t xml:space="preserve">.</w:t>
      </w:r>
      <w:r>
        <w:t xml:space="preserve"> </w:t>
      </w:r>
      <w:r>
        <w:t xml:space="preserve">The data security policy covers AES-256 encryption in transit,</w:t>
      </w:r>
      <w:r>
        <w:t xml:space="preserve"> </w:t>
      </w:r>
      <w:r>
        <w:t xml:space="preserve">need-to-know staff access, and background checks,</w:t>
      </w:r>
      <w:r>
        <w:t xml:space="preserve"> </w:t>
      </w:r>
      <w:r>
        <w:t xml:space="preserve">but does not address model training on customer data,</w:t>
      </w:r>
      <w:r>
        <w:t xml:space="preserve"> </w:t>
      </w:r>
      <w:r>
        <w:t xml:space="preserve">data residency regions, or certifications.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The strongest developer surface of the five: API, MCP, webhooks, and cron.</w:t>
      </w:r>
    </w:p>
    <w:bookmarkEnd w:id="71"/>
    <w:bookmarkStart w:id="73" w:name="useful-to-us-not-for-research-work"/>
    <w:p>
      <w:pPr>
        <w:pStyle w:val="Heading2"/>
      </w:pPr>
      <w:r>
        <w:t xml:space="preserve">11.6 Useful to us? Not for research work</w:t>
      </w:r>
    </w:p>
    <w:p>
      <w:pPr>
        <w:pStyle w:val="FirstParagraph"/>
      </w:pPr>
      <w:r>
        <w:t xml:space="preserve">For an epidemiology lab whose work is code, data, and manuscripts,</w:t>
      </w:r>
      <w:r>
        <w:t xml:space="preserve"> </w:t>
      </w:r>
      <w:r>
        <w:t xml:space="preserve">these products solve a problem we mostly do not have.</w:t>
      </w:r>
      <w:r>
        <w:t xml:space="preserve"> </w:t>
      </w:r>
      <w:r>
        <w:t xml:space="preserve">Their value is in gluing SaaS business tools together</w:t>
      </w:r>
      <w:r>
        <w:t xml:space="preserve"> </w:t>
      </w:r>
      <w:r>
        <w:t xml:space="preserve">(CRM, inbox, calendar, Slack) for people who do not write code.</w:t>
      </w:r>
      <w:r>
        <w:t xml:space="preserve"> </w:t>
      </w:r>
      <w:r>
        <w:t xml:space="preserve">Our work lives in Git repositories, R and Python environments,</w:t>
      </w:r>
      <w:r>
        <w:t xml:space="preserve"> </w:t>
      </w:r>
      <w:r>
        <w:t xml:space="preserve">and Quarto documents,</w:t>
      </w:r>
      <w:r>
        <w:t xml:space="preserve"> </w:t>
      </w:r>
      <w:r>
        <w:t xml:space="preserve">where the coding agents in</w:t>
      </w:r>
      <w:r>
        <w:t xml:space="preserve"> </w:t>
      </w:r>
      <w:hyperlink r:id="rId72">
        <w:r>
          <w:rPr>
            <w:rStyle w:val="Hyperlink"/>
          </w:rPr>
          <w:t xml:space="preserve">the agent catalog</w:t>
        </w:r>
      </w:hyperlink>
      <w:r>
        <w:t xml:space="preserve"> </w:t>
      </w:r>
      <w:r>
        <w:t xml:space="preserve">and the collaborative workspace agents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 </w:t>
      </w:r>
      <w:r>
        <w:t xml:space="preserve">already reach the files directly.</w:t>
      </w:r>
    </w:p>
    <w:p>
      <w:pPr>
        <w:pStyle w:val="BodyText"/>
      </w:pPr>
      <w:r>
        <w:t xml:space="preserve">Three concerns weigh against adopting any of them for lab work: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Data.</w:t>
      </w:r>
      <w:r>
        <w:t xml:space="preserve"> </w:t>
      </w:r>
      <w:r>
        <w:t xml:space="preserve">An agent office works by connecting to your accounts</w:t>
      </w:r>
      <w:r>
        <w:t xml:space="preserve"> </w:t>
      </w:r>
      <w:r>
        <w:t xml:space="preserve">and remembering what it sees.</w:t>
      </w:r>
      <w:r>
        <w:t xml:space="preserve"> </w:t>
      </w:r>
      <w:r>
        <w:t xml:space="preserve">Vestra’s memory layer is designed to watch</w:t>
      </w:r>
      <w:r>
        <w:t xml:space="preserve"> </w:t>
      </w:r>
      <w:r>
        <w:t xml:space="preserve">“every document, every decision”</w:t>
      </w:r>
      <w:r>
        <w:t xml:space="preserve">;</w:t>
      </w:r>
      <w:r>
        <w:t xml:space="preserve"> </w:t>
      </w:r>
      <w:r>
        <w:t xml:space="preserve">its policy names one model tier that trains on task content;</w:t>
      </w:r>
      <w:r>
        <w:t xml:space="preserve"> </w:t>
      </w:r>
      <w:r>
        <w:t xml:space="preserve">and Manus’s policy could not be read at all.</w:t>
      </w:r>
      <w:r>
        <w:t xml:space="preserve"> </w:t>
      </w:r>
      <w:r>
        <w:t xml:space="preserve">Human-subjects data, unpublished results, and grant drafts</w:t>
      </w:r>
      <w:r>
        <w:t xml:space="preserve"> </w:t>
      </w:r>
      <w:r>
        <w:t xml:space="preserve">should not flow through a vendor whose training and residency terms</w:t>
      </w:r>
      <w:r>
        <w:t xml:space="preserve"> </w:t>
      </w:r>
      <w:r>
        <w:t xml:space="preserve">we cannot verify.</w:t>
      </w:r>
      <w:r>
        <w:t xml:space="preserve"> </w:t>
      </w:r>
      <w:r>
        <w:t xml:space="preserve">Lindy’s explicit no-training statement and HIPAA/BAA tier</w:t>
      </w:r>
      <w:r>
        <w:t xml:space="preserve"> </w:t>
      </w:r>
      <w:r>
        <w:t xml:space="preserve">is the exception, and it costs enterprise pricing.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A task that ran on a vendor’s cloud machine with an auto-selected model</w:t>
      </w:r>
      <w:r>
        <w:t xml:space="preserve"> </w:t>
      </w:r>
      <w:r>
        <w:t xml:space="preserve">leaves no script we can re-run.</w:t>
      </w:r>
      <w:r>
        <w:t xml:space="preserve"> </w:t>
      </w:r>
      <w:r>
        <w:t xml:space="preserve">For analysis, that is disqualifying.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Cost.</w:t>
      </w:r>
      <w:r>
        <w:t xml:space="preserve"> </w:t>
      </w:r>
      <w:r>
        <w:t xml:space="preserve">Credit-metered plans at USD 19 to 497 per person per month</w:t>
      </w:r>
      <w:r>
        <w:t xml:space="preserve"> </w:t>
      </w:r>
      <w:r>
        <w:t xml:space="preserve">buy less than a coding-agent subscription for our use,</w:t>
      </w:r>
      <w:r>
        <w:t xml:space="preserve"> </w:t>
      </w:r>
      <w:r>
        <w:t xml:space="preserve">because the expensive part (a hosted VM with a browser) is what we least need.</w:t>
      </w:r>
    </w:p>
    <w:p>
      <w:pPr>
        <w:pStyle w:val="FirstParagraph"/>
      </w:pPr>
      <w:r>
        <w:t xml:space="preserve">Where they could earn a place is in lab administration:</w:t>
      </w:r>
      <w:r>
        <w:t xml:space="preserve"> </w:t>
      </w:r>
      <w:r>
        <w:t xml:space="preserve">a scheduled routine that drafts a weekly summary from a shared inbox,</w:t>
      </w:r>
      <w:r>
        <w:t xml:space="preserve"> </w:t>
      </w:r>
      <w:r>
        <w:t xml:space="preserve">triages a calendar,</w:t>
      </w:r>
      <w:r>
        <w:t xml:space="preserve"> </w:t>
      </w:r>
      <w:r>
        <w:t xml:space="preserve">or files reminders.</w:t>
      </w:r>
      <w:r>
        <w:t xml:space="preserve"> </w:t>
      </w:r>
      <w:r>
        <w:t xml:space="preserve">Zapier Agents is the cheapest way to try that,</w:t>
      </w:r>
      <w:r>
        <w:t xml:space="preserve"> </w:t>
      </w:r>
      <w:r>
        <w:t xml:space="preserve">because the free tier covers 400 activities a month</w:t>
      </w:r>
      <w:r>
        <w:t xml:space="preserve"> </w:t>
      </w:r>
      <w:r>
        <w:t xml:space="preserve">and the integration catalog is the largest.</w:t>
      </w:r>
      <w:r>
        <w:t xml:space="preserve"> </w:t>
      </w:r>
      <w:r>
        <w:t xml:space="preserve">If a member wants to try Vestra or Manus,</w:t>
      </w:r>
      <w:r>
        <w:t xml:space="preserve"> </w:t>
      </w:r>
      <w:r>
        <w:t xml:space="preserve">use a throwaway account connected only to non-sensitive tools,</w:t>
      </w:r>
      <w:r>
        <w:t xml:space="preserve"> </w:t>
      </w:r>
      <w:r>
        <w:t xml:space="preserve">and treat</w:t>
      </w:r>
      <w:r>
        <w:t xml:space="preserve"> </w:t>
      </w:r>
      <w:hyperlink w:anchor="sec-openclaw">
        <w:r>
          <w:rPr>
            <w:rStyle w:val="Hyperlink"/>
          </w:rPr>
          <w:t xml:space="preserve">Section 5</w:t>
        </w:r>
      </w:hyperlink>
      <w:r>
        <w:t xml:space="preserve"> </w:t>
      </w:r>
      <w:r>
        <w:t xml:space="preserve">as the option that keeps the data on our own machine.</w:t>
      </w:r>
    </w:p>
    <w:bookmarkEnd w:id="73"/>
    <w:bookmarkEnd w:id="74"/>
    <w:bookmarkStart w:id="86" w:name="sec-ai-knowledge-workspaces"/>
    <w:p>
      <w:pPr>
        <w:pStyle w:val="Heading1"/>
      </w:pPr>
      <w:r>
        <w:t xml:space="preserve">12. AI-Enabled Knowledge Workspaces: Notion and Alternatives</w:t>
      </w:r>
    </w:p>
    <w:p>
      <w:pPr>
        <w:pStyle w:val="FirstParagraph"/>
      </w:pPr>
      <w:r>
        <w:t xml:space="preserve">Notion and its competitors sell a hosted wiki, database, and document editor</w:t>
      </w:r>
      <w:r>
        <w:t xml:space="preserve"> </w:t>
      </w:r>
      <w:r>
        <w:t xml:space="preserve">with an AI layer on top.</w:t>
      </w:r>
      <w:r>
        <w:t xml:space="preserve"> </w:t>
      </w:r>
      <w:r>
        <w:t xml:space="preserve">This section reviews Notion’s AI features and the closest alternatives</w:t>
      </w:r>
      <w:r>
        <w:t xml:space="preserve"> </w:t>
      </w:r>
      <w:r>
        <w:t xml:space="preserve">from the perspective of a lab that already keeps its notes</w:t>
      </w:r>
      <w:r>
        <w:t xml:space="preserve"> </w:t>
      </w:r>
      <w:r>
        <w:t xml:space="preserve">in git-backed Quarto and Markdown (this site, and the</w:t>
      </w:r>
      <w:r>
        <w:t xml:space="preserve"> </w:t>
      </w:r>
      <w:hyperlink r:id="rId75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pattern).</w:t>
      </w:r>
      <w:r>
        <w:t xml:space="preserve"> </w:t>
      </w:r>
      <w:r>
        <w:t xml:space="preserve">The question is not whether these products are good — most are polished —</w:t>
      </w:r>
      <w:r>
        <w:t xml:space="preserve"> </w:t>
      </w:r>
      <w:r>
        <w:t xml:space="preserve">but whether any of them beats a plain-text wiki that a coding agent can already read, write, and version.</w:t>
      </w:r>
      <w:r>
        <w:t xml:space="preserve"> </w:t>
      </w:r>
      <w:r>
        <w:t xml:space="preserve">Prices and feature lists below were read from each vendor’s own pages</w:t>
      </w:r>
      <w:r>
        <w:t xml:space="preserve"> </w:t>
      </w:r>
      <w:r>
        <w:t xml:space="preserve">and are volatile (measured 2026-09-09).</w:t>
      </w:r>
    </w:p>
    <w:bookmarkStart w:id="76" w:name="notion"/>
    <w:p>
      <w:pPr>
        <w:pStyle w:val="Heading4"/>
      </w:pPr>
      <w:r>
        <w:t xml:space="preserve">Notion</w:t>
      </w:r>
    </w:p>
    <w:p>
      <w:pPr>
        <w:pStyle w:val="FirstParagraph"/>
      </w:pPr>
      <w:r>
        <w:t xml:space="preserve">Notion’s AI surface has three layers</w:t>
      </w:r>
      <w:r>
        <w:t xml:space="preserve"> </w:t>
      </w:r>
      <w:r>
        <w:t xml:space="preserve">(Notion Labs 2026b)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Notion AI</w:t>
      </w:r>
      <w:r>
        <w:t xml:space="preserve"> </w:t>
      </w:r>
      <w:r>
        <w:t xml:space="preserve">in the editor: drafting, rewriting, summarizing, and auto-filling database properties.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Notion Agent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Custom Agents</w:t>
      </w:r>
      <w:r>
        <w:t xml:space="preserve">: a chat agent that runs multi-step tasks</w:t>
      </w:r>
      <w:r>
        <w:t xml:space="preserve"> </w:t>
      </w:r>
      <w:r>
        <w:t xml:space="preserve">across the workspace and connected apps (Slack, Google Drive, GitHub),</w:t>
      </w:r>
      <w:r>
        <w:t xml:space="preserve"> </w:t>
      </w:r>
      <w:r>
        <w:t xml:space="preserve">plus scheduled or triggered agents that run without a user present.</w:t>
      </w:r>
      <w:r>
        <w:t xml:space="preserve"> </w:t>
      </w:r>
      <w:r>
        <w:t xml:space="preserve">Custom Agents were free through 2026-05-03 and now bill by credit,</w:t>
      </w:r>
      <w:r>
        <w:t xml:space="preserve"> </w:t>
      </w:r>
      <w:r>
        <w:t xml:space="preserve">at $10 per 1,000 credits, on Business and Enterprise plans.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AI Meeting Notes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Enterprise Search</w:t>
      </w:r>
      <w:r>
        <w:t xml:space="preserve"> </w:t>
      </w:r>
      <w:r>
        <w:t xml:space="preserve">across connected sources.</w:t>
      </w:r>
    </w:p>
    <w:p>
      <w:pPr>
        <w:pStyle w:val="FirstParagraph"/>
      </w:pPr>
      <w:r>
        <w:t xml:space="preserve">For agent access from outside Notion there are two routes.</w:t>
      </w:r>
      <w:r>
        <w:t xml:space="preserve"> </w:t>
      </w:r>
      <w:r>
        <w:t xml:space="preserve">The public REST API exposes pages, databases, blocks, users, and search</w:t>
      </w:r>
      <w:r>
        <w:t xml:space="preserve"> </w:t>
      </w:r>
      <w:r>
        <w:t xml:space="preserve">under internal, OAuth, or personal access tokens (API version</w:t>
      </w:r>
      <w:r>
        <w:t xml:space="preserve"> </w:t>
      </w:r>
      <w:r>
        <w:rPr>
          <w:rStyle w:val="VerbatimChar"/>
        </w:rPr>
        <w:t xml:space="preserve">2026-03-11</w:t>
      </w:r>
      <w:r>
        <w:t xml:space="preserve">)</w:t>
      </w:r>
      <w:r>
        <w:t xml:space="preserve"> </w:t>
      </w:r>
      <w:r>
        <w:t xml:space="preserve">(Notion Labs 2026c)</w:t>
      </w:r>
      <w:r>
        <w:t xml:space="preserve">.</w:t>
      </w:r>
      <w:r>
        <w:t xml:space="preserve"> </w:t>
      </w:r>
      <w:r>
        <w:t xml:space="preserve">The Notion MCP server is a remote server hosted by Notion,</w:t>
      </w:r>
      <w:r>
        <w:t xml:space="preserve"> </w:t>
      </w:r>
      <w:r>
        <w:t xml:space="preserve">authorized by OAuth and scoped to what the user can already see,</w:t>
      </w:r>
      <w:r>
        <w:t xml:space="preserve"> </w:t>
      </w:r>
      <w:r>
        <w:t xml:space="preserve">that Claude Code, Cursor, and Codex can connect to</w:t>
      </w:r>
      <w:r>
        <w:t xml:space="preserve"> </w:t>
      </w:r>
      <w:r>
        <w:t xml:space="preserve">(Notion Labs 2026e)</w:t>
      </w:r>
      <w:r>
        <w:t xml:space="preserve">.</w:t>
      </w:r>
      <w:r>
        <w:t xml:space="preserve"> </w:t>
      </w:r>
      <w:r>
        <w:t xml:space="preserve">It exposes tools for search, fetch, page and database creation and update,</w:t>
      </w:r>
      <w:r>
        <w:t xml:space="preserve"> </w:t>
      </w:r>
      <w:r>
        <w:t xml:space="preserve">comments, file uploads, and custom-agent sessions,</w:t>
      </w:r>
      <w:r>
        <w:t xml:space="preserve"> </w:t>
      </w:r>
      <w:r>
        <w:t xml:space="preserve">rate-limited to 180 requests per minute per user (30 for keyword search),</w:t>
      </w:r>
      <w:r>
        <w:t xml:space="preserve"> </w:t>
      </w:r>
      <w:r>
        <w:t xml:space="preserve">with some tools gated behind Business or Enterprise plans</w:t>
      </w:r>
      <w:r>
        <w:t xml:space="preserve"> </w:t>
      </w:r>
      <w:r>
        <w:t xml:space="preserve">(Notion Labs 2026f)</w:t>
      </w:r>
      <w:r>
        <w:t xml:space="preserve">.</w:t>
      </w:r>
    </w:p>
    <w:p>
      <w:pPr>
        <w:pStyle w:val="BodyText"/>
      </w:pPr>
      <w:r>
        <w:t xml:space="preserve">Pricing: Free, Plus at $10 per member per month, Business at $20, Enterprise on request.</w:t>
      </w:r>
      <w:r>
        <w:t xml:space="preserve"> </w:t>
      </w:r>
      <w:r>
        <w:t xml:space="preserve">Full Notion Agent, Custom Agents, and Meeting Notes require Business or above;</w:t>
      </w:r>
      <w:r>
        <w:t xml:space="preserve"> </w:t>
      </w:r>
      <w:r>
        <w:t xml:space="preserve">Free and Plus get a limited AI trial</w:t>
      </w:r>
      <w:r>
        <w:t xml:space="preserve"> </w:t>
      </w:r>
      <w:r>
        <w:t xml:space="preserve">(Notion Labs 2026g)</w:t>
      </w:r>
      <w:r>
        <w:t xml:space="preserve">.</w:t>
      </w:r>
      <w:r>
        <w:t xml:space="preserve"> </w:t>
      </w:r>
      <w:r>
        <w:t xml:space="preserve">Students and educators at accredited universities get the Plus plan free</w:t>
      </w:r>
      <w:r>
        <w:t xml:space="preserve"> </w:t>
      </w:r>
      <w:r>
        <w:t xml:space="preserve">for a one-member workspace, re-verified annually</w:t>
      </w:r>
      <w:r>
        <w:t xml:space="preserve"> </w:t>
      </w:r>
      <w:r>
        <w:t xml:space="preserve">(Notion Labs 2026d)</w:t>
      </w:r>
      <w:r>
        <w:t xml:space="preserve">.</w:t>
      </w:r>
      <w:r>
        <w:t xml:space="preserve"> </w:t>
      </w:r>
      <w:r>
        <w:t xml:space="preserve">That is a personal plan: a shared lab workspace with AI would be Business at $20 per member per month.</w:t>
      </w:r>
    </w:p>
    <w:p>
      <w:pPr>
        <w:pStyle w:val="BodyText"/>
      </w:pPr>
      <w:r>
        <w:t xml:space="preserve">Export: pages export as Markdown, databases as CSV plus Markdown subpages,</w:t>
      </w:r>
      <w:r>
        <w:t xml:space="preserve"> </w:t>
      </w:r>
      <w:r>
        <w:t xml:space="preserve">and whole pages or workspaces as HTML or PDF.</w:t>
      </w:r>
      <w:r>
        <w:t xml:space="preserve"> </w:t>
      </w:r>
      <w:r>
        <w:t xml:space="preserve">Comments survive only in HTML; only the current database view exports;</w:t>
      </w:r>
      <w:r>
        <w:t xml:space="preserve"> </w:t>
      </w:r>
      <w:r>
        <w:t xml:space="preserve">“include subpages”</w:t>
      </w:r>
      <w:r>
        <w:t xml:space="preserve"> </w:t>
      </w:r>
      <w:r>
        <w:t xml:space="preserve">for full exports is a Business or Enterprise feature;</w:t>
      </w:r>
      <w:r>
        <w:t xml:space="preserve"> </w:t>
      </w:r>
      <w:r>
        <w:t xml:space="preserve">a workspace export can take up to 30 hours;</w:t>
      </w:r>
      <w:r>
        <w:t xml:space="preserve"> </w:t>
      </w:r>
      <w:r>
        <w:t xml:space="preserve">and workspace owners can disable export entirely</w:t>
      </w:r>
      <w:r>
        <w:t xml:space="preserve"> </w:t>
      </w:r>
      <w:r>
        <w:t xml:space="preserve">(Notion Labs 2026a)</w:t>
      </w:r>
      <w:r>
        <w:t xml:space="preserve">.</w:t>
      </w:r>
    </w:p>
    <w:bookmarkEnd w:id="76"/>
    <w:bookmarkStart w:id="77" w:name="obsidian"/>
    <w:p>
      <w:pPr>
        <w:pStyle w:val="Heading4"/>
      </w:pPr>
      <w:r>
        <w:t xml:space="preserve">Obsidian</w:t>
      </w:r>
    </w:p>
    <w:p>
      <w:pPr>
        <w:pStyle w:val="FirstParagraph"/>
      </w:pPr>
      <w:r>
        <w:t xml:space="preserve">Obsidian is the opposite design: a local Markdown folder with an editor on top.</w:t>
      </w:r>
      <w:r>
        <w:t xml:space="preserve"> </w:t>
      </w:r>
      <w:r>
        <w:t xml:space="preserve">Notes are plain files on disk, so any coding agent can already read and write them</w:t>
      </w:r>
      <w:r>
        <w:t xml:space="preserve"> </w:t>
      </w:r>
      <w:r>
        <w:t xml:space="preserve">with no API at all, and a vault can live in a git repository.</w:t>
      </w:r>
      <w:r>
        <w:t xml:space="preserve"> </w:t>
      </w:r>
      <w:r>
        <w:t xml:space="preserve">Obsidian has no first-party AI features (measured 2026-09-09);</w:t>
      </w:r>
      <w:r>
        <w:t xml:space="preserve"> </w:t>
      </w:r>
      <w:r>
        <w:t xml:space="preserve">the AI plugins are community-maintained</w:t>
      </w:r>
      <w:r>
        <w:t xml:space="preserve"> </w:t>
      </w:r>
      <w:r>
        <w:t xml:space="preserve">(Obsidian 2026c)</w:t>
      </w:r>
      <w:r>
        <w:t xml:space="preserve">.</w:t>
      </w:r>
      <w:r>
        <w:t xml:space="preserve"> </w:t>
      </w:r>
      <w:r>
        <w:t xml:space="preserve">The official Obsidian CLI (Obsidian 1.12 or later, enabled in Settings, with the app running)</w:t>
      </w:r>
      <w:r>
        <w:t xml:space="preserve"> </w:t>
      </w:r>
      <w:r>
        <w:t xml:space="preserve">exposes search, note creation, tasks, and developer commands,</w:t>
      </w:r>
      <w:r>
        <w:t xml:space="preserve"> </w:t>
      </w:r>
      <w:r>
        <w:t xml:space="preserve">and the documentation names</w:t>
      </w:r>
      <w:r>
        <w:t xml:space="preserve"> </w:t>
      </w:r>
      <w:r>
        <w:t xml:space="preserve">“agentic coding tools”</w:t>
      </w:r>
      <w:r>
        <w:t xml:space="preserve"> </w:t>
      </w:r>
      <w:r>
        <w:t xml:space="preserve">as an intended user</w:t>
      </w:r>
      <w:r>
        <w:t xml:space="preserve"> </w:t>
      </w:r>
      <w:r>
        <w:t xml:space="preserve">(Obsidian 2026a)</w:t>
      </w:r>
      <w:r>
        <w:t xml:space="preserve">.</w:t>
      </w:r>
      <w:r>
        <w:t xml:space="preserve"> </w:t>
      </w:r>
      <w:r>
        <w:t xml:space="preserve">MCP servers for Obsidian are community projects, several of which wrap that CLI.</w:t>
      </w:r>
    </w:p>
    <w:p>
      <w:pPr>
        <w:pStyle w:val="BodyText"/>
      </w:pPr>
      <w:r>
        <w:t xml:space="preserve">Pricing: the app is free for personal and commercial use;</w:t>
      </w:r>
      <w:r>
        <w:t xml:space="preserve"> </w:t>
      </w:r>
      <w:r>
        <w:t xml:space="preserve">a $50 per user per year commercial license is optional.</w:t>
      </w:r>
      <w:r>
        <w:t xml:space="preserve"> </w:t>
      </w:r>
      <w:r>
        <w:t xml:space="preserve">Sync ($4 per month annual) and Publish ($8 per month annual) are optional subscriptions,</w:t>
      </w:r>
      <w:r>
        <w:t xml:space="preserve"> </w:t>
      </w:r>
      <w:r>
        <w:t xml:space="preserve">with a 40% discount for students, faculty, and nonprofit staff</w:t>
      </w:r>
      <w:r>
        <w:t xml:space="preserve"> </w:t>
      </w:r>
      <w:r>
        <w:t xml:space="preserve">(Obsidian 2026b)</w:t>
      </w:r>
      <w:r>
        <w:t xml:space="preserve">.</w:t>
      </w:r>
      <w:r>
        <w:t xml:space="preserve"> </w:t>
      </w:r>
      <w:r>
        <w:t xml:space="preserve">Export is a non-question: the vault is the export.</w:t>
      </w:r>
    </w:p>
    <w:bookmarkEnd w:id="77"/>
    <w:bookmarkStart w:id="78" w:name="coda-now-superhuman-docs"/>
    <w:p>
      <w:pPr>
        <w:pStyle w:val="Heading4"/>
      </w:pPr>
      <w:r>
        <w:t xml:space="preserve">Coda, now Superhuman Docs</w:t>
      </w:r>
    </w:p>
    <w:p>
      <w:pPr>
        <w:pStyle w:val="FirstParagraph"/>
      </w:pPr>
      <w:r>
        <w:t xml:space="preserve">Coda has been renamed Superhuman Docs;</w:t>
      </w:r>
      <w:r>
        <w:t xml:space="preserve"> </w:t>
      </w:r>
      <w:r>
        <w:rPr>
          <w:rStyle w:val="VerbatimChar"/>
        </w:rPr>
        <w:t xml:space="preserve">coda.io/pricing</w:t>
      </w:r>
      <w:r>
        <w:t xml:space="preserve"> </w:t>
      </w:r>
      <w:r>
        <w:t xml:space="preserve">now redirects to</w:t>
      </w:r>
      <w:r>
        <w:t xml:space="preserve"> </w:t>
      </w:r>
      <w:r>
        <w:rPr>
          <w:rStyle w:val="VerbatimChar"/>
        </w:rPr>
        <w:t xml:space="preserve">superhuman.com/plans/docs</w:t>
      </w:r>
      <w:r>
        <w:t xml:space="preserve"> </w:t>
      </w:r>
      <w:r>
        <w:t xml:space="preserve">(Superhuman 2026)</w:t>
      </w:r>
      <w:r>
        <w:t xml:space="preserve">.</w:t>
      </w:r>
      <w:r>
        <w:t xml:space="preserve"> </w:t>
      </w:r>
      <w:r>
        <w:t xml:space="preserve">The vendor pages are rendered client-side and could not be read in full for this review,</w:t>
      </w:r>
      <w:r>
        <w:t xml:space="preserve"> </w:t>
      </w:r>
      <w:r>
        <w:t xml:space="preserve">so the numbers below come from a third-party summary</w:t>
      </w:r>
      <w:r>
        <w:t xml:space="preserve"> </w:t>
      </w:r>
      <w:r>
        <w:t xml:space="preserve">(Breeze 2026)</w:t>
      </w:r>
      <w:r>
        <w:t xml:space="preserve">:</w:t>
      </w:r>
      <w:r>
        <w:t xml:space="preserve"> </w:t>
      </w:r>
      <w:r>
        <w:t xml:space="preserve">Pro at $15 per Doc Maker per month ($12 annual),</w:t>
      </w:r>
      <w:r>
        <w:t xml:space="preserve"> </w:t>
      </w:r>
      <w:r>
        <w:t xml:space="preserve">Business at $40 ($33 annual), Free and Enterprise unchanged,</w:t>
      </w:r>
      <w:r>
        <w:t xml:space="preserve"> </w:t>
      </w:r>
      <w:r>
        <w:t xml:space="preserve">with a rename date of 2026-07-08.</w:t>
      </w:r>
      <w:r>
        <w:t xml:space="preserve"> </w:t>
      </w:r>
      <w:r>
        <w:t xml:space="preserve">The billing unit is the</w:t>
      </w:r>
      <w:r>
        <w:t xml:space="preserve"> </w:t>
      </w:r>
      <w:r>
        <w:t xml:space="preserve">“Doc Maker”</w:t>
      </w:r>
      <w:r>
        <w:t xml:space="preserve">, so viewers and editors of existing docs are free.</w:t>
      </w:r>
      <w:r>
        <w:t xml:space="preserve"> </w:t>
      </w:r>
      <w:r>
        <w:t xml:space="preserve">Treat the product as in transition: a rename and a price increase</w:t>
      </w:r>
      <w:r>
        <w:t xml:space="preserve"> </w:t>
      </w:r>
      <w:r>
        <w:t xml:space="preserve">in one quarter is a lock-in signal in itself.</w:t>
      </w:r>
    </w:p>
    <w:bookmarkEnd w:id="78"/>
    <w:bookmarkStart w:id="79" w:name="google-workspace-with-gemini"/>
    <w:p>
      <w:pPr>
        <w:pStyle w:val="Heading4"/>
      </w:pPr>
      <w:r>
        <w:t xml:space="preserve">Google Workspace with Gemini</w:t>
      </w:r>
    </w:p>
    <w:p>
      <w:pPr>
        <w:pStyle w:val="FirstParagraph"/>
      </w:pPr>
      <w:r>
        <w:t xml:space="preserve">Gemini is bundled into every Google Workspace plan rather than sold as an add-on:</w:t>
      </w:r>
      <w:r>
        <w:t xml:space="preserve"> </w:t>
      </w:r>
      <w:r>
        <w:t xml:space="preserve">Starter ($7 per user per month list) has limited Gemini in Gmail,</w:t>
      </w:r>
      <w:r>
        <w:t xml:space="preserve"> </w:t>
      </w:r>
      <w:r>
        <w:t xml:space="preserve">Standard ($14) and above have Gemini across Docs, Sheets, Meet, and Gemini Notebook</w:t>
      </w:r>
      <w:r>
        <w:t xml:space="preserve"> </w:t>
      </w:r>
      <w:r>
        <w:t xml:space="preserve">(Google 2026c)</w:t>
      </w:r>
      <w:r>
        <w:t xml:space="preserve">.</w:t>
      </w:r>
      <w:r>
        <w:t xml:space="preserve"> </w:t>
      </w:r>
      <w:r>
        <w:t xml:space="preserve">For universities, Education Fundamentals is free and includes Gemini for Education and Gemini Notebook,</w:t>
      </w:r>
      <w:r>
        <w:t xml:space="preserve"> </w:t>
      </w:r>
      <w:r>
        <w:t xml:space="preserve">though in-app Gemini in Docs and Sheets needs Education Plus ($6 per user per year);</w:t>
      </w:r>
      <w:r>
        <w:t xml:space="preserve"> </w:t>
      </w:r>
      <w:r>
        <w:t xml:space="preserve">the Google AI Pro for Education add-on is $15 per user per month on an annual commitment</w:t>
      </w:r>
      <w:r>
        <w:t xml:space="preserve"> </w:t>
      </w:r>
      <w:r>
        <w:t xml:space="preserve">(Google 2026a)</w:t>
      </w:r>
      <w:r>
        <w:t xml:space="preserve">.</w:t>
      </w:r>
      <w:r>
        <w:t xml:space="preserve"> </w:t>
      </w:r>
      <w:r>
        <w:t xml:space="preserve">Agent access is through the Docs, Sheets, and Drive APIs,</w:t>
      </w:r>
      <w:r>
        <w:t xml:space="preserve"> </w:t>
      </w:r>
      <w:r>
        <w:t xml:space="preserve">which let a program create and edit document structure</w:t>
      </w:r>
      <w:r>
        <w:t xml:space="preserve"> </w:t>
      </w:r>
      <w:r>
        <w:t xml:space="preserve">(Google 2026b)</w:t>
      </w:r>
      <w:r>
        <w:t xml:space="preserve">;</w:t>
      </w:r>
      <w:r>
        <w:t xml:space="preserve"> </w:t>
      </w:r>
      <w:r>
        <w:t xml:space="preserve">Google’s pricing and API pages reviewed here mention no hosted MCP server for Docs (measured 2026-09-09).</w:t>
      </w:r>
      <w:r>
        <w:t xml:space="preserve"> </w:t>
      </w:r>
      <w:r>
        <w:t xml:space="preserve">Google’s always-on Gemini Spark agent is covered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.</w:t>
      </w:r>
      <w:r>
        <w:t xml:space="preserve"> </w:t>
      </w:r>
      <w:r>
        <w:t xml:space="preserve">Lock-in is moderate: a Doc exports as a file, but comments, suggestions, and version history stay in Google’s copy.</w:t>
      </w:r>
      <w:r>
        <w:t xml:space="preserve"> </w:t>
      </w:r>
      <w:r>
        <w:t xml:space="preserve">Where the campus already licenses Workspace, the marginal cost to the lab is whatever that contract allows.</w:t>
      </w:r>
    </w:p>
    <w:bookmarkEnd w:id="79"/>
    <w:bookmarkStart w:id="80" w:name="microsoft-loop-and-onenote-with-copilot"/>
    <w:p>
      <w:pPr>
        <w:pStyle w:val="Heading4"/>
      </w:pPr>
      <w:r>
        <w:t xml:space="preserve">Microsoft Loop and OneNote with Copilot</w:t>
      </w:r>
    </w:p>
    <w:p>
      <w:pPr>
        <w:pStyle w:val="FirstParagraph"/>
      </w:pPr>
      <w:r>
        <w:t xml:space="preserve">Copilot in Loop offers preset prompts (Create, Brainstorm, Blueprint, Describe) and page summaries</w:t>
      </w:r>
      <w:r>
        <w:t xml:space="preserve"> </w:t>
      </w:r>
      <w:r>
        <w:t xml:space="preserve">inside Loop workspaces</w:t>
      </w:r>
      <w:r>
        <w:t xml:space="preserve"> </w:t>
      </w:r>
      <w:r>
        <w:t xml:space="preserve">(Microsoft 2026b)</w:t>
      </w:r>
      <w:r>
        <w:t xml:space="preserve">,</w:t>
      </w:r>
      <w:r>
        <w:t xml:space="preserve"> </w:t>
      </w:r>
      <w:r>
        <w:t xml:space="preserve">and Microsoft positions Loop alongside Copilot Pages (canvases for saving AI output)</w:t>
      </w:r>
      <w:r>
        <w:t xml:space="preserve"> </w:t>
      </w:r>
      <w:r>
        <w:t xml:space="preserve">and Copilot Notebooks (grounded research spaces)</w:t>
      </w:r>
      <w:r>
        <w:t xml:space="preserve"> </w:t>
      </w:r>
      <w:r>
        <w:t xml:space="preserve">(Microsoft 2026a)</w:t>
      </w:r>
      <w:r>
        <w:t xml:space="preserve">.</w:t>
      </w:r>
      <w:r>
        <w:t xml:space="preserve"> </w:t>
      </w:r>
      <w:r>
        <w:t xml:space="preserve">All of it requires a Microsoft 365 Copilot license on top of a qualifying base plan.</w:t>
      </w:r>
      <w:r>
        <w:t xml:space="preserve"> </w:t>
      </w:r>
      <w:r>
        <w:t xml:space="preserve">Copilot Business is $18 per user per month (annual, reduced from $21) for small-business plans;</w:t>
      </w:r>
      <w:r>
        <w:t xml:space="preserve"> </w:t>
      </w:r>
      <w:r>
        <w:t xml:space="preserve">the enterprise add-on is listed separately</w:t>
      </w:r>
      <w:r>
        <w:t xml:space="preserve"> </w:t>
      </w:r>
      <w:r>
        <w:t xml:space="preserve">(Microsoft 2026d)</w:t>
      </w:r>
      <w:r>
        <w:t xml:space="preserve">.</w:t>
      </w:r>
      <w:r>
        <w:t xml:space="preserve"> </w:t>
      </w:r>
      <w:r>
        <w:t xml:space="preserve">Academic Copilot licenses exist for A1, A3, and A5 plans through volume licensing</w:t>
      </w:r>
      <w:r>
        <w:t xml:space="preserve"> </w:t>
      </w:r>
      <w:r>
        <w:t xml:space="preserve">(Microsoft 2026c)</w:t>
      </w:r>
      <w:r>
        <w:t xml:space="preserve">.</w:t>
      </w:r>
      <w:r>
        <w:t xml:space="preserve"> </w:t>
      </w:r>
      <w:r>
        <w:t xml:space="preserve">None of the Microsoft pages reviewed here offers an MCP server for Loop or OneNote,</w:t>
      </w:r>
      <w:r>
        <w:t xml:space="preserve"> </w:t>
      </w:r>
      <w:r>
        <w:t xml:space="preserve">and neither page describes a Markdown export,</w:t>
      </w:r>
      <w:r>
        <w:t xml:space="preserve"> </w:t>
      </w:r>
      <w:r>
        <w:t xml:space="preserve">which makes this the weakest export story in this table.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route for reviewer edits, described earlier in this chapter, remains the practical bridge to Word users.</w:t>
      </w:r>
    </w:p>
    <w:bookmarkEnd w:id="80"/>
    <w:bookmarkStart w:id="81" w:name="confluence-with-rovo"/>
    <w:p>
      <w:pPr>
        <w:pStyle w:val="Heading4"/>
      </w:pPr>
      <w:r>
        <w:t xml:space="preserve">Confluence with Rovo</w:t>
      </w:r>
    </w:p>
    <w:p>
      <w:pPr>
        <w:pStyle w:val="FirstParagraph"/>
      </w:pPr>
      <w:r>
        <w:t xml:space="preserve">Confluence Cloud is free for up to 10 users;</w:t>
      </w:r>
      <w:r>
        <w:t xml:space="preserve"> </w:t>
      </w:r>
      <w:r>
        <w:t xml:space="preserve">Standard and Premium are per-user and include Rovo (search, chat, and agents)</w:t>
      </w:r>
      <w:r>
        <w:t xml:space="preserve"> </w:t>
      </w:r>
      <w:r>
        <w:t xml:space="preserve">with 25 and 70 Rovo credits per user per month respectively</w:t>
      </w:r>
      <w:r>
        <w:t xml:space="preserve"> </w:t>
      </w:r>
      <w:r>
        <w:t xml:space="preserve">(Atlassian 2026e, 2026d)</w:t>
      </w:r>
      <w:r>
        <w:t xml:space="preserve">.</w:t>
      </w:r>
      <w:r>
        <w:t xml:space="preserve"> </w:t>
      </w:r>
      <w:r>
        <w:t xml:space="preserve">Credits are pooled at the organization level, reset monthly,</w:t>
      </w:r>
      <w:r>
        <w:t xml:space="preserve"> </w:t>
      </w:r>
      <w:r>
        <w:t xml:space="preserve">and overage billing at $0.01 per credit starts 2026-12-03</w:t>
      </w:r>
      <w:r>
        <w:t xml:space="preserve"> </w:t>
      </w:r>
      <w:r>
        <w:t xml:space="preserve">(Atlassian 2026d)</w:t>
      </w:r>
      <w:r>
        <w:t xml:space="preserve">.</w:t>
      </w:r>
      <w:r>
        <w:t xml:space="preserve"> </w:t>
      </w:r>
      <w:r>
        <w:t xml:space="preserve">Atlassian’s academic licensing gives qualifying institutions 50% off cloud list price</w:t>
      </w:r>
      <w:r>
        <w:t xml:space="preserve"> </w:t>
      </w:r>
      <w:r>
        <w:t xml:space="preserve">(Atlassian 2026a)</w:t>
      </w:r>
      <w:r>
        <w:t xml:space="preserve">.</w:t>
      </w:r>
      <w:r>
        <w:t xml:space="preserve"> </w:t>
      </w:r>
      <w:r>
        <w:t xml:space="preserve">The Atlassian Rovo MCP Server is hosted at</w:t>
      </w:r>
      <w:r>
        <w:t xml:space="preserve"> </w:t>
      </w:r>
      <w:r>
        <w:rPr>
          <w:rStyle w:val="VerbatimChar"/>
        </w:rPr>
        <w:t xml:space="preserve">mcp.atlassian.com</w:t>
      </w:r>
      <w:r>
        <w:t xml:space="preserve">,</w:t>
      </w:r>
      <w:r>
        <w:t xml:space="preserve"> </w:t>
      </w:r>
      <w:r>
        <w:t xml:space="preserve">authorizes by OAuth 2.1 or API token,</w:t>
      </w:r>
      <w:r>
        <w:t xml:space="preserve"> </w:t>
      </w:r>
      <w:r>
        <w:t xml:space="preserve">and lets Claude, ChatGPT, GitHub Copilot CLI, and Gemini search, summarize, create, and update</w:t>
      </w:r>
      <w:r>
        <w:t xml:space="preserve"> </w:t>
      </w:r>
      <w:r>
        <w:t xml:space="preserve">Confluence pages and Jira work items within the user’s existing permissions</w:t>
      </w:r>
      <w:r>
        <w:t xml:space="preserve"> </w:t>
      </w:r>
      <w:r>
        <w:t xml:space="preserve">(Atlassian 2026c)</w:t>
      </w:r>
      <w:r>
        <w:t xml:space="preserve">.</w:t>
      </w:r>
      <w:r>
        <w:t xml:space="preserve"> </w:t>
      </w:r>
      <w:r>
        <w:t xml:space="preserve">Export is per page to Word or PDF, and per space to PDF, CSV, HTML, or XML</w:t>
      </w:r>
      <w:r>
        <w:t xml:space="preserve"> </w:t>
      </w:r>
      <w:r>
        <w:t xml:space="preserve">(Atlassian 2026b)</w:t>
      </w:r>
      <w:r>
        <w:t xml:space="preserve">;</w:t>
      </w:r>
      <w:r>
        <w:t xml:space="preserve"> </w:t>
      </w:r>
      <w:r>
        <w:t xml:space="preserve">there is no Markdown export, so leaving Confluence means converting HTML.</w:t>
      </w:r>
    </w:p>
    <w:bookmarkEnd w:id="81"/>
    <w:bookmarkStart w:id="82" w:name="anytype"/>
    <w:p>
      <w:pPr>
        <w:pStyle w:val="Heading4"/>
      </w:pPr>
      <w:r>
        <w:t xml:space="preserve">Anytype</w:t>
      </w:r>
    </w:p>
    <w:p>
      <w:pPr>
        <w:pStyle w:val="FirstParagraph"/>
      </w:pPr>
      <w:r>
        <w:t xml:space="preserve">Anytype is a local-first, source-available (Any Source Available License 1.0) knowledge base</w:t>
      </w:r>
      <w:r>
        <w:t xml:space="preserve"> </w:t>
      </w:r>
      <w:r>
        <w:t xml:space="preserve">with zero-knowledge encrypted peer-to-peer sync</w:t>
      </w:r>
      <w:r>
        <w:t xml:space="preserve"> </w:t>
      </w:r>
      <w:r>
        <w:t xml:space="preserve">(Any Association 2026b)</w:t>
      </w:r>
      <w:r>
        <w:t xml:space="preserve">.</w:t>
      </w:r>
      <w:r>
        <w:t xml:space="preserve"> </w:t>
      </w:r>
      <w:r>
        <w:t xml:space="preserve">It has no built-in AI.</w:t>
      </w:r>
      <w:r>
        <w:t xml:space="preserve"> </w:t>
      </w:r>
      <w:r>
        <w:t xml:space="preserve">Instead it ships a Local API on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, authenticated by an API key</w:t>
      </w:r>
      <w:r>
        <w:t xml:space="preserve"> </w:t>
      </w:r>
      <w:r>
        <w:t xml:space="preserve">generated from a challenge in the desktop app</w:t>
      </w:r>
      <w:r>
        <w:t xml:space="preserve"> </w:t>
      </w:r>
      <w:r>
        <w:t xml:space="preserve">(Any Association 2026d)</w:t>
      </w:r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w:r>
        <w:t xml:space="preserve">“Agents’ Skill”</w:t>
      </w:r>
      <w:r>
        <w:t xml:space="preserve"> </w:t>
      </w:r>
      <w:r>
        <w:t xml:space="preserve">that lets Claude Code, Cursor, Gemini CLI, or GitHub Copilot</w:t>
      </w:r>
      <w:r>
        <w:t xml:space="preserve"> </w:t>
      </w:r>
      <w:r>
        <w:t xml:space="preserve">run sandboxed JavaScript against that API to read, search, create, and bulk-edit objects</w:t>
      </w:r>
      <w:r>
        <w:t xml:space="preserve"> </w:t>
      </w:r>
      <w:r>
        <w:t xml:space="preserve">(Any Association 2026a)</w:t>
      </w:r>
      <w:r>
        <w:t xml:space="preserve">.</w:t>
      </w:r>
      <w:r>
        <w:t xml:space="preserve"> </w:t>
      </w:r>
      <w:r>
        <w:t xml:space="preserve">Community MCP servers wrap the same API.</w:t>
      </w:r>
      <w:r>
        <w:t xml:space="preserve"> </w:t>
      </w:r>
      <w:r>
        <w:t xml:space="preserve">Membership is a free tier plus paid storage tiers, with a 50% student discount</w:t>
      </w:r>
      <w:r>
        <w:t xml:space="preserve"> </w:t>
      </w:r>
      <w:r>
        <w:t xml:space="preserve">(Any Association 2026e)</w:t>
      </w:r>
      <w:r>
        <w:t xml:space="preserve">.</w:t>
      </w:r>
      <w:r>
        <w:t xml:space="preserve"> </w:t>
      </w:r>
      <w:r>
        <w:t xml:space="preserve">Export is Markdown, PDF, HTML, or Anytype’s own Any-Block format, in JSON or Protobuf</w:t>
      </w:r>
      <w:r>
        <w:t xml:space="preserve"> </w:t>
      </w:r>
      <w:r>
        <w:t xml:space="preserve">(Any Association 2026c)</w:t>
      </w:r>
      <w:r>
        <w:t xml:space="preserve">.</w:t>
      </w:r>
    </w:p>
    <w:bookmarkEnd w:id="82"/>
    <w:bookmarkStart w:id="83" w:name="craft"/>
    <w:p>
      <w:pPr>
        <w:pStyle w:val="Heading4"/>
      </w:pPr>
      <w:r>
        <w:t xml:space="preserve">Craft</w:t>
      </w:r>
    </w:p>
    <w:p>
      <w:pPr>
        <w:pStyle w:val="FirstParagraph"/>
      </w:pPr>
      <w:r>
        <w:t xml:space="preserve">Craft is a native document editor (macOS, iOS, Windows, web) with a credit-metered AI assistant:</w:t>
      </w:r>
      <w:r>
        <w:t xml:space="preserve"> </w:t>
      </w:r>
      <w:r>
        <w:t xml:space="preserve">15 credits on Free, 50 per month on Plus ($6.40 per month annual), with a Team plan at $50 per month for up to 10 seats</w:t>
      </w:r>
      <w:r>
        <w:t xml:space="preserve"> </w:t>
      </w:r>
      <w:r>
        <w:t xml:space="preserve">(Craft Docs 2026a)</w:t>
      </w:r>
      <w:r>
        <w:t xml:space="preserve">.</w:t>
      </w:r>
      <w:r>
        <w:t xml:space="preserve"> </w:t>
      </w:r>
      <w:r>
        <w:t xml:space="preserve">It offers a hosted MCP endpoint per connection with user-defined scope,</w:t>
      </w:r>
      <w:r>
        <w:t xml:space="preserve"> </w:t>
      </w:r>
      <w:r>
        <w:t xml:space="preserve">which Claude Desktop, Claude Code, ChatGPT, Cursor, VS Code, and other clients can attach to,</w:t>
      </w:r>
      <w:r>
        <w:t xml:space="preserve"> </w:t>
      </w:r>
      <w:r>
        <w:t xml:space="preserve">and which since version 3.3.5 can create and update documents, not only read them</w:t>
      </w:r>
      <w:r>
        <w:t xml:space="preserve"> </w:t>
      </w:r>
      <w:r>
        <w:t xml:space="preserve">(Craft Docs 2026c)</w:t>
      </w:r>
      <w:r>
        <w:t xml:space="preserve">.</w:t>
      </w:r>
      <w:r>
        <w:t xml:space="preserve"> </w:t>
      </w:r>
      <w:r>
        <w:t xml:space="preserve">Export is Markdown,</w:t>
      </w:r>
      <w:r>
        <w:t xml:space="preserve"> </w:t>
      </w:r>
      <w:r>
        <w:rPr>
          <w:rStyle w:val="VerbatimChar"/>
        </w:rPr>
        <w:t xml:space="preserve">TextBundle</w:t>
      </w:r>
      <w:r>
        <w:t xml:space="preserve">, PDF, and image on every platform,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on macOS, iOS, and web</w:t>
      </w:r>
      <w:r>
        <w:t xml:space="preserve"> </w:t>
      </w:r>
      <w:r>
        <w:t xml:space="preserve">(Craft Docs 2026b)</w:t>
      </w:r>
      <w:r>
        <w:t xml:space="preserve">.</w:t>
      </w:r>
      <w:r>
        <w:t xml:space="preserve"> </w:t>
      </w:r>
      <w:r>
        <w:t xml:space="preserve">No education discount is listed.</w:t>
      </w:r>
    </w:p>
    <w:bookmarkEnd w:id="83"/>
    <w:bookmarkStart w:id="84" w:name="comparison"/>
    <w:p>
      <w:pPr>
        <w:pStyle w:val="Heading4"/>
      </w:pPr>
      <w:r>
        <w:t xml:space="preserve">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AI features</w:t>
            </w:r>
          </w:p>
        </w:tc>
        <w:tc>
          <w:tcPr/>
          <w:p>
            <w:pPr>
              <w:pStyle w:val="Compact"/>
            </w:pPr>
            <w:r>
              <w:t xml:space="preserve">Agent / MCP access</w:t>
            </w:r>
          </w:p>
        </w:tc>
        <w:tc>
          <w:tcPr/>
          <w:p>
            <w:pPr>
              <w:pStyle w:val="Compact"/>
            </w:pPr>
            <w:r>
              <w:t xml:space="preserve">Export and lock-in</w:t>
            </w:r>
          </w:p>
        </w:tc>
        <w:tc>
          <w:tcPr/>
          <w:p>
            <w:pPr>
              <w:pStyle w:val="Compact"/>
            </w:pPr>
            <w:r>
              <w:t xml:space="preserve">Academic pricing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Notion</w:t>
            </w:r>
          </w:p>
        </w:tc>
        <w:tc>
          <w:tcPr/>
          <w:p>
            <w:pPr>
              <w:pStyle w:val="Compact"/>
            </w:pPr>
            <w:r>
              <w:t xml:space="preserve">Notion AI, Notion Agent, Custom Agents (credits), meeting notes, enterprise search</w:t>
            </w:r>
          </w:p>
        </w:tc>
        <w:tc>
          <w:tcPr/>
          <w:p>
            <w:pPr>
              <w:pStyle w:val="Compact"/>
            </w:pPr>
            <w:r>
              <w:t xml:space="preserve">Hosted MCP server (OAuth); REST API</w:t>
            </w:r>
          </w:p>
        </w:tc>
        <w:tc>
          <w:tcPr/>
          <w:p>
            <w:pPr>
              <w:pStyle w:val="Compact"/>
            </w:pPr>
            <w:r>
              <w:t xml:space="preserve">Markdown/CSV/HTML/PDF; comments and views partly lost; export can be disabled by admins</w:t>
            </w:r>
          </w:p>
        </w:tc>
        <w:tc>
          <w:tcPr/>
          <w:p>
            <w:pPr>
              <w:pStyle w:val="Compact"/>
            </w:pPr>
            <w:r>
              <w:t xml:space="preserve">Plus free for one student/educator; shared AI workspace is $20 per member per month</w:t>
            </w:r>
          </w:p>
        </w:tc>
        <w:tc>
          <w:tcPr/>
          <w:p>
            <w:pPr>
              <w:pStyle w:val="Compact"/>
            </w:pPr>
            <w:r>
              <w:t xml:space="preserve">Best hosted option; still a walled garden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Obsidian</w:t>
            </w:r>
          </w:p>
        </w:tc>
        <w:tc>
          <w:tcPr/>
          <w:p>
            <w:pPr>
              <w:pStyle w:val="Compact"/>
            </w:pPr>
            <w:r>
              <w:t xml:space="preserve">None first-party; community plugins</w:t>
            </w:r>
          </w:p>
        </w:tc>
        <w:tc>
          <w:tcPr/>
          <w:p>
            <w:pPr>
              <w:pStyle w:val="Compact"/>
            </w:pPr>
            <w:r>
              <w:t xml:space="preserve">Local files; official CLI; community MCP servers</w:t>
            </w:r>
          </w:p>
        </w:tc>
        <w:tc>
          <w:tcPr/>
          <w:p>
            <w:pPr>
              <w:pStyle w:val="Compact"/>
            </w:pPr>
            <w:r>
              <w:t xml:space="preserve">Vault is plain Markdown on disk</w:t>
            </w:r>
          </w:p>
        </w:tc>
        <w:tc>
          <w:tcPr/>
          <w:p>
            <w:pPr>
              <w:pStyle w:val="Compact"/>
            </w:pPr>
            <w:r>
              <w:t xml:space="preserve">Free app; 40% off Sync/Publish</w:t>
            </w:r>
          </w:p>
        </w:tc>
        <w:tc>
          <w:tcPr/>
          <w:p>
            <w:pPr>
              <w:pStyle w:val="Compact"/>
            </w:pPr>
            <w:r>
              <w:t xml:space="preserve">Closest to what we already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Superhuman Docs (Coda)</w:t>
            </w:r>
          </w:p>
        </w:tc>
        <w:tc>
          <w:tcPr/>
          <w:p>
            <w:pPr>
              <w:pStyle w:val="Compact"/>
            </w:pPr>
            <w:r>
              <w:t xml:space="preserve">Coda AI, in transition</w:t>
            </w:r>
          </w:p>
        </w:tc>
        <w:tc>
          <w:tcPr/>
          <w:p>
            <w:pPr>
              <w:pStyle w:val="Compact"/>
            </w:pPr>
            <w:r>
              <w:t xml:space="preserve">Packs and API</w:t>
            </w:r>
          </w:p>
        </w:tc>
        <w:tc>
          <w:tcPr/>
          <w:p>
            <w:pPr>
              <w:pStyle w:val="Compact"/>
            </w:pPr>
            <w:r>
              <w:t xml:space="preserve">Per-doc export; rebrand and repricing in 2026</w:t>
            </w:r>
          </w:p>
        </w:tc>
        <w:tc>
          <w:tcPr/>
          <w:p>
            <w:pPr>
              <w:pStyle w:val="Compact"/>
            </w:pPr>
            <w:r>
              <w:t xml:space="preserve">None listed</w:t>
            </w:r>
          </w:p>
        </w:tc>
        <w:tc>
          <w:tcPr/>
          <w:p>
            <w:pPr>
              <w:pStyle w:val="Compact"/>
            </w:pPr>
            <w:r>
              <w:t xml:space="preserve">Avoid until it settles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Workspace + Gemini</w:t>
            </w:r>
          </w:p>
        </w:tc>
        <w:tc>
          <w:tcPr/>
          <w:p>
            <w:pPr>
              <w:pStyle w:val="Compact"/>
            </w:pPr>
            <w:r>
              <w:t xml:space="preserve">Gemini in Docs/Sheets/Gmail, Gemini Notebook, Spark agent</w:t>
            </w:r>
          </w:p>
        </w:tc>
        <w:tc>
          <w:tcPr/>
          <w:p>
            <w:pPr>
              <w:pStyle w:val="Compact"/>
            </w:pPr>
            <w:r>
              <w:t xml:space="preserve">Docs/Drive APIs; no hosted MCP documented</w:t>
            </w:r>
          </w:p>
        </w:tc>
        <w:tc>
          <w:tcPr/>
          <w:p>
            <w:pPr>
              <w:pStyle w:val="Compact"/>
            </w:pPr>
            <w:r>
              <w:t xml:space="preserve">File export; comments and history stay behind</w:t>
            </w:r>
          </w:p>
        </w:tc>
        <w:tc>
          <w:tcPr/>
          <w:p>
            <w:pPr>
              <w:pStyle w:val="Compact"/>
            </w:pPr>
            <w:r>
              <w:t xml:space="preserve">Fundamentals free; Plus $6 per user per year; AI Pro add-on $15 per month</w:t>
            </w:r>
          </w:p>
        </w:tc>
        <w:tc>
          <w:tcPr/>
          <w:p>
            <w:pPr>
              <w:pStyle w:val="Compact"/>
            </w:pPr>
            <w:r>
              <w:t xml:space="preserve">Use what the campus already licenses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Loop / OneNote + Copilot</w:t>
            </w:r>
          </w:p>
        </w:tc>
        <w:tc>
          <w:tcPr/>
          <w:p>
            <w:pPr>
              <w:pStyle w:val="Compact"/>
            </w:pPr>
            <w:r>
              <w:t xml:space="preserve">Copilot prompts and summaries; Copilot Pages and Notebooks</w:t>
            </w:r>
          </w:p>
        </w:tc>
        <w:tc>
          <w:tcPr/>
          <w:p>
            <w:pPr>
              <w:pStyle w:val="Compact"/>
            </w:pPr>
            <w:r>
              <w:t xml:space="preserve">No MCP server documented</w:t>
            </w:r>
          </w:p>
        </w:tc>
        <w:tc>
          <w:tcPr/>
          <w:p>
            <w:pPr>
              <w:pStyle w:val="Compact"/>
            </w:pPr>
            <w:r>
              <w:t xml:space="preserve">No Markdown export documented; weakest export</w:t>
            </w:r>
          </w:p>
        </w:tc>
        <w:tc>
          <w:tcPr/>
          <w:p>
            <w:pPr>
              <w:pStyle w:val="Compact"/>
            </w:pPr>
            <w:r>
              <w:t xml:space="preserve">Academic Copilot via A3/A5 volume licensing</w:t>
            </w:r>
          </w:p>
        </w:tc>
        <w:tc>
          <w:tcPr/>
          <w:p>
            <w:pPr>
              <w:pStyle w:val="Compact"/>
            </w:pPr>
            <w:r>
              <w:t xml:space="preserve">Only if the collaborators live in Teams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Confluence + Rovo</w:t>
            </w:r>
          </w:p>
        </w:tc>
        <w:tc>
          <w:tcPr/>
          <w:p>
            <w:pPr>
              <w:pStyle w:val="Compact"/>
            </w:pPr>
            <w:r>
              <w:t xml:space="preserve">Rovo search, chat, agents (credit-metered, overage from 2026-12)</w:t>
            </w:r>
          </w:p>
        </w:tc>
        <w:tc>
          <w:tcPr/>
          <w:p>
            <w:pPr>
              <w:pStyle w:val="Compact"/>
            </w:pPr>
            <w:r>
              <w:t xml:space="preserve">Hosted MCP server (OAuth 2.1)</w:t>
            </w:r>
          </w:p>
        </w:tc>
        <w:tc>
          <w:tcPr/>
          <w:p>
            <w:pPr>
              <w:pStyle w:val="Compact"/>
            </w:pPr>
            <w:r>
              <w:t xml:space="preserve">Word/PDF per page, HTML/XML per space; no Markdown</w:t>
            </w:r>
          </w:p>
        </w:tc>
        <w:tc>
          <w:tcPr/>
          <w:p>
            <w:pPr>
              <w:pStyle w:val="Compact"/>
            </w:pPr>
            <w:r>
              <w:t xml:space="preserve">50% off cloud list</w:t>
            </w:r>
          </w:p>
        </w:tc>
        <w:tc>
          <w:tcPr/>
          <w:p>
            <w:pPr>
              <w:pStyle w:val="Compact"/>
            </w:pPr>
            <w:r>
              <w:t xml:space="preserve">Fine for Jira shops; poor for prose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Anytype</w:t>
            </w:r>
          </w:p>
        </w:tc>
        <w:tc>
          <w:tcPr/>
          <w:p>
            <w:pPr>
              <w:pStyle w:val="Compact"/>
            </w:pPr>
            <w:r>
              <w:t xml:space="preserve">None built in</w:t>
            </w:r>
          </w:p>
        </w:tc>
        <w:tc>
          <w:tcPr/>
          <w:p>
            <w:pPr>
              <w:pStyle w:val="Compact"/>
            </w:pPr>
            <w:r>
              <w:t xml:space="preserve">Local API with key; agent skill; community MCP</w:t>
            </w:r>
          </w:p>
        </w:tc>
        <w:tc>
          <w:tcPr/>
          <w:p>
            <w:pPr>
              <w:pStyle w:val="Compact"/>
            </w:pPr>
            <w:r>
              <w:t xml:space="preserve">Markdown/HTML/PDF/Any-Block; local-first, encrypted</w:t>
            </w:r>
          </w:p>
        </w:tc>
        <w:tc>
          <w:tcPr/>
          <w:p>
            <w:pPr>
              <w:pStyle w:val="Compact"/>
            </w:pPr>
            <w:r>
              <w:t xml:space="preserve">50% student discount</w:t>
            </w:r>
          </w:p>
        </w:tc>
        <w:tc>
          <w:tcPr/>
          <w:p>
            <w:pPr>
              <w:pStyle w:val="Compact"/>
            </w:pPr>
            <w:r>
              <w:t xml:space="preserve">Interesting, niche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Craft</w:t>
            </w:r>
          </w:p>
        </w:tc>
        <w:tc>
          <w:tcPr/>
          <w:p>
            <w:pPr>
              <w:pStyle w:val="Compact"/>
            </w:pPr>
            <w:r>
              <w:t xml:space="preserve">Credit-metered assistant</w:t>
            </w:r>
          </w:p>
        </w:tc>
        <w:tc>
          <w:tcPr/>
          <w:p>
            <w:pPr>
              <w:pStyle w:val="Compact"/>
            </w:pPr>
            <w:r>
              <w:t xml:space="preserve">Hosted MCP with scoped connections</w:t>
            </w:r>
          </w:p>
        </w:tc>
        <w:tc>
          <w:tcPr/>
          <w:p>
            <w:pPr>
              <w:pStyle w:val="Compact"/>
            </w:pPr>
            <w:r>
              <w:t xml:space="preserve">Markdown/</w:t>
            </w:r>
            <w:r>
              <w:rPr>
                <w:rStyle w:val="VerbatimChar"/>
              </w:rPr>
              <w:t xml:space="preserve">TextBundle</w:t>
            </w:r>
            <w:r>
              <w:t xml:space="preserve">/PDF/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t xml:space="preserve">None listed</w:t>
            </w:r>
          </w:p>
        </w:tc>
        <w:tc>
          <w:tcPr/>
          <w:p>
            <w:pPr>
              <w:pStyle w:val="Compact"/>
            </w:pPr>
            <w:r>
              <w:t xml:space="preserve">Nice editor, small ecosystem</w:t>
            </w:r>
          </w:p>
        </w:tc>
      </w:tr>
    </w:tbl>
    <w:bookmarkEnd w:id="84"/>
    <w:bookmarkStart w:id="85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Mostly no, and for a structural reason rather than a feature gap.</w:t>
      </w:r>
      <w:r>
        <w:t xml:space="preserve"> </w:t>
      </w:r>
      <w:r>
        <w:t xml:space="preserve">Every product above adds AI by putting a model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vendor’s editor and then,</w:t>
      </w:r>
      <w:r>
        <w:t xml:space="preserve"> </w:t>
      </w:r>
      <w:r>
        <w:t xml:space="preserve">more recently, adding an MCP server so outside agents can reach in.</w:t>
      </w:r>
      <w:r>
        <w:t xml:space="preserve"> </w:t>
      </w:r>
      <w:r>
        <w:t xml:space="preserve">A git-backed Quarto or Markdown wiki inverts that:</w:t>
      </w:r>
      <w:r>
        <w:t xml:space="preserve"> </w:t>
      </w:r>
      <w:r>
        <w:t xml:space="preserve">the agent is already a first-class editor of the files,</w:t>
      </w:r>
      <w:r>
        <w:t xml:space="preserve"> </w:t>
      </w:r>
      <w:r>
        <w:t xml:space="preserve">every change is a reviewable diff,</w:t>
      </w:r>
      <w:r>
        <w:t xml:space="preserve"> </w:t>
      </w:r>
      <w:r>
        <w:t xml:space="preserve">CI renders and spell-checks the result,</w:t>
      </w:r>
      <w:r>
        <w:t xml:space="preserve"> </w:t>
      </w:r>
      <w:r>
        <w:t xml:space="preserve">and the wiki is the export.</w:t>
      </w:r>
      <w:r>
        <w:t xml:space="preserve"> </w:t>
      </w:r>
      <w:hyperlink r:id="rId75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is the same idea with a written contract for the agent;</w:t>
      </w:r>
      <w:r>
        <w:t xml:space="preserve"> </w:t>
      </w:r>
      <w:r>
        <w:t xml:space="preserve">this site is the same idea with a publishing pipeline.</w:t>
      </w:r>
      <w:r>
        <w:t xml:space="preserve"> </w:t>
      </w:r>
      <w:r>
        <w:t xml:space="preserve">Neither needs an MCP server to let Claude Code read the lab’s notes,</w:t>
      </w:r>
      <w:r>
        <w:t xml:space="preserve"> </w:t>
      </w:r>
      <w:r>
        <w:t xml:space="preserve">and neither can be locked, metered, or renamed by a vendor.</w:t>
      </w:r>
    </w:p>
    <w:p>
      <w:pPr>
        <w:pStyle w:val="BodyText"/>
      </w:pPr>
      <w:r>
        <w:t xml:space="preserve">What the hosted products do better, and a plain repository does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Non-technical collaborators.</w:t>
      </w:r>
      <w:r>
        <w:t xml:space="preserve"> </w:t>
      </w:r>
      <w:r>
        <w:t xml:space="preserve">Notion, Google Docs, and Loop have editors that a clinician or</w:t>
      </w:r>
      <w:r>
        <w:t xml:space="preserve"> </w:t>
      </w:r>
      <w:r>
        <w:t xml:space="preserve">a first-year student can use without learning git.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round-trip described earlier in this chapter covers review comments,</w:t>
      </w:r>
      <w:r>
        <w:t xml:space="preserve"> </w:t>
      </w:r>
      <w:r>
        <w:t xml:space="preserve">but not live co-editing.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Databases with views.</w:t>
      </w:r>
      <w:r>
        <w:t xml:space="preserve"> </w:t>
      </w:r>
      <w:r>
        <w:t xml:space="preserve">Notion and Coda tables with filters, rollups, and forms</w:t>
      </w:r>
      <w:r>
        <w:t xml:space="preserve"> </w:t>
      </w:r>
      <w:r>
        <w:t xml:space="preserve">have no clean Markdown equivalent; a CSV in a repo is the honest substitute.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Meeting capture.</w:t>
      </w:r>
      <w:r>
        <w:t xml:space="preserve"> </w:t>
      </w:r>
      <w:r>
        <w:t xml:space="preserve">Notion’s AI Meeting Notes and Copilot’s transcription</w:t>
      </w:r>
      <w:r>
        <w:t xml:space="preserve"> </w:t>
      </w:r>
      <w:r>
        <w:t xml:space="preserve">are convenient; the output is text and can be committed afterward.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Always-on agents.</w:t>
      </w:r>
      <w:r>
        <w:t xml:space="preserve"> </w:t>
      </w:r>
      <w:r>
        <w:t xml:space="preserve">Notion Custom Agents, Gemini Spark, and Rovo agents run on a schedule</w:t>
      </w:r>
      <w:r>
        <w:t xml:space="preserve"> </w:t>
      </w:r>
      <w:r>
        <w:t xml:space="preserve">without a machine of ours awake.</w:t>
      </w:r>
      <w:r>
        <w:t xml:space="preserve"> </w:t>
      </w:r>
      <w:r>
        <w:t xml:space="preserve">A GitHub Actions cron running a coding agent does the same for a repository.</w:t>
      </w:r>
    </w:p>
    <w:p>
      <w:pPr>
        <w:pStyle w:val="FirstParagraph"/>
      </w:pPr>
      <w:r>
        <w:t xml:space="preserve">Recommendations (measured 2026-09-09):</w:t>
      </w:r>
    </w:p>
    <w:p>
      <w:pPr>
        <w:pStyle w:val="Compact"/>
        <w:numPr>
          <w:ilvl w:val="0"/>
          <w:numId w:val="1022"/>
        </w:numPr>
      </w:pPr>
      <w:r>
        <w:t xml:space="preserve">Keep lab knowledge in git-backed Markdown or Quarto, and let coding agents edit it directly.</w:t>
      </w:r>
    </w:p>
    <w:p>
      <w:pPr>
        <w:pStyle w:val="Compact"/>
        <w:numPr>
          <w:ilvl w:val="0"/>
          <w:numId w:val="1022"/>
        </w:numPr>
      </w:pPr>
      <w:r>
        <w:t xml:space="preserve">If a hosted editor is needed for a specific collaborator group,</w:t>
      </w:r>
      <w:r>
        <w:t xml:space="preserve"> </w:t>
      </w:r>
      <w:r>
        <w:t xml:space="preserve">prefer the one the campus already licenses (Google Workspace with Gemini)</w:t>
      </w:r>
      <w:r>
        <w:t xml:space="preserve"> </w:t>
      </w:r>
      <w:r>
        <w:t xml:space="preserve">over a new per-seat subscription, and treat its content as a draft that gets committed.</w:t>
      </w:r>
    </w:p>
    <w:p>
      <w:pPr>
        <w:pStyle w:val="Compact"/>
        <w:numPr>
          <w:ilvl w:val="0"/>
          <w:numId w:val="1022"/>
        </w:numPr>
      </w:pPr>
      <w:r>
        <w:t xml:space="preserve">Among the standalone products, Obsidian is the only one whose data model is already ours,</w:t>
      </w:r>
      <w:r>
        <w:t xml:space="preserve"> </w:t>
      </w:r>
      <w:r>
        <w:t xml:space="preserve">so a lab member who wants a graphical editor over the same repository should start there.</w:t>
      </w:r>
    </w:p>
    <w:p>
      <w:pPr>
        <w:pStyle w:val="Compact"/>
        <w:numPr>
          <w:ilvl w:val="0"/>
          <w:numId w:val="1022"/>
        </w:numPr>
      </w:pPr>
      <w:r>
        <w:t xml:space="preserve">Notion is the best of the hosted walled gardens, and the Notion MCP server makes it reachable from Claude Code;</w:t>
      </w:r>
      <w:r>
        <w:t xml:space="preserve"> </w:t>
      </w:r>
      <w:r>
        <w:t xml:space="preserve">but the AI features that distinguish it are Business-plan and credit-metered,</w:t>
      </w:r>
      <w:r>
        <w:t xml:space="preserve"> </w:t>
      </w:r>
      <w:r>
        <w:t xml:space="preserve">and export loses structure, so budget for the exit before entering.</w:t>
      </w:r>
    </w:p>
    <w:p>
      <w:pPr>
        <w:pStyle w:val="Compact"/>
        <w:numPr>
          <w:ilvl w:val="0"/>
          <w:numId w:val="1022"/>
        </w:numPr>
      </w:pPr>
      <w:r>
        <w:t xml:space="preserve">Re-check prices and plan boundaries before acting on any row of the table; several changed within the last quarter.</w:t>
      </w:r>
    </w:p>
    <w:bookmarkEnd w:id="85"/>
    <w:bookmarkEnd w:id="86"/>
    <w:bookmarkStart w:id="190" w:name="references"/>
    <w:p>
      <w:pPr>
        <w:pStyle w:val="Heading1"/>
      </w:pPr>
      <w:r>
        <w:t xml:space="preserve">References</w:t>
      </w:r>
    </w:p>
    <w:bookmarkStart w:id="189" w:name="refs"/>
    <w:bookmarkStart w:id="87" w:name="ref-claude_cowork"/>
    <w:p>
      <w:pPr>
        <w:pStyle w:val="Bibliography"/>
      </w:pPr>
      <w:r>
        <w:t xml:space="preserve">Anthropic. 2026.</w:t>
      </w:r>
      <w:r>
        <w:t xml:space="preserve"> </w:t>
      </w:r>
      <w:r>
        <w:rPr>
          <w:i/>
          <w:iCs/>
        </w:rPr>
        <w:t xml:space="preserve">Claude Cowork Overview</w:t>
      </w:r>
      <w:r>
        <w:t xml:space="preserve">. Documentation.</w:t>
      </w:r>
      <w:r>
        <w:t xml:space="preserve"> </w:t>
      </w:r>
      <w:hyperlink r:id="rId41">
        <w:r>
          <w:rPr>
            <w:rStyle w:val="Hyperlink"/>
          </w:rPr>
          <w:t xml:space="preserve">https://claude.com/docs/cowork/overview</w:t>
        </w:r>
      </w:hyperlink>
      <w:r>
        <w:t xml:space="preserve">.</w:t>
      </w:r>
    </w:p>
    <w:bookmarkEnd w:id="87"/>
    <w:bookmarkStart w:id="89" w:name="ref-anytype_agents_skill"/>
    <w:p>
      <w:pPr>
        <w:pStyle w:val="Bibliography"/>
      </w:pPr>
      <w:r>
        <w:t xml:space="preserve">Any Association. 2026a.</w:t>
      </w:r>
      <w:r>
        <w:t xml:space="preserve"> </w:t>
      </w:r>
      <w:r>
        <w:rPr>
          <w:i/>
          <w:iCs/>
        </w:rPr>
        <w:t xml:space="preserve">Anytype Agents’ Skill</w:t>
      </w:r>
      <w:r>
        <w:t xml:space="preserve">. Documentation.</w:t>
      </w:r>
      <w:r>
        <w:t xml:space="preserve"> </w:t>
      </w:r>
      <w:hyperlink r:id="rId88">
        <w:r>
          <w:rPr>
            <w:rStyle w:val="Hyperlink"/>
          </w:rPr>
          <w:t xml:space="preserve">https://doc.anytype.io/anytype/features/integrations/anytype-agents-skill</w:t>
        </w:r>
      </w:hyperlink>
      <w:r>
        <w:t xml:space="preserve">.</w:t>
      </w:r>
    </w:p>
    <w:bookmarkEnd w:id="89"/>
    <w:bookmarkStart w:id="91" w:name="ref-anytype_ts_github"/>
    <w:p>
      <w:pPr>
        <w:pStyle w:val="Bibliography"/>
      </w:pPr>
      <w:r>
        <w:t xml:space="preserve">Any Association. 2026b.</w:t>
      </w:r>
      <w:r>
        <w:t xml:space="preserve"> </w:t>
      </w:r>
      <w:r>
        <w:rPr>
          <w:i/>
          <w:iCs/>
        </w:rPr>
        <w:t xml:space="preserve">Anytype Desktop (Anytype-Ts)</w:t>
      </w:r>
      <w:r>
        <w:t xml:space="preserve">. Documentation.</w:t>
      </w:r>
      <w:r>
        <w:t xml:space="preserve"> </w:t>
      </w:r>
      <w:hyperlink r:id="rId90">
        <w:r>
          <w:rPr>
            <w:rStyle w:val="Hyperlink"/>
          </w:rPr>
          <w:t xml:space="preserve">https://github.com/anyproto/anytype-ts</w:t>
        </w:r>
      </w:hyperlink>
      <w:r>
        <w:t xml:space="preserve">.</w:t>
      </w:r>
    </w:p>
    <w:bookmarkEnd w:id="91"/>
    <w:bookmarkStart w:id="93" w:name="ref-anytype_export"/>
    <w:p>
      <w:pPr>
        <w:pStyle w:val="Bibliography"/>
      </w:pPr>
      <w:r>
        <w:t xml:space="preserve">Any Association. 2026c.</w:t>
      </w:r>
      <w:r>
        <w:t xml:space="preserve"> </w:t>
      </w:r>
      <w:r>
        <w:rPr>
          <w:i/>
          <w:iCs/>
        </w:rPr>
        <w:t xml:space="preserve">Anytype Import and Export</w:t>
      </w:r>
      <w:r>
        <w:t xml:space="preserve">. Documentation.</w:t>
      </w:r>
      <w:r>
        <w:t xml:space="preserve"> </w:t>
      </w:r>
      <w:hyperlink r:id="rId92">
        <w:r>
          <w:rPr>
            <w:rStyle w:val="Hyperlink"/>
          </w:rPr>
          <w:t xml:space="preserve">https://doc.anytype.io/anytype/data/import-and-export</w:t>
        </w:r>
      </w:hyperlink>
      <w:r>
        <w:t xml:space="preserve">.</w:t>
      </w:r>
    </w:p>
    <w:bookmarkEnd w:id="93"/>
    <w:bookmarkStart w:id="95" w:name="ref-anytype_local_api"/>
    <w:p>
      <w:pPr>
        <w:pStyle w:val="Bibliography"/>
      </w:pPr>
      <w:r>
        <w:t xml:space="preserve">Any Association. 2026d.</w:t>
      </w:r>
      <w:r>
        <w:t xml:space="preserve"> </w:t>
      </w:r>
      <w:r>
        <w:rPr>
          <w:i/>
          <w:iCs/>
        </w:rPr>
        <w:t xml:space="preserve">Anytype Local API</w:t>
      </w:r>
      <w:r>
        <w:t xml:space="preserve">. Documentation.</w:t>
      </w:r>
      <w:r>
        <w:t xml:space="preserve"> </w:t>
      </w:r>
      <w:hyperlink r:id="rId94">
        <w:r>
          <w:rPr>
            <w:rStyle w:val="Hyperlink"/>
          </w:rPr>
          <w:t xml:space="preserve">https://doc.anytype.io/anytype/features/integrations/local-api</w:t>
        </w:r>
      </w:hyperlink>
      <w:r>
        <w:t xml:space="preserve">.</w:t>
      </w:r>
    </w:p>
    <w:bookmarkEnd w:id="95"/>
    <w:bookmarkStart w:id="97" w:name="ref-anytype_memberships"/>
    <w:p>
      <w:pPr>
        <w:pStyle w:val="Bibliography"/>
      </w:pPr>
      <w:r>
        <w:t xml:space="preserve">Any Association. 2026e.</w:t>
      </w:r>
      <w:r>
        <w:t xml:space="preserve"> </w:t>
      </w:r>
      <w:r>
        <w:rPr>
          <w:i/>
          <w:iCs/>
        </w:rPr>
        <w:t xml:space="preserve">Anytype Memberships</w:t>
      </w:r>
      <w:r>
        <w:t xml:space="preserve">. Documentation.</w:t>
      </w:r>
      <w:r>
        <w:t xml:space="preserve"> </w:t>
      </w:r>
      <w:hyperlink r:id="rId96">
        <w:r>
          <w:rPr>
            <w:rStyle w:val="Hyperlink"/>
          </w:rPr>
          <w:t xml:space="preserve">https://doc.anytype.io/anytype/resources/memberships</w:t>
        </w:r>
      </w:hyperlink>
      <w:r>
        <w:t xml:space="preserve">.</w:t>
      </w:r>
    </w:p>
    <w:bookmarkEnd w:id="97"/>
    <w:bookmarkStart w:id="99" w:name="ref-atlassian_cloud_licensing"/>
    <w:p>
      <w:pPr>
        <w:pStyle w:val="Bibliography"/>
      </w:pPr>
      <w:r>
        <w:t xml:space="preserve">Atlassian. 2026a.</w:t>
      </w:r>
      <w:r>
        <w:t xml:space="preserve"> </w:t>
      </w:r>
      <w:r>
        <w:rPr>
          <w:i/>
          <w:iCs/>
        </w:rPr>
        <w:t xml:space="preserve">Atlassian Cloud Licensing</w:t>
      </w:r>
      <w:r>
        <w:t xml:space="preserve">. Documentation.</w:t>
      </w:r>
      <w:r>
        <w:t xml:space="preserve"> </w:t>
      </w:r>
      <w:hyperlink r:id="rId98">
        <w:r>
          <w:rPr>
            <w:rStyle w:val="Hyperlink"/>
          </w:rPr>
          <w:t xml:space="preserve">https://www.atlassian.com/licensing/cloud</w:t>
        </w:r>
      </w:hyperlink>
      <w:r>
        <w:t xml:space="preserve">.</w:t>
      </w:r>
    </w:p>
    <w:bookmarkEnd w:id="99"/>
    <w:bookmarkStart w:id="101" w:name="ref-confluence_export"/>
    <w:p>
      <w:pPr>
        <w:pStyle w:val="Bibliography"/>
      </w:pPr>
      <w:r>
        <w:t xml:space="preserve">Atlassian. 2026b.</w:t>
      </w:r>
      <w:r>
        <w:t xml:space="preserve"> </w:t>
      </w:r>
      <w:r>
        <w:rPr>
          <w:i/>
          <w:iCs/>
        </w:rPr>
        <w:t xml:space="preserve">Export Content to Word, PDF, HTML and XML</w:t>
      </w:r>
      <w:r>
        <w:t xml:space="preserve">. Documentation.</w:t>
      </w:r>
      <w:r>
        <w:t xml:space="preserve"> </w:t>
      </w:r>
      <w:hyperlink r:id="rId100">
        <w:r>
          <w:rPr>
            <w:rStyle w:val="Hyperlink"/>
          </w:rPr>
          <w:t xml:space="preserve">https://support.atlassian.com/confluence-cloud/docs/export-content-to-word-pdf-html-and-xml/</w:t>
        </w:r>
      </w:hyperlink>
      <w:r>
        <w:t xml:space="preserve">.</w:t>
      </w:r>
    </w:p>
    <w:bookmarkEnd w:id="101"/>
    <w:bookmarkStart w:id="103" w:name="ref-rovo_mcp_server"/>
    <w:p>
      <w:pPr>
        <w:pStyle w:val="Bibliography"/>
      </w:pPr>
      <w:r>
        <w:t xml:space="preserve">Atlassian. 2026c.</w:t>
      </w:r>
      <w:r>
        <w:t xml:space="preserve"> </w:t>
      </w:r>
      <w:r>
        <w:rPr>
          <w:i/>
          <w:iCs/>
        </w:rPr>
        <w:t xml:space="preserve">Get Started with the Atlassian Rovo MCP Server</w:t>
      </w:r>
      <w:r>
        <w:t xml:space="preserve">. Documentation.</w:t>
      </w:r>
      <w:r>
        <w:t xml:space="preserve"> </w:t>
      </w:r>
      <w:hyperlink r:id="rId102">
        <w:r>
          <w:rPr>
            <w:rStyle w:val="Hyperlink"/>
          </w:rPr>
          <w:t xml:space="preserve">https://support.atlassian.com/atlassian-rovo-mcp-server/docs/getting-started-with-the-atlassian-remote-mcp-server/</w:t>
        </w:r>
      </w:hyperlink>
      <w:r>
        <w:t xml:space="preserve">.</w:t>
      </w:r>
    </w:p>
    <w:bookmarkEnd w:id="103"/>
    <w:bookmarkStart w:id="105" w:name="ref-rovo_credits"/>
    <w:p>
      <w:pPr>
        <w:pStyle w:val="Bibliography"/>
      </w:pPr>
      <w:r>
        <w:t xml:space="preserve">Atlassian. 2026d.</w:t>
      </w:r>
      <w:r>
        <w:t xml:space="preserve"> </w:t>
      </w:r>
      <w:r>
        <w:rPr>
          <w:i/>
          <w:iCs/>
        </w:rPr>
        <w:t xml:space="preserve">How Rovo Credits Work</w:t>
      </w:r>
      <w:r>
        <w:t xml:space="preserve">. Documentation.</w:t>
      </w:r>
      <w:r>
        <w:t xml:space="preserve"> </w:t>
      </w:r>
      <w:hyperlink r:id="rId104">
        <w:r>
          <w:rPr>
            <w:rStyle w:val="Hyperlink"/>
          </w:rPr>
          <w:t xml:space="preserve">https://support.atlassian.com/rovo/docs/rovo-usage-limits/</w:t>
        </w:r>
      </w:hyperlink>
      <w:r>
        <w:t xml:space="preserve">.</w:t>
      </w:r>
    </w:p>
    <w:bookmarkEnd w:id="105"/>
    <w:bookmarkStart w:id="107" w:name="ref-confluence_plans"/>
    <w:p>
      <w:pPr>
        <w:pStyle w:val="Bibliography"/>
      </w:pPr>
      <w:r>
        <w:t xml:space="preserve">Atlassian. 2026e.</w:t>
      </w:r>
      <w:r>
        <w:t xml:space="preserve"> </w:t>
      </w:r>
      <w:r>
        <w:rPr>
          <w:i/>
          <w:iCs/>
        </w:rPr>
        <w:t xml:space="preserve">Learn about the Features of Confluence Cloud Plans</w:t>
      </w:r>
      <w:r>
        <w:t xml:space="preserve">. Documentation.</w:t>
      </w:r>
      <w:r>
        <w:t xml:space="preserve"> </w:t>
      </w:r>
      <w:hyperlink r:id="rId106">
        <w:r>
          <w:rPr>
            <w:rStyle w:val="Hyperlink"/>
          </w:rPr>
          <w:t xml:space="preserve">https://support.atlassian.com/confluence-cloud/docs/learn-about-confluence-cloud-plans/</w:t>
        </w:r>
      </w:hyperlink>
      <w:r>
        <w:t xml:space="preserve">.</w:t>
      </w:r>
    </w:p>
    <w:bookmarkEnd w:id="107"/>
    <w:bookmarkStart w:id="109" w:name="ref-breeze_coda_superhuman"/>
    <w:p>
      <w:pPr>
        <w:pStyle w:val="Bibliography"/>
      </w:pPr>
      <w:r>
        <w:t xml:space="preserve">Breeze. 2026.</w:t>
      </w:r>
      <w:r>
        <w:t xml:space="preserve"> </w:t>
      </w:r>
      <w:r>
        <w:rPr>
          <w:i/>
          <w:iCs/>
        </w:rPr>
        <w:t xml:space="preserve">Coda Is Now Superhuman Docs: What Changed for Users</w:t>
      </w:r>
      <w:r>
        <w:t xml:space="preserve">. Documentation.</w:t>
      </w:r>
      <w:r>
        <w:t xml:space="preserve"> </w:t>
      </w:r>
      <w:hyperlink r:id="rId108">
        <w:r>
          <w:rPr>
            <w:rStyle w:val="Hyperlink"/>
          </w:rPr>
          <w:t xml:space="preserve">https://www.breeze.pm/articles/coda-is-now-superhuman-docs</w:t>
        </w:r>
      </w:hyperlink>
      <w:r>
        <w:t xml:space="preserve">.</w:t>
      </w:r>
    </w:p>
    <w:bookmarkEnd w:id="109"/>
    <w:bookmarkStart w:id="111" w:name="ref-craft_pricing"/>
    <w:p>
      <w:pPr>
        <w:pStyle w:val="Bibliography"/>
      </w:pPr>
      <w:r>
        <w:t xml:space="preserve">Craft Docs. 2026a.</w:t>
      </w:r>
      <w:r>
        <w:t xml:space="preserve"> </w:t>
      </w:r>
      <w:r>
        <w:rPr>
          <w:i/>
          <w:iCs/>
        </w:rPr>
        <w:t xml:space="preserve">Craft Pricing</w:t>
      </w:r>
      <w:r>
        <w:t xml:space="preserve">. Documentation.</w:t>
      </w:r>
      <w:r>
        <w:t xml:space="preserve"> </w:t>
      </w:r>
      <w:hyperlink r:id="rId110">
        <w:r>
          <w:rPr>
            <w:rStyle w:val="Hyperlink"/>
          </w:rPr>
          <w:t xml:space="preserve">https://www.craft.do/pricing</w:t>
        </w:r>
      </w:hyperlink>
      <w:r>
        <w:t xml:space="preserve">.</w:t>
      </w:r>
    </w:p>
    <w:bookmarkEnd w:id="111"/>
    <w:bookmarkStart w:id="113" w:name="ref-craft_export"/>
    <w:p>
      <w:pPr>
        <w:pStyle w:val="Bibliography"/>
      </w:pPr>
      <w:r>
        <w:t xml:space="preserve">Craft Docs. 2026b.</w:t>
      </w:r>
      <w:r>
        <w:t xml:space="preserve"> </w:t>
      </w:r>
      <w:r>
        <w:rPr>
          <w:i/>
          <w:iCs/>
        </w:rPr>
        <w:t xml:space="preserve">Export to PDF, Word, and Markdown</w:t>
      </w:r>
      <w:r>
        <w:t xml:space="preserve">. Documentation.</w:t>
      </w:r>
      <w:r>
        <w:t xml:space="preserve"> </w:t>
      </w:r>
      <w:hyperlink r:id="rId112">
        <w:r>
          <w:rPr>
            <w:rStyle w:val="Hyperlink"/>
          </w:rPr>
          <w:t xml:space="preserve">https://support.craft.do/en/import-and-export/export/document</w:t>
        </w:r>
      </w:hyperlink>
      <w:r>
        <w:t xml:space="preserve">.</w:t>
      </w:r>
    </w:p>
    <w:bookmarkEnd w:id="113"/>
    <w:bookmarkStart w:id="115" w:name="ref-craft_mcp"/>
    <w:p>
      <w:pPr>
        <w:pStyle w:val="Bibliography"/>
      </w:pPr>
      <w:r>
        <w:t xml:space="preserve">Craft Docs. 2026c.</w:t>
      </w:r>
      <w:r>
        <w:t xml:space="preserve"> </w:t>
      </w:r>
      <w:r>
        <w:rPr>
          <w:i/>
          <w:iCs/>
        </w:rPr>
        <w:t xml:space="preserve">MCP (Craft Help Center)</w:t>
      </w:r>
      <w:r>
        <w:t xml:space="preserve">. Documentation.</w:t>
      </w:r>
      <w:r>
        <w:t xml:space="preserve"> </w:t>
      </w:r>
      <w:hyperlink r:id="rId114">
        <w:r>
          <w:rPr>
            <w:rStyle w:val="Hyperlink"/>
          </w:rPr>
          <w:t xml:space="preserve">https://support.craft.do/en/integrate/mcp</w:t>
        </w:r>
      </w:hyperlink>
      <w:r>
        <w:t xml:space="preserve">.</w:t>
      </w:r>
    </w:p>
    <w:bookmarkEnd w:id="115"/>
    <w:bookmarkStart w:id="117" w:name="ref-google_workspace_education"/>
    <w:p>
      <w:pPr>
        <w:pStyle w:val="Bibliography"/>
      </w:pPr>
      <w:r>
        <w:t xml:space="preserve">Google. 2026a.</w:t>
      </w:r>
      <w:r>
        <w:t xml:space="preserve"> </w:t>
      </w:r>
      <w:r>
        <w:rPr>
          <w:i/>
          <w:iCs/>
        </w:rPr>
        <w:t xml:space="preserve">Compare Google Workspace for Education Editions</w:t>
      </w:r>
      <w:r>
        <w:t xml:space="preserve">. Documentation.</w:t>
      </w:r>
      <w:r>
        <w:t xml:space="preserve"> </w:t>
      </w:r>
      <w:hyperlink r:id="rId116">
        <w:r>
          <w:rPr>
            <w:rStyle w:val="Hyperlink"/>
          </w:rPr>
          <w:t xml:space="preserve">https://edu.google.com/intl/ALL_us/workspace-for-education/editions/compare-editions/</w:t>
        </w:r>
      </w:hyperlink>
      <w:r>
        <w:t xml:space="preserve">.</w:t>
      </w:r>
    </w:p>
    <w:bookmarkEnd w:id="117"/>
    <w:bookmarkStart w:id="119" w:name="ref-google_docs_api"/>
    <w:p>
      <w:pPr>
        <w:pStyle w:val="Bibliography"/>
      </w:pPr>
      <w:r>
        <w:t xml:space="preserve">Google. 2026b.</w:t>
      </w:r>
      <w:r>
        <w:t xml:space="preserve"> </w:t>
      </w:r>
      <w:r>
        <w:rPr>
          <w:i/>
          <w:iCs/>
        </w:rPr>
        <w:t xml:space="preserve">Google Docs API Overview</w:t>
      </w:r>
      <w:r>
        <w:t xml:space="preserve">. Documentation.</w:t>
      </w:r>
      <w:r>
        <w:t xml:space="preserve"> </w:t>
      </w:r>
      <w:hyperlink r:id="rId118">
        <w:r>
          <w:rPr>
            <w:rStyle w:val="Hyperlink"/>
          </w:rPr>
          <w:t xml:space="preserve">https://developers.google.com/workspace/docs/api/how-tos/overview</w:t>
        </w:r>
      </w:hyperlink>
      <w:r>
        <w:t xml:space="preserve">.</w:t>
      </w:r>
    </w:p>
    <w:bookmarkEnd w:id="119"/>
    <w:bookmarkStart w:id="121" w:name="ref-google_workspace_pricing"/>
    <w:p>
      <w:pPr>
        <w:pStyle w:val="Bibliography"/>
      </w:pPr>
      <w:r>
        <w:t xml:space="preserve">Google. 2026c.</w:t>
      </w:r>
      <w:r>
        <w:t xml:space="preserve"> </w:t>
      </w:r>
      <w:r>
        <w:rPr>
          <w:i/>
          <w:iCs/>
        </w:rPr>
        <w:t xml:space="preserve">Google Workspace Pricing</w:t>
      </w:r>
      <w:r>
        <w:t xml:space="preserve">. Documentation.</w:t>
      </w:r>
      <w:r>
        <w:t xml:space="preserve"> </w:t>
      </w:r>
      <w:hyperlink r:id="rId120">
        <w:r>
          <w:rPr>
            <w:rStyle w:val="Hyperlink"/>
          </w:rPr>
          <w:t xml:space="preserve">https://workspace.google.com/pricing</w:t>
        </w:r>
      </w:hyperlink>
      <w:r>
        <w:t xml:space="preserve">.</w:t>
      </w:r>
    </w:p>
    <w:bookmarkEnd w:id="121"/>
    <w:bookmarkStart w:id="123" w:name="ref-lindy_pricing"/>
    <w:p>
      <w:pPr>
        <w:pStyle w:val="Bibliography"/>
      </w:pPr>
      <w:r>
        <w:t xml:space="preserve">Lindy. 2026a.</w:t>
      </w:r>
      <w:r>
        <w:t xml:space="preserve"> </w:t>
      </w:r>
      <w:r>
        <w:rPr>
          <w:i/>
          <w:iCs/>
        </w:rPr>
        <w:t xml:space="preserve">Lindy Pricing</w:t>
      </w:r>
      <w:r>
        <w:t xml:space="preserve">. Product website.</w:t>
      </w:r>
      <w:r>
        <w:t xml:space="preserve"> </w:t>
      </w:r>
      <w:hyperlink r:id="rId122">
        <w:r>
          <w:rPr>
            <w:rStyle w:val="Hyperlink"/>
          </w:rPr>
          <w:t xml:space="preserve">https://www.lindy.ai/pricing</w:t>
        </w:r>
      </w:hyperlink>
      <w:r>
        <w:t xml:space="preserve">.</w:t>
      </w:r>
    </w:p>
    <w:bookmarkEnd w:id="123"/>
    <w:bookmarkStart w:id="124" w:name="ref-lindy"/>
    <w:p>
      <w:pPr>
        <w:pStyle w:val="Bibliography"/>
      </w:pPr>
      <w:r>
        <w:t xml:space="preserve">Lindy. 2026b.</w:t>
      </w:r>
      <w:r>
        <w:t xml:space="preserve"> </w:t>
      </w:r>
      <w:r>
        <w:rPr>
          <w:i/>
          <w:iCs/>
        </w:rPr>
        <w:t xml:space="preserve">Lindy: The AI Teammate That Will 3x Your Output</w:t>
      </w:r>
      <w:r>
        <w:t xml:space="preserve">. Product website.</w:t>
      </w:r>
      <w:r>
        <w:t xml:space="preserve"> </w:t>
      </w:r>
      <w:hyperlink r:id="rId63">
        <w:r>
          <w:rPr>
            <w:rStyle w:val="Hyperlink"/>
          </w:rPr>
          <w:t xml:space="preserve">https://www.lindy.ai/</w:t>
        </w:r>
      </w:hyperlink>
      <w:r>
        <w:t xml:space="preserve">.</w:t>
      </w:r>
    </w:p>
    <w:bookmarkEnd w:id="124"/>
    <w:bookmarkStart w:id="125" w:name="ref-manus"/>
    <w:p>
      <w:pPr>
        <w:pStyle w:val="Bibliography"/>
      </w:pPr>
      <w:r>
        <w:t xml:space="preserve">Manus AI. 2026.</w:t>
      </w:r>
      <w:r>
        <w:t xml:space="preserve"> </w:t>
      </w:r>
      <w:r>
        <w:rPr>
          <w:i/>
          <w:iCs/>
        </w:rPr>
        <w:t xml:space="preserve">Manus: Hands on AI</w:t>
      </w:r>
      <w:r>
        <w:t xml:space="preserve">. Product website.</w:t>
      </w:r>
      <w:r>
        <w:t xml:space="preserve"> </w:t>
      </w:r>
      <w:hyperlink r:id="rId62">
        <w:r>
          <w:rPr>
            <w:rStyle w:val="Hyperlink"/>
          </w:rPr>
          <w:t xml:space="preserve">https://manus.im/</w:t>
        </w:r>
      </w:hyperlink>
      <w:r>
        <w:t xml:space="preserve">.</w:t>
      </w:r>
    </w:p>
    <w:bookmarkEnd w:id="125"/>
    <w:bookmarkStart w:id="127" w:name="ref-microsoft_loop_compare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Compare Microsoft Loop, Copilot Pages, and Copilot Notebooks</w:t>
      </w:r>
      <w:r>
        <w:t xml:space="preserve">. Documentation.</w:t>
      </w:r>
      <w:r>
        <w:t xml:space="preserve"> </w:t>
      </w:r>
      <w:hyperlink r:id="rId126">
        <w:r>
          <w:rPr>
            <w:rStyle w:val="Hyperlink"/>
          </w:rPr>
          <w:t xml:space="preserve">https://support.microsoft.com/en-us/microsoft-365-copilot/compare-microsoft-loop-copilot-pages-and-copilot-notebooks</w:t>
        </w:r>
      </w:hyperlink>
      <w:r>
        <w:t xml:space="preserve">.</w:t>
      </w:r>
    </w:p>
    <w:bookmarkEnd w:id="127"/>
    <w:bookmarkStart w:id="129" w:name="ref-microsoft_copilot_loop_faq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Frequently Asked Questions about Copilot in Loop</w:t>
      </w:r>
      <w:r>
        <w:t xml:space="preserve">. Documentation.</w:t>
      </w:r>
      <w:r>
        <w:t xml:space="preserve"> </w:t>
      </w:r>
      <w:hyperlink r:id="rId128">
        <w:r>
          <w:rPr>
            <w:rStyle w:val="Hyperlink"/>
          </w:rPr>
          <w:t xml:space="preserve">https://support.microsoft.com/en-us/loop/frequently-asked-questions-about-copilot-in-loop</w:t>
        </w:r>
      </w:hyperlink>
      <w:r>
        <w:t xml:space="preserve">.</w:t>
      </w:r>
    </w:p>
    <w:bookmarkEnd w:id="129"/>
    <w:bookmarkStart w:id="131" w:name="ref-microsoft_copilot_licensing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License Options for Microsoft Copilot</w:t>
      </w:r>
      <w:r>
        <w:t xml:space="preserve">. Documentation.</w:t>
      </w:r>
      <w:r>
        <w:t xml:space="preserve"> </w:t>
      </w:r>
      <w:hyperlink r:id="rId130">
        <w:r>
          <w:rPr>
            <w:rStyle w:val="Hyperlink"/>
          </w:rPr>
          <w:t xml:space="preserve">https://learn.microsoft.com/en-us/copilot/microsoft-365/microsoft-365-copilot-licensing</w:t>
        </w:r>
      </w:hyperlink>
      <w:r>
        <w:t xml:space="preserve">.</w:t>
      </w:r>
    </w:p>
    <w:bookmarkEnd w:id="131"/>
    <w:bookmarkStart w:id="133" w:name="ref-microsoft_copilot_pricing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365 Copilot Plans and Pricing</w:t>
      </w:r>
      <w:r>
        <w:t xml:space="preserve">. Documentation.</w:t>
      </w:r>
      <w:r>
        <w:t xml:space="preserve"> </w:t>
      </w:r>
      <w:hyperlink r:id="rId132">
        <w:r>
          <w:rPr>
            <w:rStyle w:val="Hyperlink"/>
          </w:rPr>
          <w:t xml:space="preserve">https://www.microsoft.com/en-us/microsoft-365-copilot/pricing</w:t>
        </w:r>
      </w:hyperlink>
      <w:r>
        <w:t xml:space="preserve">.</w:t>
      </w:r>
    </w:p>
    <w:bookmarkEnd w:id="133"/>
    <w:bookmarkStart w:id="135" w:name="ref-notion_export"/>
    <w:p>
      <w:pPr>
        <w:pStyle w:val="Bibliography"/>
      </w:pPr>
      <w:r>
        <w:t xml:space="preserve">Notion Labs. 2026a.</w:t>
      </w:r>
      <w:r>
        <w:t xml:space="preserve"> </w:t>
      </w:r>
      <w:r>
        <w:rPr>
          <w:i/>
          <w:iCs/>
        </w:rPr>
        <w:t xml:space="preserve">Export Your Content</w:t>
      </w:r>
      <w:r>
        <w:t xml:space="preserve">. Documentation.</w:t>
      </w:r>
      <w:r>
        <w:t xml:space="preserve"> </w:t>
      </w:r>
      <w:hyperlink r:id="rId134">
        <w:r>
          <w:rPr>
            <w:rStyle w:val="Hyperlink"/>
          </w:rPr>
          <w:t xml:space="preserve">https://www.notion.com/help/export-your-content</w:t>
        </w:r>
      </w:hyperlink>
      <w:r>
        <w:t xml:space="preserve">.</w:t>
      </w:r>
    </w:p>
    <w:bookmarkEnd w:id="135"/>
    <w:bookmarkStart w:id="137" w:name="ref-notion_ai"/>
    <w:p>
      <w:pPr>
        <w:pStyle w:val="Bibliography"/>
      </w:pPr>
      <w:r>
        <w:t xml:space="preserve">Notion Labs. 2026b.</w:t>
      </w:r>
      <w:r>
        <w:t xml:space="preserve"> </w:t>
      </w:r>
      <w:r>
        <w:rPr>
          <w:i/>
          <w:iCs/>
        </w:rPr>
        <w:t xml:space="preserve">Notion AI</w:t>
      </w:r>
      <w:r>
        <w:t xml:space="preserve">. Documentation.</w:t>
      </w:r>
      <w:r>
        <w:t xml:space="preserve"> </w:t>
      </w:r>
      <w:hyperlink r:id="rId136">
        <w:r>
          <w:rPr>
            <w:rStyle w:val="Hyperlink"/>
          </w:rPr>
          <w:t xml:space="preserve">https://www.notion.com/product/ai</w:t>
        </w:r>
      </w:hyperlink>
      <w:r>
        <w:t xml:space="preserve">.</w:t>
      </w:r>
    </w:p>
    <w:bookmarkEnd w:id="137"/>
    <w:bookmarkStart w:id="139" w:name="ref-notion_api"/>
    <w:p>
      <w:pPr>
        <w:pStyle w:val="Bibliography"/>
      </w:pPr>
      <w:r>
        <w:t xml:space="preserve">Notion Labs. 2026c.</w:t>
      </w:r>
      <w:r>
        <w:t xml:space="preserve"> </w:t>
      </w:r>
      <w:r>
        <w:rPr>
          <w:i/>
          <w:iCs/>
        </w:rPr>
        <w:t xml:space="preserve">Notion API Introduction</w:t>
      </w:r>
      <w:r>
        <w:t xml:space="preserve">. Documentation.</w:t>
      </w:r>
      <w:r>
        <w:t xml:space="preserve"> </w:t>
      </w:r>
      <w:hyperlink r:id="rId138">
        <w:r>
          <w:rPr>
            <w:rStyle w:val="Hyperlink"/>
          </w:rPr>
          <w:t xml:space="preserve">https://developers.notion.com/reference/intro</w:t>
        </w:r>
      </w:hyperlink>
      <w:r>
        <w:t xml:space="preserve">.</w:t>
      </w:r>
    </w:p>
    <w:bookmarkEnd w:id="139"/>
    <w:bookmarkStart w:id="141" w:name="ref-notion_education"/>
    <w:p>
      <w:pPr>
        <w:pStyle w:val="Bibliography"/>
      </w:pPr>
      <w:r>
        <w:t xml:space="preserve">Notion Labs. 2026d.</w:t>
      </w:r>
      <w:r>
        <w:t xml:space="preserve"> </w:t>
      </w:r>
      <w:r>
        <w:rPr>
          <w:i/>
          <w:iCs/>
        </w:rPr>
        <w:t xml:space="preserve">Notion for Education</w:t>
      </w:r>
      <w:r>
        <w:t xml:space="preserve">. Documentation.</w:t>
      </w:r>
      <w:r>
        <w:t xml:space="preserve"> </w:t>
      </w:r>
      <w:hyperlink r:id="rId140">
        <w:r>
          <w:rPr>
            <w:rStyle w:val="Hyperlink"/>
          </w:rPr>
          <w:t xml:space="preserve">https://www.notion.com/help/notion-for-education</w:t>
        </w:r>
      </w:hyperlink>
      <w:r>
        <w:t xml:space="preserve">.</w:t>
      </w:r>
    </w:p>
    <w:bookmarkEnd w:id="141"/>
    <w:bookmarkStart w:id="143" w:name="ref-notion_mcp"/>
    <w:p>
      <w:pPr>
        <w:pStyle w:val="Bibliography"/>
      </w:pPr>
      <w:r>
        <w:t xml:space="preserve">Notion Labs. 2026e.</w:t>
      </w:r>
      <w:r>
        <w:t xml:space="preserve"> </w:t>
      </w:r>
      <w:r>
        <w:rPr>
          <w:i/>
          <w:iCs/>
        </w:rPr>
        <w:t xml:space="preserve">Notion MCP</w:t>
      </w:r>
      <w:r>
        <w:t xml:space="preserve">. Documentation.</w:t>
      </w:r>
      <w:r>
        <w:t xml:space="preserve"> </w:t>
      </w:r>
      <w:hyperlink r:id="rId142">
        <w:r>
          <w:rPr>
            <w:rStyle w:val="Hyperlink"/>
          </w:rPr>
          <w:t xml:space="preserve">https://developers.notion.com/docs/mcp</w:t>
        </w:r>
      </w:hyperlink>
      <w:r>
        <w:t xml:space="preserve">.</w:t>
      </w:r>
    </w:p>
    <w:bookmarkEnd w:id="143"/>
    <w:bookmarkStart w:id="145" w:name="ref-notion_mcp_tools"/>
    <w:p>
      <w:pPr>
        <w:pStyle w:val="Bibliography"/>
      </w:pPr>
      <w:r>
        <w:t xml:space="preserve">Notion Labs. 2026f.</w:t>
      </w:r>
      <w:r>
        <w:t xml:space="preserve"> </w:t>
      </w:r>
      <w:r>
        <w:rPr>
          <w:i/>
          <w:iCs/>
        </w:rPr>
        <w:t xml:space="preserve">Notion MCP Supported Tools</w:t>
      </w:r>
      <w:r>
        <w:t xml:space="preserve">. Documentation.</w:t>
      </w:r>
      <w:r>
        <w:t xml:space="preserve"> </w:t>
      </w:r>
      <w:hyperlink r:id="rId144">
        <w:r>
          <w:rPr>
            <w:rStyle w:val="Hyperlink"/>
          </w:rPr>
          <w:t xml:space="preserve">https://developers.notion.com/guides/mcp/mcp-supported-tools</w:t>
        </w:r>
      </w:hyperlink>
      <w:r>
        <w:t xml:space="preserve">.</w:t>
      </w:r>
    </w:p>
    <w:bookmarkEnd w:id="145"/>
    <w:bookmarkStart w:id="147" w:name="ref-notion_pricing"/>
    <w:p>
      <w:pPr>
        <w:pStyle w:val="Bibliography"/>
      </w:pPr>
      <w:r>
        <w:t xml:space="preserve">Notion Labs. 2026g.</w:t>
      </w:r>
      <w:r>
        <w:t xml:space="preserve"> </w:t>
      </w:r>
      <w:r>
        <w:rPr>
          <w:i/>
          <w:iCs/>
        </w:rPr>
        <w:t xml:space="preserve">Notion Pricing</w:t>
      </w:r>
      <w:r>
        <w:t xml:space="preserve">. Documentation.</w:t>
      </w:r>
      <w:r>
        <w:t xml:space="preserve"> </w:t>
      </w:r>
      <w:hyperlink r:id="rId146">
        <w:r>
          <w:rPr>
            <w:rStyle w:val="Hyperlink"/>
          </w:rPr>
          <w:t xml:space="preserve">https://www.notion.com/pricing</w:t>
        </w:r>
      </w:hyperlink>
      <w:r>
        <w:t xml:space="preserve">.</w:t>
      </w:r>
    </w:p>
    <w:bookmarkEnd w:id="147"/>
    <w:bookmarkStart w:id="149" w:name="ref-obsidian_cli"/>
    <w:p>
      <w:pPr>
        <w:pStyle w:val="Bibliography"/>
      </w:pPr>
      <w:r>
        <w:t xml:space="preserve">Obsidian. 2026a.</w:t>
      </w:r>
      <w:r>
        <w:t xml:space="preserve"> </w:t>
      </w:r>
      <w:r>
        <w:rPr>
          <w:i/>
          <w:iCs/>
        </w:rPr>
        <w:t xml:space="preserve">Obsidian CLI</w:t>
      </w:r>
      <w:r>
        <w:t xml:space="preserve">. Documentation.</w:t>
      </w:r>
      <w:r>
        <w:t xml:space="preserve"> </w:t>
      </w:r>
      <w:hyperlink r:id="rId148">
        <w:r>
          <w:rPr>
            <w:rStyle w:val="Hyperlink"/>
          </w:rPr>
          <w:t xml:space="preserve">https://obsidian.md/help/cli</w:t>
        </w:r>
      </w:hyperlink>
      <w:r>
        <w:t xml:space="preserve">.</w:t>
      </w:r>
    </w:p>
    <w:bookmarkEnd w:id="149"/>
    <w:bookmarkStart w:id="151" w:name="ref-obsidian_pricing"/>
    <w:p>
      <w:pPr>
        <w:pStyle w:val="Bibliography"/>
      </w:pPr>
      <w:r>
        <w:t xml:space="preserve">Obsidian. 2026b.</w:t>
      </w:r>
      <w:r>
        <w:t xml:space="preserve"> </w:t>
      </w:r>
      <w:r>
        <w:rPr>
          <w:i/>
          <w:iCs/>
        </w:rPr>
        <w:t xml:space="preserve">Obsidian Pricing</w:t>
      </w:r>
      <w:r>
        <w:t xml:space="preserve">. Documentation.</w:t>
      </w:r>
      <w:r>
        <w:t xml:space="preserve"> </w:t>
      </w:r>
      <w:hyperlink r:id="rId150">
        <w:r>
          <w:rPr>
            <w:rStyle w:val="Hyperlink"/>
          </w:rPr>
          <w:t xml:space="preserve">https://obsidian.md/pricing</w:t>
        </w:r>
      </w:hyperlink>
      <w:r>
        <w:t xml:space="preserve">.</w:t>
      </w:r>
    </w:p>
    <w:bookmarkEnd w:id="151"/>
    <w:bookmarkStart w:id="153" w:name="ref-obsidian_home"/>
    <w:p>
      <w:pPr>
        <w:pStyle w:val="Bibliography"/>
      </w:pPr>
      <w:r>
        <w:t xml:space="preserve">Obsidian. 2026c.</w:t>
      </w:r>
      <w:r>
        <w:t xml:space="preserve"> </w:t>
      </w:r>
      <w:r>
        <w:rPr>
          <w:i/>
          <w:iCs/>
        </w:rPr>
        <w:t xml:space="preserve">Obsidian: Sharpen Your Thinking</w:t>
      </w:r>
      <w:r>
        <w:t xml:space="preserve">. Documentation.</w:t>
      </w:r>
      <w:r>
        <w:t xml:space="preserve"> </w:t>
      </w:r>
      <w:hyperlink r:id="rId152">
        <w:r>
          <w:rPr>
            <w:rStyle w:val="Hyperlink"/>
          </w:rPr>
          <w:t xml:space="preserve">https://obsidian.md/</w:t>
        </w:r>
      </w:hyperlink>
      <w:r>
        <w:t xml:space="preserve">.</w:t>
      </w:r>
    </w:p>
    <w:bookmarkEnd w:id="153"/>
    <w:bookmarkStart w:id="154" w:name="ref-chatgpt_work"/>
    <w:p>
      <w:pPr>
        <w:pStyle w:val="Bibliography"/>
      </w:pPr>
      <w:r>
        <w:t xml:space="preserve">OpenAI. 2026.</w:t>
      </w:r>
      <w:r>
        <w:t xml:space="preserve"> </w:t>
      </w:r>
      <w:r>
        <w:rPr>
          <w:i/>
          <w:iCs/>
        </w:rPr>
        <w:t xml:space="preserve">Get Started with ChatGPT Work</w:t>
      </w:r>
      <w:r>
        <w:t xml:space="preserve">. Documentation.</w:t>
      </w:r>
      <w:r>
        <w:t xml:space="preserve"> </w:t>
      </w:r>
      <w:hyperlink r:id="rId46">
        <w:r>
          <w:rPr>
            <w:rStyle w:val="Hyperlink"/>
          </w:rPr>
          <w:t xml:space="preserve">https://learn.chatgpt.com/docs/get-started-with-work</w:t>
        </w:r>
      </w:hyperlink>
      <w:r>
        <w:t xml:space="preserve">.</w:t>
      </w:r>
    </w:p>
    <w:bookmarkEnd w:id="154"/>
    <w:bookmarkStart w:id="155" w:name="ref-openclaw"/>
    <w:p>
      <w:pPr>
        <w:pStyle w:val="Bibliography"/>
      </w:pPr>
      <w:r>
        <w:t xml:space="preserve">OpenClaw Foundation. 2026a.</w:t>
      </w:r>
      <w:r>
        <w:t xml:space="preserve"> </w:t>
      </w:r>
      <w:r>
        <w:rPr>
          <w:i/>
          <w:iCs/>
        </w:rPr>
        <w:t xml:space="preserve">OpenClaw</w:t>
      </w:r>
      <w:r>
        <w:t xml:space="preserve">. Software.</w:t>
      </w:r>
      <w:r>
        <w:t xml:space="preserve"> </w:t>
      </w:r>
      <w:hyperlink r:id="rId37">
        <w:r>
          <w:rPr>
            <w:rStyle w:val="Hyperlink"/>
          </w:rPr>
          <w:t xml:space="preserve">https://github.com/openclaw/openclaw</w:t>
        </w:r>
      </w:hyperlink>
      <w:r>
        <w:t xml:space="preserve">.</w:t>
      </w:r>
    </w:p>
    <w:bookmarkEnd w:id="155"/>
    <w:bookmarkStart w:id="157" w:name="ref-openclaw_sandbox"/>
    <w:p>
      <w:pPr>
        <w:pStyle w:val="Bibliography"/>
      </w:pPr>
      <w:r>
        <w:t xml:space="preserve">OpenClaw Foundation. 2026b.</w:t>
      </w:r>
      <w:r>
        <w:t xml:space="preserve"> </w:t>
      </w:r>
      <w:r>
        <w:rPr>
          <w:i/>
          <w:iCs/>
        </w:rPr>
        <w:t xml:space="preserve">OpenClaw Sandboxing</w:t>
      </w:r>
      <w:r>
        <w:t xml:space="preserve">. Documentation.</w:t>
      </w:r>
      <w:r>
        <w:t xml:space="preserve"> </w:t>
      </w:r>
      <w:hyperlink r:id="rId156">
        <w:r>
          <w:rPr>
            <w:rStyle w:val="Hyperlink"/>
          </w:rPr>
          <w:t xml:space="preserve">https://docs.openclaw.ai/gateway/sandboxing</w:t>
        </w:r>
      </w:hyperlink>
      <w:r>
        <w:t xml:space="preserve">.</w:t>
      </w:r>
    </w:p>
    <w:bookmarkEnd w:id="157"/>
    <w:bookmarkStart w:id="159" w:name="ref-rakazo_runtime"/>
    <w:p>
      <w:pPr>
        <w:pStyle w:val="Bibliography"/>
      </w:pPr>
      <w:r>
        <w:t xml:space="preserve">Rakazo contributors. 2026a.</w:t>
      </w:r>
      <w:r>
        <w:t xml:space="preserve"> </w:t>
      </w:r>
      <w:r>
        <w:rPr>
          <w:i/>
          <w:iCs/>
        </w:rPr>
        <w:t xml:space="preserve">Rakazo Computer Runtime</w:t>
      </w:r>
      <w:r>
        <w:t xml:space="preserve">. Documentation.</w:t>
      </w:r>
      <w:r>
        <w:t xml:space="preserve"> </w:t>
      </w:r>
      <w:hyperlink r:id="rId158">
        <w:r>
          <w:rPr>
            <w:rStyle w:val="Hyperlink"/>
          </w:rPr>
          <w:t xml:space="preserve">https://github.com/elie222/rakazo/blob/main/docs/computer-runtime.md</w:t>
        </w:r>
      </w:hyperlink>
      <w:r>
        <w:t xml:space="preserve">.</w:t>
      </w:r>
    </w:p>
    <w:bookmarkEnd w:id="159"/>
    <w:bookmarkStart w:id="160" w:name="ref-rakazo"/>
    <w:p>
      <w:pPr>
        <w:pStyle w:val="Bibliography"/>
      </w:pPr>
      <w:r>
        <w:t xml:space="preserve">Rakazo contributors. 2026b.</w:t>
      </w:r>
      <w:r>
        <w:t xml:space="preserve"> </w:t>
      </w:r>
      <w:r>
        <w:rPr>
          <w:i/>
          <w:iCs/>
        </w:rPr>
        <w:t xml:space="preserve">Rakazo: Open-Source Grok Bot Alternative</w:t>
      </w:r>
      <w:r>
        <w:t xml:space="preserve">. Software.</w:t>
      </w:r>
      <w:r>
        <w:t xml:space="preserve"> </w:t>
      </w:r>
      <w:hyperlink r:id="rId11">
        <w:r>
          <w:rPr>
            <w:rStyle w:val="Hyperlink"/>
          </w:rPr>
          <w:t xml:space="preserve">https://github.com/elie222/rakazo</w:t>
        </w:r>
      </w:hyperlink>
      <w:r>
        <w:t xml:space="preserve">.</w:t>
      </w:r>
    </w:p>
    <w:bookmarkEnd w:id="160"/>
    <w:bookmarkStart w:id="161" w:name="ref-relevanceai_agents"/>
    <w:p>
      <w:pPr>
        <w:pStyle w:val="Bibliography"/>
      </w:pPr>
      <w:r>
        <w:t xml:space="preserve">Relevance AI. 2026a.</w:t>
      </w:r>
      <w:r>
        <w:t xml:space="preserve"> </w:t>
      </w:r>
      <w:r>
        <w:rPr>
          <w:i/>
          <w:iCs/>
        </w:rPr>
        <w:t xml:space="preserve">Relevance AI Agents</w:t>
      </w:r>
      <w:r>
        <w:t xml:space="preserve">. Product website.</w:t>
      </w:r>
      <w:r>
        <w:t xml:space="preserve"> </w:t>
      </w:r>
      <w:hyperlink r:id="rId65">
        <w:r>
          <w:rPr>
            <w:rStyle w:val="Hyperlink"/>
          </w:rPr>
          <w:t xml:space="preserve">https://relevanceai.com/agents</w:t>
        </w:r>
      </w:hyperlink>
      <w:r>
        <w:t xml:space="preserve">.</w:t>
      </w:r>
    </w:p>
    <w:bookmarkEnd w:id="161"/>
    <w:bookmarkStart w:id="163" w:name="ref-relevanceai_security"/>
    <w:p>
      <w:pPr>
        <w:pStyle w:val="Bibliography"/>
      </w:pPr>
      <w:r>
        <w:t xml:space="preserve">Relevance AI. 2026b.</w:t>
      </w:r>
      <w:r>
        <w:t xml:space="preserve"> </w:t>
      </w:r>
      <w:r>
        <w:rPr>
          <w:i/>
          <w:iCs/>
        </w:rPr>
        <w:t xml:space="preserve">Relevance AI Data Security Policy</w:t>
      </w:r>
      <w:r>
        <w:t xml:space="preserve">. Policy document.</w:t>
      </w:r>
      <w:r>
        <w:t xml:space="preserve"> </w:t>
      </w:r>
      <w:hyperlink r:id="rId162">
        <w:r>
          <w:rPr>
            <w:rStyle w:val="Hyperlink"/>
          </w:rPr>
          <w:t xml:space="preserve">https://relevanceai.com/data-security-policy</w:t>
        </w:r>
      </w:hyperlink>
      <w:r>
        <w:t xml:space="preserve">.</w:t>
      </w:r>
    </w:p>
    <w:bookmarkEnd w:id="163"/>
    <w:bookmarkStart w:id="165" w:name="ref-relevanceai_pricing"/>
    <w:p>
      <w:pPr>
        <w:pStyle w:val="Bibliography"/>
      </w:pPr>
      <w:r>
        <w:t xml:space="preserve">Relevance AI. 2026c.</w:t>
      </w:r>
      <w:r>
        <w:t xml:space="preserve"> </w:t>
      </w:r>
      <w:r>
        <w:rPr>
          <w:i/>
          <w:iCs/>
        </w:rPr>
        <w:t xml:space="preserve">Relevance AI Pricing</w:t>
      </w:r>
      <w:r>
        <w:t xml:space="preserve">. Product website.</w:t>
      </w:r>
      <w:r>
        <w:t xml:space="preserve"> </w:t>
      </w:r>
      <w:hyperlink r:id="rId164">
        <w:r>
          <w:rPr>
            <w:rStyle w:val="Hyperlink"/>
          </w:rPr>
          <w:t xml:space="preserve">https://relevanceai.com/pricing</w:t>
        </w:r>
      </w:hyperlink>
      <w:r>
        <w:t xml:space="preserve">.</w:t>
      </w:r>
    </w:p>
    <w:bookmarkEnd w:id="165"/>
    <w:bookmarkStart w:id="167" w:name="ref-superhuman_docs_pricing"/>
    <w:p>
      <w:pPr>
        <w:pStyle w:val="Bibliography"/>
      </w:pPr>
      <w:r>
        <w:t xml:space="preserve">Superhuman. 2026.</w:t>
      </w:r>
      <w:r>
        <w:t xml:space="preserve"> </w:t>
      </w:r>
      <w:r>
        <w:rPr>
          <w:i/>
          <w:iCs/>
        </w:rPr>
        <w:t xml:space="preserve">Superhuman Docs Pricing and Plans</w:t>
      </w:r>
      <w:r>
        <w:t xml:space="preserve">. Documentation.</w:t>
      </w:r>
      <w:r>
        <w:t xml:space="preserve"> </w:t>
      </w:r>
      <w:hyperlink r:id="rId166">
        <w:r>
          <w:rPr>
            <w:rStyle w:val="Hyperlink"/>
          </w:rPr>
          <w:t xml:space="preserve">https://superhuman.com/plans/docs</w:t>
        </w:r>
      </w:hyperlink>
      <w:r>
        <w:t xml:space="preserve">.</w:t>
      </w:r>
    </w:p>
    <w:bookmarkEnd w:id="167"/>
    <w:bookmarkStart w:id="169" w:name="ref-vestra_handbook"/>
    <w:p>
      <w:pPr>
        <w:pStyle w:val="Bibliography"/>
      </w:pPr>
      <w:r>
        <w:t xml:space="preserve">Vestra AI. 2026a.</w:t>
      </w:r>
      <w:r>
        <w:t xml:space="preserve"> </w:t>
      </w:r>
      <w:r>
        <w:rPr>
          <w:i/>
          <w:iCs/>
        </w:rPr>
        <w:t xml:space="preserve">Vestra Handbook</w:t>
      </w:r>
      <w:r>
        <w:t xml:space="preserve">. Documentation.</w:t>
      </w:r>
      <w:r>
        <w:t xml:space="preserve"> </w:t>
      </w:r>
      <w:hyperlink r:id="rId168">
        <w:r>
          <w:rPr>
            <w:rStyle w:val="Hyperlink"/>
          </w:rPr>
          <w:t xml:space="preserve">https://vestra.ai/handbook</w:t>
        </w:r>
      </w:hyperlink>
      <w:r>
        <w:t xml:space="preserve">.</w:t>
      </w:r>
    </w:p>
    <w:bookmarkEnd w:id="169"/>
    <w:bookmarkStart w:id="171" w:name="ref-vestra_pricing"/>
    <w:p>
      <w:pPr>
        <w:pStyle w:val="Bibliography"/>
      </w:pPr>
      <w:r>
        <w:t xml:space="preserve">Vestra AI. 2026b.</w:t>
      </w:r>
      <w:r>
        <w:t xml:space="preserve"> </w:t>
      </w:r>
      <w:r>
        <w:rPr>
          <w:i/>
          <w:iCs/>
        </w:rPr>
        <w:t xml:space="preserve">Vestra Pricing</w:t>
      </w:r>
      <w:r>
        <w:t xml:space="preserve">. Product website.</w:t>
      </w:r>
      <w:r>
        <w:t xml:space="preserve"> </w:t>
      </w:r>
      <w:hyperlink r:id="rId170">
        <w:r>
          <w:rPr>
            <w:rStyle w:val="Hyperlink"/>
          </w:rPr>
          <w:t xml:space="preserve">https://vestra.ai/pricing</w:t>
        </w:r>
      </w:hyperlink>
      <w:r>
        <w:t xml:space="preserve">.</w:t>
      </w:r>
    </w:p>
    <w:bookmarkEnd w:id="171"/>
    <w:bookmarkStart w:id="173" w:name="ref-vestra_privacy"/>
    <w:p>
      <w:pPr>
        <w:pStyle w:val="Bibliography"/>
      </w:pPr>
      <w:r>
        <w:t xml:space="preserve">Vestra AI. 2026c.</w:t>
      </w:r>
      <w:r>
        <w:t xml:space="preserve"> </w:t>
      </w:r>
      <w:r>
        <w:rPr>
          <w:i/>
          <w:iCs/>
        </w:rPr>
        <w:t xml:space="preserve">Vestra Privacy Policy</w:t>
      </w:r>
      <w:r>
        <w:t xml:space="preserve">. Policy document, effective 2026-09-04.</w:t>
      </w:r>
      <w:r>
        <w:t xml:space="preserve"> </w:t>
      </w:r>
      <w:hyperlink r:id="rId172">
        <w:r>
          <w:rPr>
            <w:rStyle w:val="Hyperlink"/>
          </w:rPr>
          <w:t xml:space="preserve">https://vestra.ai/policies/privacy</w:t>
        </w:r>
      </w:hyperlink>
      <w:r>
        <w:t xml:space="preserve">.</w:t>
      </w:r>
    </w:p>
    <w:bookmarkEnd w:id="173"/>
    <w:bookmarkStart w:id="174" w:name="ref-vestra"/>
    <w:p>
      <w:pPr>
        <w:pStyle w:val="Bibliography"/>
      </w:pPr>
      <w:r>
        <w:t xml:space="preserve">Vestra AI. 2026d.</w:t>
      </w:r>
      <w:r>
        <w:t xml:space="preserve"> </w:t>
      </w:r>
      <w:r>
        <w:rPr>
          <w:i/>
          <w:iCs/>
        </w:rPr>
        <w:t xml:space="preserve">Vestra: Your AI Agent Office</w:t>
      </w:r>
      <w:r>
        <w:t xml:space="preserve">. Product website.</w:t>
      </w:r>
      <w:r>
        <w:t xml:space="preserve"> </w:t>
      </w:r>
      <w:hyperlink r:id="rId61">
        <w:r>
          <w:rPr>
            <w:rStyle w:val="Hyperlink"/>
          </w:rPr>
          <w:t xml:space="preserve">https://vestra.ai/</w:t>
        </w:r>
      </w:hyperlink>
      <w:r>
        <w:t xml:space="preserve">.</w:t>
      </w:r>
    </w:p>
    <w:bookmarkEnd w:id="174"/>
    <w:bookmarkStart w:id="176" w:name="ref-grok_bot_security"/>
    <w:p>
      <w:pPr>
        <w:pStyle w:val="Bibliography"/>
      </w:pPr>
      <w:r>
        <w:t xml:space="preserve">xAI</w:t>
      </w:r>
      <w:r>
        <w:t xml:space="preserve">. 2026a.</w:t>
      </w:r>
      <w:r>
        <w:t xml:space="preserve"> </w:t>
      </w:r>
      <w:r>
        <w:rPr>
          <w:i/>
          <w:iCs/>
        </w:rPr>
        <w:t xml:space="preserve">Approvals, Security, and Privacy</w:t>
      </w:r>
      <w:r>
        <w:t xml:space="preserve">. Documentation.</w:t>
      </w:r>
      <w:r>
        <w:t xml:space="preserve"> </w:t>
      </w:r>
      <w:hyperlink r:id="rId175">
        <w:r>
          <w:rPr>
            <w:rStyle w:val="Hyperlink"/>
          </w:rPr>
          <w:t xml:space="preserve">https://docs.x.ai/grok-bot/approvals-security-and-privacy</w:t>
        </w:r>
      </w:hyperlink>
      <w:r>
        <w:t xml:space="preserve">.</w:t>
      </w:r>
    </w:p>
    <w:bookmarkEnd w:id="176"/>
    <w:bookmarkStart w:id="178" w:name="ref-grok_bot_get_started"/>
    <w:p>
      <w:pPr>
        <w:pStyle w:val="Bibliography"/>
      </w:pPr>
      <w:r>
        <w:t xml:space="preserve">xAI</w:t>
      </w:r>
      <w:r>
        <w:t xml:space="preserve">. 2026b.</w:t>
      </w:r>
      <w:r>
        <w:t xml:space="preserve"> </w:t>
      </w:r>
      <w:r>
        <w:rPr>
          <w:i/>
          <w:iCs/>
        </w:rPr>
        <w:t xml:space="preserve">Get Started with Grok Bot</w:t>
      </w:r>
      <w:r>
        <w:t xml:space="preserve">. Documentation.</w:t>
      </w:r>
      <w:r>
        <w:t xml:space="preserve"> </w:t>
      </w:r>
      <w:hyperlink r:id="rId177">
        <w:r>
          <w:rPr>
            <w:rStyle w:val="Hyperlink"/>
          </w:rPr>
          <w:t xml:space="preserve">https://docs.x.ai/grok-bot/get-started</w:t>
        </w:r>
      </w:hyperlink>
      <w:r>
        <w:t xml:space="preserve">.</w:t>
      </w:r>
    </w:p>
    <w:bookmarkEnd w:id="178"/>
    <w:bookmarkStart w:id="179" w:name="ref-grok_bot"/>
    <w:p>
      <w:pPr>
        <w:pStyle w:val="Bibliography"/>
      </w:pPr>
      <w:r>
        <w:t xml:space="preserve">xAI</w:t>
      </w:r>
      <w:r>
        <w:t xml:space="preserve">. 2026c.</w:t>
      </w:r>
      <w:r>
        <w:t xml:space="preserve"> </w:t>
      </w:r>
      <w:r>
        <w:rPr>
          <w:i/>
          <w:iCs/>
        </w:rPr>
        <w:t xml:space="preserve">Grok Bot Overview</w:t>
      </w:r>
      <w:r>
        <w:t xml:space="preserve">. Documentation.</w:t>
      </w:r>
      <w:r>
        <w:t xml:space="preserve"> </w:t>
      </w:r>
      <w:hyperlink r:id="rId10">
        <w:r>
          <w:rPr>
            <w:rStyle w:val="Hyperlink"/>
          </w:rPr>
          <w:t xml:space="preserve">https://docs.x.ai/grok-bot/overview</w:t>
        </w:r>
      </w:hyperlink>
      <w:r>
        <w:t xml:space="preserve">.</w:t>
      </w:r>
    </w:p>
    <w:bookmarkEnd w:id="179"/>
    <w:bookmarkStart w:id="181" w:name="ref-grok_bot_introducing"/>
    <w:p>
      <w:pPr>
        <w:pStyle w:val="Bibliography"/>
      </w:pPr>
      <w:r>
        <w:t xml:space="preserve">xAI</w:t>
      </w:r>
      <w:r>
        <w:t xml:space="preserve">. 2026d.</w:t>
      </w:r>
      <w:r>
        <w:t xml:space="preserve"> </w:t>
      </w:r>
      <w:r>
        <w:rPr>
          <w:i/>
          <w:iCs/>
        </w:rPr>
        <w:t xml:space="preserve">Introducing Grok Bot</w:t>
      </w:r>
      <w:r>
        <w:t xml:space="preserve">. Product announcement.</w:t>
      </w:r>
      <w:r>
        <w:t xml:space="preserve"> </w:t>
      </w:r>
      <w:hyperlink r:id="rId180">
        <w:r>
          <w:rPr>
            <w:rStyle w:val="Hyperlink"/>
          </w:rPr>
          <w:t xml:space="preserve">https://x.ai/news/introducing-grok-bot</w:t>
        </w:r>
      </w:hyperlink>
      <w:r>
        <w:t xml:space="preserve">.</w:t>
      </w:r>
    </w:p>
    <w:bookmarkEnd w:id="181"/>
    <w:bookmarkStart w:id="183" w:name="ref-grok_bot_skills"/>
    <w:p>
      <w:pPr>
        <w:pStyle w:val="Bibliography"/>
      </w:pPr>
      <w:r>
        <w:t xml:space="preserve">xAI</w:t>
      </w:r>
      <w:r>
        <w:t xml:space="preserve">. 2026e.</w:t>
      </w:r>
      <w:r>
        <w:t xml:space="preserve"> </w:t>
      </w:r>
      <w:r>
        <w:rPr>
          <w:i/>
          <w:iCs/>
        </w:rPr>
        <w:t xml:space="preserve">Skills and Routines</w:t>
      </w:r>
      <w:r>
        <w:t xml:space="preserve">. Documentation.</w:t>
      </w:r>
      <w:r>
        <w:t xml:space="preserve"> </w:t>
      </w:r>
      <w:hyperlink r:id="rId182">
        <w:r>
          <w:rPr>
            <w:rStyle w:val="Hyperlink"/>
          </w:rPr>
          <w:t xml:space="preserve">https://docs.x.ai/grok-bot/skills-routines-and-automations</w:t>
        </w:r>
      </w:hyperlink>
      <w:r>
        <w:t xml:space="preserve">.</w:t>
      </w:r>
    </w:p>
    <w:bookmarkEnd w:id="183"/>
    <w:bookmarkStart w:id="185" w:name="ref-grok_bot_computer"/>
    <w:p>
      <w:pPr>
        <w:pStyle w:val="Bibliography"/>
      </w:pPr>
      <w:r>
        <w:t xml:space="preserve">xAI</w:t>
      </w:r>
      <w:r>
        <w:t xml:space="preserve">. 2026f.</w:t>
      </w:r>
      <w:r>
        <w:t xml:space="preserve"> </w:t>
      </w:r>
      <w:r>
        <w:rPr>
          <w:i/>
          <w:iCs/>
        </w:rPr>
        <w:t xml:space="preserve">Use the Computer and Apps</w:t>
      </w:r>
      <w:r>
        <w:t xml:space="preserve">. Documentation.</w:t>
      </w:r>
      <w:r>
        <w:t xml:space="preserve"> </w:t>
      </w:r>
      <w:hyperlink r:id="rId184">
        <w:r>
          <w:rPr>
            <w:rStyle w:val="Hyperlink"/>
          </w:rPr>
          <w:t xml:space="preserve">https://docs.x.ai/grok-bot/computer-and-apps</w:t>
        </w:r>
      </w:hyperlink>
      <w:r>
        <w:t xml:space="preserve">.</w:t>
      </w:r>
    </w:p>
    <w:bookmarkEnd w:id="185"/>
    <w:bookmarkStart w:id="186" w:name="ref-zapier_agents"/>
    <w:p>
      <w:pPr>
        <w:pStyle w:val="Bibliography"/>
      </w:pPr>
      <w:r>
        <w:t xml:space="preserve">Zapier. 2026a.</w:t>
      </w:r>
      <w:r>
        <w:t xml:space="preserve"> </w:t>
      </w:r>
      <w:r>
        <w:rPr>
          <w:i/>
          <w:iCs/>
        </w:rPr>
        <w:t xml:space="preserve">Zapier Agents</w:t>
      </w:r>
      <w:r>
        <w:t xml:space="preserve">. Product website.</w:t>
      </w:r>
      <w:r>
        <w:t xml:space="preserve"> </w:t>
      </w:r>
      <w:hyperlink r:id="rId64">
        <w:r>
          <w:rPr>
            <w:rStyle w:val="Hyperlink"/>
          </w:rPr>
          <w:t xml:space="preserve">https://zapier.com/agents</w:t>
        </w:r>
      </w:hyperlink>
      <w:r>
        <w:t xml:space="preserve">.</w:t>
      </w:r>
    </w:p>
    <w:bookmarkEnd w:id="186"/>
    <w:bookmarkStart w:id="188" w:name="ref-zapier_pricing"/>
    <w:p>
      <w:pPr>
        <w:pStyle w:val="Bibliography"/>
      </w:pPr>
      <w:r>
        <w:t xml:space="preserve">Zapier. 2026b.</w:t>
      </w:r>
      <w:r>
        <w:t xml:space="preserve"> </w:t>
      </w:r>
      <w:r>
        <w:rPr>
          <w:i/>
          <w:iCs/>
        </w:rPr>
        <w:t xml:space="preserve">Zapier Plans and Pricing</w:t>
      </w:r>
      <w:r>
        <w:t xml:space="preserve">. Product website.</w:t>
      </w:r>
      <w:r>
        <w:t xml:space="preserve"> </w:t>
      </w:r>
      <w:hyperlink r:id="rId187">
        <w:r>
          <w:rPr>
            <w:rStyle w:val="Hyperlink"/>
          </w:rPr>
          <w:t xml:space="preserve">https://zapier.com/pricing</w:t>
        </w:r>
      </w:hyperlink>
      <w:r>
        <w:t xml:space="preserve">.</w:t>
      </w:r>
    </w:p>
    <w:bookmarkEnd w:id="188"/>
    <w:bookmarkEnd w:id="189"/>
    <w:bookmarkEnd w:id="1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32" Type="http://schemas.openxmlformats.org/officeDocument/2006/relationships/image" Target="media/rId32.png"/><Relationship Id="rId13" Type="http://schemas.openxmlformats.org/officeDocument/2006/relationships/image" Target="media/rId13.png"/><Relationship Id="rId56" Type="http://schemas.openxmlformats.org/officeDocument/2006/relationships/hyperlink" Target="agent-customization.qmd#sec-ai-conductor-extension" TargetMode="External"/><Relationship Id="rId19" Type="http://schemas.openxmlformats.org/officeDocument/2006/relationships/hyperlink" Target="agent-customization.qmd#sec-ai-config-install" TargetMode="External"/><Relationship Id="rId20" Type="http://schemas.openxmlformats.org/officeDocument/2006/relationships/hyperlink" Target="agent-customization.qmd#sec-ai-customization" TargetMode="External"/><Relationship Id="rId18" Type="http://schemas.openxmlformats.org/officeDocument/2006/relationships/hyperlink" Target="agent-orchestration.qmd" TargetMode="External"/><Relationship Id="rId75" Type="http://schemas.openxmlformats.org/officeDocument/2006/relationships/hyperlink" Target="benchbook.qmd" TargetMode="External"/><Relationship Id="rId17" Type="http://schemas.openxmlformats.org/officeDocument/2006/relationships/hyperlink" Target="coding-agents.qmd" TargetMode="External"/><Relationship Id="rId72" Type="http://schemas.openxmlformats.org/officeDocument/2006/relationships/hyperlink" Target="coding-agents.qmd#sec-ai-catalog-coding-agents" TargetMode="External"/><Relationship Id="rId9" Type="http://schemas.openxmlformats.org/officeDocument/2006/relationships/hyperlink" Target="coding-agents.qmd#sec-ai-coding-agent-platforms" TargetMode="External"/><Relationship Id="rId42" Type="http://schemas.openxmlformats.org/officeDocument/2006/relationships/hyperlink" Target="https://claude.com/claude-in-chrome" TargetMode="External"/><Relationship Id="rId41" Type="http://schemas.openxmlformats.org/officeDocument/2006/relationships/hyperlink" Target="https://claude.com/docs/cowork/overview" TargetMode="External"/><Relationship Id="rId22" Type="http://schemas.openxmlformats.org/officeDocument/2006/relationships/hyperlink" Target="https://cursor.com/privacy" TargetMode="External"/><Relationship Id="rId23" Type="http://schemas.openxmlformats.org/officeDocument/2006/relationships/hyperlink" Target="https://cursor.com/security" TargetMode="External"/><Relationship Id="rId118" Type="http://schemas.openxmlformats.org/officeDocument/2006/relationships/hyperlink" Target="https://developers.google.com/workspace/docs/api/how-tos/overview" TargetMode="External"/><Relationship Id="rId142" Type="http://schemas.openxmlformats.org/officeDocument/2006/relationships/hyperlink" Target="https://developers.notion.com/docs/mcp" TargetMode="External"/><Relationship Id="rId144" Type="http://schemas.openxmlformats.org/officeDocument/2006/relationships/hyperlink" Target="https://developers.notion.com/guides/mcp/mcp-supported-tools" TargetMode="External"/><Relationship Id="rId138" Type="http://schemas.openxmlformats.org/officeDocument/2006/relationships/hyperlink" Target="https://developers.notion.com/reference/intro" TargetMode="External"/><Relationship Id="rId92" Type="http://schemas.openxmlformats.org/officeDocument/2006/relationships/hyperlink" Target="https://doc.anytype.io/anytype/data/import-and-export" TargetMode="External"/><Relationship Id="rId88" Type="http://schemas.openxmlformats.org/officeDocument/2006/relationships/hyperlink" Target="https://doc.anytype.io/anytype/features/integrations/anytype-agents-skill" TargetMode="External"/><Relationship Id="rId94" Type="http://schemas.openxmlformats.org/officeDocument/2006/relationships/hyperlink" Target="https://doc.anytype.io/anytype/features/integrations/local-api" TargetMode="External"/><Relationship Id="rId96" Type="http://schemas.openxmlformats.org/officeDocument/2006/relationships/hyperlink" Target="https://doc.anytype.io/anytype/resources/memberships" TargetMode="External"/><Relationship Id="rId156" Type="http://schemas.openxmlformats.org/officeDocument/2006/relationships/hyperlink" Target="https://docs.openclaw.ai/gateway/sandboxing" TargetMode="External"/><Relationship Id="rId175" Type="http://schemas.openxmlformats.org/officeDocument/2006/relationships/hyperlink" Target="https://docs.x.ai/grok-bot/approvals-security-and-privacy" TargetMode="External"/><Relationship Id="rId184" Type="http://schemas.openxmlformats.org/officeDocument/2006/relationships/hyperlink" Target="https://docs.x.ai/grok-bot/computer-and-apps" TargetMode="External"/><Relationship Id="rId177" Type="http://schemas.openxmlformats.org/officeDocument/2006/relationships/hyperlink" Target="https://docs.x.ai/grok-bot/get-started" TargetMode="External"/><Relationship Id="rId10" Type="http://schemas.openxmlformats.org/officeDocument/2006/relationships/hyperlink" Target="https://docs.x.ai/grok-bot/overview" TargetMode="External"/><Relationship Id="rId182" Type="http://schemas.openxmlformats.org/officeDocument/2006/relationships/hyperlink" Target="https://docs.x.ai/grok-bot/skills-routines-and-automations" TargetMode="External"/><Relationship Id="rId116" Type="http://schemas.openxmlformats.org/officeDocument/2006/relationships/hyperlink" Target="https://edu.google.com/intl/ALL_us/workspace-for-education/editions/compare-editions/" TargetMode="External"/><Relationship Id="rId12" Type="http://schemas.openxmlformats.org/officeDocument/2006/relationships/hyperlink" Target="https://github.com/Morrison-Lab/ai-config" TargetMode="External"/><Relationship Id="rId90" Type="http://schemas.openxmlformats.org/officeDocument/2006/relationships/hyperlink" Target="https://github.com/anyproto/anytype-ts" TargetMode="External"/><Relationship Id="rId11" Type="http://schemas.openxmlformats.org/officeDocument/2006/relationships/hyperlink" Target="https://github.com/elie222/rakazo" TargetMode="External"/><Relationship Id="rId158" Type="http://schemas.openxmlformats.org/officeDocument/2006/relationships/hyperlink" Target="https://github.com/elie222/rakazo/blob/main/docs/computer-runtime.md" TargetMode="External"/><Relationship Id="rId31" Type="http://schemas.openxmlformats.org/officeDocument/2006/relationships/hyperlink" Target="https://github.com/elie222/rakazo/blob/main/docs/self-host.md" TargetMode="External"/><Relationship Id="rId37" Type="http://schemas.openxmlformats.org/officeDocument/2006/relationships/hyperlink" Target="https://github.com/openclaw/openclaw" TargetMode="External"/><Relationship Id="rId47" Type="http://schemas.openxmlformats.org/officeDocument/2006/relationships/hyperlink" Target="https://learn.chatgpt.com/docs/computer-use" TargetMode="External"/><Relationship Id="rId46" Type="http://schemas.openxmlformats.org/officeDocument/2006/relationships/hyperlink" Target="https://learn.chatgpt.com/docs/get-started-with-work" TargetMode="External"/><Relationship Id="rId130" Type="http://schemas.openxmlformats.org/officeDocument/2006/relationships/hyperlink" Target="https://learn.microsoft.com/en-us/copilot/microsoft-365/microsoft-365-copilot-licensing" TargetMode="External"/><Relationship Id="rId62" Type="http://schemas.openxmlformats.org/officeDocument/2006/relationships/hyperlink" Target="https://manus.im/" TargetMode="External"/><Relationship Id="rId152" Type="http://schemas.openxmlformats.org/officeDocument/2006/relationships/hyperlink" Target="https://obsidian.md/" TargetMode="External"/><Relationship Id="rId148" Type="http://schemas.openxmlformats.org/officeDocument/2006/relationships/hyperlink" Target="https://obsidian.md/help/cli" TargetMode="External"/><Relationship Id="rId150" Type="http://schemas.openxmlformats.org/officeDocument/2006/relationships/hyperlink" Target="https://obsidian.md/pricing" TargetMode="External"/><Relationship Id="rId30" Type="http://schemas.openxmlformats.org/officeDocument/2006/relationships/hyperlink" Target="https://pi.dev" TargetMode="External"/><Relationship Id="rId65" Type="http://schemas.openxmlformats.org/officeDocument/2006/relationships/hyperlink" Target="https://relevanceai.com/agents" TargetMode="External"/><Relationship Id="rId162" Type="http://schemas.openxmlformats.org/officeDocument/2006/relationships/hyperlink" Target="https://relevanceai.com/data-security-policy" TargetMode="External"/><Relationship Id="rId164" Type="http://schemas.openxmlformats.org/officeDocument/2006/relationships/hyperlink" Target="https://relevanceai.com/pricing" TargetMode="External"/><Relationship Id="rId166" Type="http://schemas.openxmlformats.org/officeDocument/2006/relationships/hyperlink" Target="https://superhuman.com/plans/docs" TargetMode="External"/><Relationship Id="rId102" Type="http://schemas.openxmlformats.org/officeDocument/2006/relationships/hyperlink" Target="https://support.atlassian.com/atlassian-rovo-mcp-server/docs/getting-started-with-the-atlassian-remote-mcp-server/" TargetMode="External"/><Relationship Id="rId100" Type="http://schemas.openxmlformats.org/officeDocument/2006/relationships/hyperlink" Target="https://support.atlassian.com/confluence-cloud/docs/export-content-to-word-pdf-html-and-xml/" TargetMode="External"/><Relationship Id="rId106" Type="http://schemas.openxmlformats.org/officeDocument/2006/relationships/hyperlink" Target="https://support.atlassian.com/confluence-cloud/docs/learn-about-confluence-cloud-plans/" TargetMode="External"/><Relationship Id="rId104" Type="http://schemas.openxmlformats.org/officeDocument/2006/relationships/hyperlink" Target="https://support.atlassian.com/rovo/docs/rovo-usage-limits/" TargetMode="External"/><Relationship Id="rId112" Type="http://schemas.openxmlformats.org/officeDocument/2006/relationships/hyperlink" Target="https://support.craft.do/en/import-and-export/export/document" TargetMode="External"/><Relationship Id="rId114" Type="http://schemas.openxmlformats.org/officeDocument/2006/relationships/hyperlink" Target="https://support.craft.do/en/integrate/mcp" TargetMode="External"/><Relationship Id="rId128" Type="http://schemas.openxmlformats.org/officeDocument/2006/relationships/hyperlink" Target="https://support.microsoft.com/en-us/loop/frequently-asked-questions-about-copilot-in-loop" TargetMode="External"/><Relationship Id="rId126" Type="http://schemas.openxmlformats.org/officeDocument/2006/relationships/hyperlink" Target="https://support.microsoft.com/en-us/microsoft-365-copilot/compare-microsoft-loop-copilot-pages-and-copilot-notebooks" TargetMode="External"/><Relationship Id="rId61" Type="http://schemas.openxmlformats.org/officeDocument/2006/relationships/hyperlink" Target="https://vestra.ai/" TargetMode="External"/><Relationship Id="rId168" Type="http://schemas.openxmlformats.org/officeDocument/2006/relationships/hyperlink" Target="https://vestra.ai/handbook" TargetMode="External"/><Relationship Id="rId172" Type="http://schemas.openxmlformats.org/officeDocument/2006/relationships/hyperlink" Target="https://vestra.ai/policies/privacy" TargetMode="External"/><Relationship Id="rId170" Type="http://schemas.openxmlformats.org/officeDocument/2006/relationships/hyperlink" Target="https://vestra.ai/pricing" TargetMode="External"/><Relationship Id="rId120" Type="http://schemas.openxmlformats.org/officeDocument/2006/relationships/hyperlink" Target="https://workspace.google.com/pricing" TargetMode="External"/><Relationship Id="rId98" Type="http://schemas.openxmlformats.org/officeDocument/2006/relationships/hyperlink" Target="https://www.atlassian.com/licensing/cloud" TargetMode="External"/><Relationship Id="rId108" Type="http://schemas.openxmlformats.org/officeDocument/2006/relationships/hyperlink" Target="https://www.breeze.pm/articles/coda-is-now-superhuman-docs" TargetMode="External"/><Relationship Id="rId110" Type="http://schemas.openxmlformats.org/officeDocument/2006/relationships/hyperlink" Target="https://www.craft.do/pricing" TargetMode="External"/><Relationship Id="rId63" Type="http://schemas.openxmlformats.org/officeDocument/2006/relationships/hyperlink" Target="https://www.lindy.ai/" TargetMode="External"/><Relationship Id="rId122" Type="http://schemas.openxmlformats.org/officeDocument/2006/relationships/hyperlink" Target="https://www.lindy.ai/pricing" TargetMode="External"/><Relationship Id="rId132" Type="http://schemas.openxmlformats.org/officeDocument/2006/relationships/hyperlink" Target="https://www.microsoft.com/en-us/microsoft-365-copilot/pricing" TargetMode="External"/><Relationship Id="rId134" Type="http://schemas.openxmlformats.org/officeDocument/2006/relationships/hyperlink" Target="https://www.notion.com/help/export-your-content" TargetMode="External"/><Relationship Id="rId140" Type="http://schemas.openxmlformats.org/officeDocument/2006/relationships/hyperlink" Target="https://www.notion.com/help/notion-for-education" TargetMode="External"/><Relationship Id="rId146" Type="http://schemas.openxmlformats.org/officeDocument/2006/relationships/hyperlink" Target="https://www.notion.com/pricing" TargetMode="External"/><Relationship Id="rId136" Type="http://schemas.openxmlformats.org/officeDocument/2006/relationships/hyperlink" Target="https://www.notion.com/product/ai" TargetMode="External"/><Relationship Id="rId180" Type="http://schemas.openxmlformats.org/officeDocument/2006/relationships/hyperlink" Target="https://x.ai/news/introducing-grok-bot" TargetMode="External"/><Relationship Id="rId64" Type="http://schemas.openxmlformats.org/officeDocument/2006/relationships/hyperlink" Target="https://zapier.com/agents" TargetMode="External"/><Relationship Id="rId187" Type="http://schemas.openxmlformats.org/officeDocument/2006/relationships/hyperlink" Target="https://zapier.com/pricing" TargetMode="External"/><Relationship Id="rId66" Type="http://schemas.openxmlformats.org/officeDocument/2006/relationships/hyperlink" Target="make.qmd" TargetMode="External"/><Relationship Id="rId50" Type="http://schemas.openxmlformats.org/officeDocument/2006/relationships/hyperlink" Target="pr-workflow-with-agents.qmd#sec-ai-codex-github-review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gent-customization.qmd#sec-ai-conductor-extension" TargetMode="External"/><Relationship Id="rId19" Type="http://schemas.openxmlformats.org/officeDocument/2006/relationships/hyperlink" Target="agent-customization.qmd#sec-ai-config-install" TargetMode="External"/><Relationship Id="rId20" Type="http://schemas.openxmlformats.org/officeDocument/2006/relationships/hyperlink" Target="agent-customization.qmd#sec-ai-customization" TargetMode="External"/><Relationship Id="rId18" Type="http://schemas.openxmlformats.org/officeDocument/2006/relationships/hyperlink" Target="agent-orchestration.qmd" TargetMode="External"/><Relationship Id="rId75" Type="http://schemas.openxmlformats.org/officeDocument/2006/relationships/hyperlink" Target="benchbook.qmd" TargetMode="External"/><Relationship Id="rId17" Type="http://schemas.openxmlformats.org/officeDocument/2006/relationships/hyperlink" Target="coding-agents.qmd" TargetMode="External"/><Relationship Id="rId72" Type="http://schemas.openxmlformats.org/officeDocument/2006/relationships/hyperlink" Target="coding-agents.qmd#sec-ai-catalog-coding-agents" TargetMode="External"/><Relationship Id="rId9" Type="http://schemas.openxmlformats.org/officeDocument/2006/relationships/hyperlink" Target="coding-agents.qmd#sec-ai-coding-agent-platforms" TargetMode="External"/><Relationship Id="rId42" Type="http://schemas.openxmlformats.org/officeDocument/2006/relationships/hyperlink" Target="https://claude.com/claude-in-chrome" TargetMode="External"/><Relationship Id="rId41" Type="http://schemas.openxmlformats.org/officeDocument/2006/relationships/hyperlink" Target="https://claude.com/docs/cowork/overview" TargetMode="External"/><Relationship Id="rId22" Type="http://schemas.openxmlformats.org/officeDocument/2006/relationships/hyperlink" Target="https://cursor.com/privacy" TargetMode="External"/><Relationship Id="rId23" Type="http://schemas.openxmlformats.org/officeDocument/2006/relationships/hyperlink" Target="https://cursor.com/security" TargetMode="External"/><Relationship Id="rId118" Type="http://schemas.openxmlformats.org/officeDocument/2006/relationships/hyperlink" Target="https://developers.google.com/workspace/docs/api/how-tos/overview" TargetMode="External"/><Relationship Id="rId142" Type="http://schemas.openxmlformats.org/officeDocument/2006/relationships/hyperlink" Target="https://developers.notion.com/docs/mcp" TargetMode="External"/><Relationship Id="rId144" Type="http://schemas.openxmlformats.org/officeDocument/2006/relationships/hyperlink" Target="https://developers.notion.com/guides/mcp/mcp-supported-tools" TargetMode="External"/><Relationship Id="rId138" Type="http://schemas.openxmlformats.org/officeDocument/2006/relationships/hyperlink" Target="https://developers.notion.com/reference/intro" TargetMode="External"/><Relationship Id="rId92" Type="http://schemas.openxmlformats.org/officeDocument/2006/relationships/hyperlink" Target="https://doc.anytype.io/anytype/data/import-and-export" TargetMode="External"/><Relationship Id="rId88" Type="http://schemas.openxmlformats.org/officeDocument/2006/relationships/hyperlink" Target="https://doc.anytype.io/anytype/features/integrations/anytype-agents-skill" TargetMode="External"/><Relationship Id="rId94" Type="http://schemas.openxmlformats.org/officeDocument/2006/relationships/hyperlink" Target="https://doc.anytype.io/anytype/features/integrations/local-api" TargetMode="External"/><Relationship Id="rId96" Type="http://schemas.openxmlformats.org/officeDocument/2006/relationships/hyperlink" Target="https://doc.anytype.io/anytype/resources/memberships" TargetMode="External"/><Relationship Id="rId156" Type="http://schemas.openxmlformats.org/officeDocument/2006/relationships/hyperlink" Target="https://docs.openclaw.ai/gateway/sandboxing" TargetMode="External"/><Relationship Id="rId175" Type="http://schemas.openxmlformats.org/officeDocument/2006/relationships/hyperlink" Target="https://docs.x.ai/grok-bot/approvals-security-and-privacy" TargetMode="External"/><Relationship Id="rId184" Type="http://schemas.openxmlformats.org/officeDocument/2006/relationships/hyperlink" Target="https://docs.x.ai/grok-bot/computer-and-apps" TargetMode="External"/><Relationship Id="rId177" Type="http://schemas.openxmlformats.org/officeDocument/2006/relationships/hyperlink" Target="https://docs.x.ai/grok-bot/get-started" TargetMode="External"/><Relationship Id="rId10" Type="http://schemas.openxmlformats.org/officeDocument/2006/relationships/hyperlink" Target="https://docs.x.ai/grok-bot/overview" TargetMode="External"/><Relationship Id="rId182" Type="http://schemas.openxmlformats.org/officeDocument/2006/relationships/hyperlink" Target="https://docs.x.ai/grok-bot/skills-routines-and-automations" TargetMode="External"/><Relationship Id="rId116" Type="http://schemas.openxmlformats.org/officeDocument/2006/relationships/hyperlink" Target="https://edu.google.com/intl/ALL_us/workspace-for-education/editions/compare-editions/" TargetMode="External"/><Relationship Id="rId12" Type="http://schemas.openxmlformats.org/officeDocument/2006/relationships/hyperlink" Target="https://github.com/Morrison-Lab/ai-config" TargetMode="External"/><Relationship Id="rId90" Type="http://schemas.openxmlformats.org/officeDocument/2006/relationships/hyperlink" Target="https://github.com/anyproto/anytype-ts" TargetMode="External"/><Relationship Id="rId11" Type="http://schemas.openxmlformats.org/officeDocument/2006/relationships/hyperlink" Target="https://github.com/elie222/rakazo" TargetMode="External"/><Relationship Id="rId158" Type="http://schemas.openxmlformats.org/officeDocument/2006/relationships/hyperlink" Target="https://github.com/elie222/rakazo/blob/main/docs/computer-runtime.md" TargetMode="External"/><Relationship Id="rId31" Type="http://schemas.openxmlformats.org/officeDocument/2006/relationships/hyperlink" Target="https://github.com/elie222/rakazo/blob/main/docs/self-host.md" TargetMode="External"/><Relationship Id="rId37" Type="http://schemas.openxmlformats.org/officeDocument/2006/relationships/hyperlink" Target="https://github.com/openclaw/openclaw" TargetMode="External"/><Relationship Id="rId47" Type="http://schemas.openxmlformats.org/officeDocument/2006/relationships/hyperlink" Target="https://learn.chatgpt.com/docs/computer-use" TargetMode="External"/><Relationship Id="rId46" Type="http://schemas.openxmlformats.org/officeDocument/2006/relationships/hyperlink" Target="https://learn.chatgpt.com/docs/get-started-with-work" TargetMode="External"/><Relationship Id="rId130" Type="http://schemas.openxmlformats.org/officeDocument/2006/relationships/hyperlink" Target="https://learn.microsoft.com/en-us/copilot/microsoft-365/microsoft-365-copilot-licensing" TargetMode="External"/><Relationship Id="rId62" Type="http://schemas.openxmlformats.org/officeDocument/2006/relationships/hyperlink" Target="https://manus.im/" TargetMode="External"/><Relationship Id="rId152" Type="http://schemas.openxmlformats.org/officeDocument/2006/relationships/hyperlink" Target="https://obsidian.md/" TargetMode="External"/><Relationship Id="rId148" Type="http://schemas.openxmlformats.org/officeDocument/2006/relationships/hyperlink" Target="https://obsidian.md/help/cli" TargetMode="External"/><Relationship Id="rId150" Type="http://schemas.openxmlformats.org/officeDocument/2006/relationships/hyperlink" Target="https://obsidian.md/pricing" TargetMode="External"/><Relationship Id="rId30" Type="http://schemas.openxmlformats.org/officeDocument/2006/relationships/hyperlink" Target="https://pi.dev" TargetMode="External"/><Relationship Id="rId65" Type="http://schemas.openxmlformats.org/officeDocument/2006/relationships/hyperlink" Target="https://relevanceai.com/agents" TargetMode="External"/><Relationship Id="rId162" Type="http://schemas.openxmlformats.org/officeDocument/2006/relationships/hyperlink" Target="https://relevanceai.com/data-security-policy" TargetMode="External"/><Relationship Id="rId164" Type="http://schemas.openxmlformats.org/officeDocument/2006/relationships/hyperlink" Target="https://relevanceai.com/pricing" TargetMode="External"/><Relationship Id="rId166" Type="http://schemas.openxmlformats.org/officeDocument/2006/relationships/hyperlink" Target="https://superhuman.com/plans/docs" TargetMode="External"/><Relationship Id="rId102" Type="http://schemas.openxmlformats.org/officeDocument/2006/relationships/hyperlink" Target="https://support.atlassian.com/atlassian-rovo-mcp-server/docs/getting-started-with-the-atlassian-remote-mcp-server/" TargetMode="External"/><Relationship Id="rId100" Type="http://schemas.openxmlformats.org/officeDocument/2006/relationships/hyperlink" Target="https://support.atlassian.com/confluence-cloud/docs/export-content-to-word-pdf-html-and-xml/" TargetMode="External"/><Relationship Id="rId106" Type="http://schemas.openxmlformats.org/officeDocument/2006/relationships/hyperlink" Target="https://support.atlassian.com/confluence-cloud/docs/learn-about-confluence-cloud-plans/" TargetMode="External"/><Relationship Id="rId104" Type="http://schemas.openxmlformats.org/officeDocument/2006/relationships/hyperlink" Target="https://support.atlassian.com/rovo/docs/rovo-usage-limits/" TargetMode="External"/><Relationship Id="rId112" Type="http://schemas.openxmlformats.org/officeDocument/2006/relationships/hyperlink" Target="https://support.craft.do/en/import-and-export/export/document" TargetMode="External"/><Relationship Id="rId114" Type="http://schemas.openxmlformats.org/officeDocument/2006/relationships/hyperlink" Target="https://support.craft.do/en/integrate/mcp" TargetMode="External"/><Relationship Id="rId128" Type="http://schemas.openxmlformats.org/officeDocument/2006/relationships/hyperlink" Target="https://support.microsoft.com/en-us/loop/frequently-asked-questions-about-copilot-in-loop" TargetMode="External"/><Relationship Id="rId126" Type="http://schemas.openxmlformats.org/officeDocument/2006/relationships/hyperlink" Target="https://support.microsoft.com/en-us/microsoft-365-copilot/compare-microsoft-loop-copilot-pages-and-copilot-notebooks" TargetMode="External"/><Relationship Id="rId61" Type="http://schemas.openxmlformats.org/officeDocument/2006/relationships/hyperlink" Target="https://vestra.ai/" TargetMode="External"/><Relationship Id="rId168" Type="http://schemas.openxmlformats.org/officeDocument/2006/relationships/hyperlink" Target="https://vestra.ai/handbook" TargetMode="External"/><Relationship Id="rId172" Type="http://schemas.openxmlformats.org/officeDocument/2006/relationships/hyperlink" Target="https://vestra.ai/policies/privacy" TargetMode="External"/><Relationship Id="rId170" Type="http://schemas.openxmlformats.org/officeDocument/2006/relationships/hyperlink" Target="https://vestra.ai/pricing" TargetMode="External"/><Relationship Id="rId120" Type="http://schemas.openxmlformats.org/officeDocument/2006/relationships/hyperlink" Target="https://workspace.google.com/pricing" TargetMode="External"/><Relationship Id="rId98" Type="http://schemas.openxmlformats.org/officeDocument/2006/relationships/hyperlink" Target="https://www.atlassian.com/licensing/cloud" TargetMode="External"/><Relationship Id="rId108" Type="http://schemas.openxmlformats.org/officeDocument/2006/relationships/hyperlink" Target="https://www.breeze.pm/articles/coda-is-now-superhuman-docs" TargetMode="External"/><Relationship Id="rId110" Type="http://schemas.openxmlformats.org/officeDocument/2006/relationships/hyperlink" Target="https://www.craft.do/pricing" TargetMode="External"/><Relationship Id="rId63" Type="http://schemas.openxmlformats.org/officeDocument/2006/relationships/hyperlink" Target="https://www.lindy.ai/" TargetMode="External"/><Relationship Id="rId122" Type="http://schemas.openxmlformats.org/officeDocument/2006/relationships/hyperlink" Target="https://www.lindy.ai/pricing" TargetMode="External"/><Relationship Id="rId132" Type="http://schemas.openxmlformats.org/officeDocument/2006/relationships/hyperlink" Target="https://www.microsoft.com/en-us/microsoft-365-copilot/pricing" TargetMode="External"/><Relationship Id="rId134" Type="http://schemas.openxmlformats.org/officeDocument/2006/relationships/hyperlink" Target="https://www.notion.com/help/export-your-content" TargetMode="External"/><Relationship Id="rId140" Type="http://schemas.openxmlformats.org/officeDocument/2006/relationships/hyperlink" Target="https://www.notion.com/help/notion-for-education" TargetMode="External"/><Relationship Id="rId146" Type="http://schemas.openxmlformats.org/officeDocument/2006/relationships/hyperlink" Target="https://www.notion.com/pricing" TargetMode="External"/><Relationship Id="rId136" Type="http://schemas.openxmlformats.org/officeDocument/2006/relationships/hyperlink" Target="https://www.notion.com/product/ai" TargetMode="External"/><Relationship Id="rId180" Type="http://schemas.openxmlformats.org/officeDocument/2006/relationships/hyperlink" Target="https://x.ai/news/introducing-grok-bot" TargetMode="External"/><Relationship Id="rId64" Type="http://schemas.openxmlformats.org/officeDocument/2006/relationships/hyperlink" Target="https://zapier.com/agents" TargetMode="External"/><Relationship Id="rId187" Type="http://schemas.openxmlformats.org/officeDocument/2006/relationships/hyperlink" Target="https://zapier.com/pricing" TargetMode="External"/><Relationship Id="rId66" Type="http://schemas.openxmlformats.org/officeDocument/2006/relationships/hyperlink" Target="make.qmd" TargetMode="External"/><Relationship Id="rId50" Type="http://schemas.openxmlformats.org/officeDocument/2006/relationships/hyperlink" Target="pr-workflow-with-agents.qmd#sec-ai-codex-github-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Grok Bot and Alternatives</dc:title>
  <dc:creator/>
  <cp:keywords/>
  <dcterms:created xsi:type="dcterms:W3CDTF">2026-10-12T06:58:02Z</dcterms:created>
  <dcterms:modified xsi:type="dcterms:W3CDTF">2026-10-12T06:58:02Z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