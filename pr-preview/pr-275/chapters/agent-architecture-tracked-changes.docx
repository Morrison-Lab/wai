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 and Harness Architecture</w:t>
      </w:r>
    </w:p>
    <w:p>
      <w:pPr>
        <w:pStyle w:val="Date"/>
      </w:pPr>
      <w:del w:id="1" w:author="PR Preview" w:date="2026-01-01T00:00:00Z">
        <w:r>
          <w:delText xml:space="preserve">Last modified: 2026-10-11 00:50:44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23:50:51 (PDT)</w:t>
        </w:r>
      </w:ins>
    </w:p>
    <w:p>
      <w:pPr>
        <w:pStyle w:val="FirstParagraph"/>
      </w:pPr>
      <w:r>
        <w:t xml:space="preserve">Behind every coding agent is a system architecture:</w:t>
      </w:r>
      <w:r>
        <w:t xml:space="preserve"> </w:t>
      </w:r>
      <w:r>
        <w:t xml:space="preserve">a model, an execution loop, tool definitions, and a</w:t>
      </w:r>
      <w:r>
        <w:t xml:space="preserve"> </w:t>
      </w:r>
      <w:r>
        <w:rPr>
          <w:i/>
          <w:iCs/>
        </w:rPr>
        <w:t xml:space="preserve">harness</w:t>
      </w:r>
      <w:r>
        <w:t xml:space="preserve"> </w:t>
      </w:r>
      <w:r>
        <w:t xml:space="preserve">that manages context, permissions, and session state.</w:t>
      </w:r>
      <w:r>
        <w:t xml:space="preserve"> </w:t>
      </w:r>
      <w:r>
        <w:t xml:space="preserve">This chapter covers how coding agents and harnesses are structured,</w:t>
      </w:r>
      <w:r>
        <w:t xml:space="preserve"> </w:t>
      </w:r>
      <w:r>
        <w:t xml:space="preserve">how they run under the hood,</w:t>
      </w:r>
      <w:r>
        <w:t xml:space="preserve"> </w:t>
      </w:r>
      <w:r>
        <w:t xml:space="preserve">and how the open and commercial harness landscape looks in 2026.</w:t>
      </w:r>
    </w:p>
    <w:bookmarkStart w:id="18" w:name="sec-ai-harnesses"/>
    <w:p>
      <w:pPr>
        <w:pStyle w:val="Heading1"/>
      </w:pPr>
      <w:r>
        <w:t xml:space="preserve">1. What are AI harnesses?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AI harness</w:t>
      </w:r>
      <w:r>
        <w:t xml:space="preserve"> </w:t>
      </w:r>
      <w:r>
        <w:t xml:space="preserve">is the scaffolding built around a language model</w:t>
      </w:r>
      <w:r>
        <w:t xml:space="preserve"> </w:t>
      </w:r>
      <w:r>
        <w:t xml:space="preserve">that turns it into an agent able to do real work.</w:t>
      </w:r>
      <w:r>
        <w:t xml:space="preserve"> </w:t>
      </w:r>
      <w:r>
        <w:t xml:space="preserve">The model itself only predicts text;</w:t>
      </w:r>
      <w:r>
        <w:t xml:space="preserve"> </w:t>
      </w:r>
      <w:r>
        <w:t xml:space="preserve">the harness is what lets it read files,</w:t>
      </w:r>
      <w:r>
        <w:t xml:space="preserve"> </w:t>
      </w:r>
      <w:r>
        <w:t xml:space="preserve">run commands,</w:t>
      </w:r>
      <w:r>
        <w:t xml:space="preserve"> </w:t>
      </w:r>
      <w:r>
        <w:t xml:space="preserve">call external tools and APIs,</w:t>
      </w:r>
      <w:r>
        <w:t xml:space="preserve"> </w:t>
      </w:r>
      <w:r>
        <w:t xml:space="preserve">and carry state across turns and sessions.</w:t>
      </w:r>
    </w:p>
    <w:bookmarkStart w:id="15" w:name="layers-of-a-harness"/>
    <w:p>
      <w:pPr>
        <w:pStyle w:val="Heading4"/>
      </w:pPr>
      <w:r>
        <w:t xml:space="preserve">Layers of a Harness</w:t>
      </w:r>
    </w:p>
    <w:p>
      <w:pPr>
        <w:pStyle w:val="FirstParagraph"/>
      </w:pPr>
      <w:r>
        <w:t xml:space="preserve">Most coding-agent harnesses —</w:t>
      </w:r>
      <w:r>
        <w:t xml:space="preserve"> </w:t>
      </w:r>
      <w:r>
        <w:t xml:space="preserve">including the</w:t>
      </w:r>
      <w:r>
        <w:t xml:space="preserve"> </w:t>
      </w:r>
      <w:hyperlink r:id="rId9">
        <w:r>
          <w:rPr>
            <w:rStyle w:val="Hyperlink"/>
          </w:rPr>
          <w:t xml:space="preserve">GitHub Copilot coding agent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share a similar set of layers: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loop</w:t>
      </w:r>
      <w:r>
        <w:t xml:space="preserve">: the</w:t>
      </w:r>
      <w:r>
        <w:t xml:space="preserve"> </w:t>
      </w:r>
      <w:hyperlink r:id="rId11">
        <w:r>
          <w:rPr>
            <w:rStyle w:val="Hyperlink"/>
          </w:rPr>
          <w:t xml:space="preserve">tool-calling loop</w:t>
        </w:r>
      </w:hyperlink>
      <w:r>
        <w:t xml:space="preserve">,</w:t>
      </w:r>
      <w:r>
        <w:t xml:space="preserve"> </w:t>
      </w:r>
      <w:r>
        <w:t xml:space="preserve">permission and sandboxing model,</w:t>
      </w:r>
      <w:r>
        <w:t xml:space="preserve"> </w:t>
      </w:r>
      <w:r>
        <w:t xml:space="preserve">and context management that keep the agent grounded in your repository.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Skills</w:t>
      </w:r>
      <w:r>
        <w:t xml:space="preserve">: reusable,</w:t>
      </w:r>
      <w:r>
        <w:t xml:space="preserve"> </w:t>
      </w:r>
      <w:r>
        <w:t xml:space="preserve">named procedures that encode a workflow so it runs the same way every time,</w:t>
      </w:r>
      <w:r>
        <w:t xml:space="preserve"> </w:t>
      </w:r>
      <w:r>
        <w:t xml:space="preserve">instead of being re-improvised in each conversation.</w:t>
      </w:r>
      <w:r>
        <w:t xml:space="preserve"> </w:t>
      </w:r>
      <w:r>
        <w:t xml:space="preserve">See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Subagents</w:t>
      </w:r>
      <w:r>
        <w:t xml:space="preserve">: a way to spin up a worker with a fresh context window</w:t>
      </w:r>
      <w:r>
        <w:t xml:space="preserve"> </w:t>
      </w:r>
      <w:r>
        <w:t xml:space="preserve">for a self-contained piece of research or work,</w:t>
      </w:r>
      <w:r>
        <w:t xml:space="preserve"> </w:t>
      </w:r>
      <w:r>
        <w:t xml:space="preserve">keeping the main conversation’s context focused.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Multi-agent orchestration</w:t>
      </w:r>
      <w:r>
        <w:t xml:space="preserve">: deterministic fan-out and fan-in across many subagents —</w:t>
      </w:r>
      <w:r>
        <w:t xml:space="preserve"> </w:t>
      </w:r>
      <w:r>
        <w:t xml:space="preserve">for example,</w:t>
      </w:r>
      <w:r>
        <w:t xml:space="preserve"> </w:t>
      </w:r>
      <w:r>
        <w:t xml:space="preserve">running several independent reviewers over a diff and reconciling their findings —</w:t>
      </w:r>
      <w:r>
        <w:t xml:space="preserve"> </w:t>
      </w:r>
      <w:r>
        <w:t xml:space="preserve">for work that is large or benefits from independent verification.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MCP servers</w:t>
      </w:r>
      <w:r>
        <w:t xml:space="preserve">: the</w:t>
      </w:r>
      <w:r>
        <w:t xml:space="preserve"> </w:t>
      </w:r>
      <w:hyperlink r:id="rId13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gives a harness typed access to external systems</w:t>
      </w:r>
      <w:r>
        <w:t xml:space="preserve"> </w:t>
      </w:r>
      <w:r>
        <w:t xml:space="preserve">(issue trackers, chat tools, databases)</w:t>
      </w:r>
      <w:r>
        <w:t xml:space="preserve"> </w:t>
      </w:r>
      <w:r>
        <w:t xml:space="preserve">beyond raw shell or API calls.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</w:t>
      </w:r>
      <w:r>
        <w:t xml:space="preserve">: files —</w:t>
      </w:r>
      <w:r>
        <w:t xml:space="preserve"> </w:t>
      </w:r>
      <w:r>
        <w:t xml:space="preserve">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that persist instructions and learned preferences across sessions,</w:t>
      </w:r>
      <w:r>
        <w:t xml:space="preserve"> </w:t>
      </w:r>
      <w:r>
        <w:t xml:space="preserve">so the harness does not relearn your conventions every time.</w:t>
      </w:r>
    </w:p>
    <w:bookmarkEnd w:id="15"/>
    <w:bookmarkStart w:id="17" w:name="using-harness-features-well"/>
    <w:p>
      <w:pPr>
        <w:pStyle w:val="Heading4"/>
      </w:pPr>
      <w:r>
        <w:t xml:space="preserve">Using Harness Features Well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Push repeatable procedures into skills</w:t>
      </w:r>
      <w:r>
        <w:t xml:space="preserve">,</w:t>
      </w:r>
      <w:r>
        <w:t xml:space="preserve"> </w:t>
      </w:r>
      <w:r>
        <w:t xml:space="preserve">not into ad hoc prompting each time.</w:t>
      </w:r>
      <w:r>
        <w:t xml:space="preserve"> </w:t>
      </w:r>
      <w:r>
        <w:t xml:space="preserve">A skill is testable,</w:t>
      </w:r>
      <w:r>
        <w:t xml:space="preserve"> </w:t>
      </w:r>
      <w:r>
        <w:t xml:space="preserve">shareable,</w:t>
      </w:r>
      <w:r>
        <w:t xml:space="preserve"> </w:t>
      </w:r>
      <w:r>
        <w:t xml:space="preserve">and versionable;</w:t>
      </w:r>
      <w:r>
        <w:t xml:space="preserve"> </w:t>
      </w:r>
      <w:r>
        <w:t xml:space="preserve">a one-off prompt is not.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Match orchestration weight to the task.</w:t>
      </w:r>
      <w:r>
        <w:t xml:space="preserve"> </w:t>
      </w:r>
      <w:r>
        <w:t xml:space="preserve">A single lookup or small edit should stay inline.</w:t>
      </w:r>
      <w:r>
        <w:t xml:space="preserve"> </w:t>
      </w:r>
      <w:r>
        <w:t xml:space="preserve">Reach for subagents or multi-agent workflows only when the work</w:t>
      </w:r>
      <w:r>
        <w:t xml:space="preserve"> </w:t>
      </w:r>
      <w:r>
        <w:t xml:space="preserve">is genuinely decomposable,</w:t>
      </w:r>
      <w:r>
        <w:t xml:space="preserve"> </w:t>
      </w:r>
      <w:r>
        <w:t xml:space="preserve">benefits from independent verification,</w:t>
      </w:r>
      <w:r>
        <w:t xml:space="preserve"> </w:t>
      </w:r>
      <w:r>
        <w:t xml:space="preserve">and is large enough that the coordination overhead pays for itself.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 destructive or hard-to-reverse actions on explicit human approval</w:t>
      </w:r>
      <w:r>
        <w:t xml:space="preserve"> </w:t>
      </w:r>
      <w:r>
        <w:t xml:space="preserve">—</w:t>
      </w:r>
      <w:r>
        <w:t xml:space="preserve"> </w:t>
      </w:r>
      <w:r>
        <w:t xml:space="preserve">merges,</w:t>
      </w:r>
      <w:r>
        <w:t xml:space="preserve"> </w:t>
      </w:r>
      <w:r>
        <w:t xml:space="preserve">force-pushes,</w:t>
      </w:r>
      <w:r>
        <w:t xml:space="preserve"> </w:t>
      </w:r>
      <w:r>
        <w:t xml:space="preserve">deletions —</w:t>
      </w:r>
      <w:r>
        <w:t xml:space="preserve"> </w:t>
      </w:r>
      <w:r>
        <w:t xml:space="preserve">and let the agent drive everything reversible</w:t>
      </w:r>
      <w:r>
        <w:t xml:space="preserve"> </w:t>
      </w:r>
      <w:r>
        <w:t xml:space="preserve">(drafting, testing, iterating on review feedback) autonomously.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 learnings back into the harness.</w:t>
      </w:r>
      <w:r>
        <w:t xml:space="preserve"> </w:t>
      </w:r>
      <w:r>
        <w:t xml:space="preserve">When a review round or a mistake teaches something generalizable,</w:t>
      </w:r>
      <w:r>
        <w:t xml:space="preserve"> </w:t>
      </w:r>
      <w:r>
        <w:t xml:space="preserve">record it as a memory or skill update</w:t>
      </w:r>
      <w:r>
        <w:t xml:space="preserve"> </w:t>
      </w:r>
      <w:r>
        <w:t xml:space="preserve">rather than letting it evaporate at the end of the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Treat external or untrusted content as data, not instructions.</w:t>
      </w:r>
      <w:r>
        <w:t xml:space="preserve"> </w:t>
      </w:r>
      <w:r>
        <w:t xml:space="preserve">PR comments,</w:t>
      </w:r>
      <w:r>
        <w:t xml:space="preserve"> </w:t>
      </w:r>
      <w:r>
        <w:t xml:space="preserve">fetched web pages,</w:t>
      </w:r>
      <w:r>
        <w:t xml:space="preserve"> </w:t>
      </w:r>
      <w:r>
        <w:t xml:space="preserve">and other tool output can contain text that looks like a command;</w:t>
      </w:r>
      <w:r>
        <w:t xml:space="preserve"> </w:t>
      </w:r>
      <w:r>
        <w:t xml:space="preserve">a harness that acts on it uncritically is vulnerable to</w:t>
      </w:r>
      <w:r>
        <w:t xml:space="preserve"> </w:t>
      </w:r>
      <w:hyperlink r:id="rId16">
        <w:r>
          <w:rPr>
            <w:rStyle w:val="Hyperlink"/>
          </w:rPr>
          <w:t xml:space="preserve">prompt injection</w:t>
        </w:r>
      </w:hyperlink>
      <w:r>
        <w:t xml:space="preserve">.</w:t>
      </w:r>
    </w:p>
    <w:bookmarkEnd w:id="17"/>
    <w:bookmarkEnd w:id="18"/>
    <w:bookmarkStart w:id="43" w:name="sec-ai-claude-code-harness"/>
    <w:p>
      <w:pPr>
        <w:pStyle w:val="Heading1"/>
      </w:pPr>
      <w:r>
        <w:t xml:space="preserve">2. Inside the Claude Code Harness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 the layers most coding-agent harnesses share,</w:t>
      </w:r>
      <w:r>
        <w:t xml:space="preserve"> </w:t>
      </w:r>
      <w:r>
        <w:t xml:space="preserve">and</w:t>
      </w:r>
      <w:r>
        <w:t xml:space="preserve"> </w:t>
      </w:r>
      <w:hyperlink w:anchor="sec-ai-harness-agent-relationship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sketches the loop that runs inside them.</w:t>
      </w:r>
      <w:r>
        <w:t xml:space="preserve"> </w:t>
      </w:r>
      <w:r>
        <w:t xml:space="preserve">This section walks through those layers for the harness the lab uses most,</w:t>
      </w:r>
      <w:r>
        <w:t xml:space="preserve"> </w:t>
      </w:r>
      <w:hyperlink r:id="rId19">
        <w:r>
          <w:rPr>
            <w:rStyle w:val="Hyperlink"/>
          </w:rPr>
          <w:t xml:space="preserve">Claude Code</w:t>
        </w:r>
      </w:hyperlink>
      <w:r>
        <w:t xml:space="preserve">,</w:t>
      </w:r>
      <w:r>
        <w:t xml:space="preserve"> </w:t>
      </w:r>
      <w:r>
        <w:t xml:space="preserve">and says for each one what Anthropic documents,</w:t>
      </w:r>
      <w:r>
        <w:t xml:space="preserve"> </w:t>
      </w:r>
      <w:r>
        <w:t xml:space="preserve">what the community has inferred from the shipped program,</w:t>
      </w:r>
      <w:r>
        <w:t xml:space="preserve"> </w:t>
      </w:r>
      <w:r>
        <w:t xml:space="preserve">and what remains unknown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Anthropic’s own description is short:</w:t>
      </w:r>
      <w:r>
        <w:t xml:space="preserve"> </w:t>
      </w:r>
      <w:r>
        <w:t xml:space="preserve">Claude Code is the</w:t>
      </w:r>
      <w:r>
        <w:t xml:space="preserve"> </w:t>
      </w:r>
      <w:r>
        <w:t xml:space="preserve">“agentic harness”</w:t>
      </w:r>
      <w:r>
        <w:t xml:space="preserve"> </w:t>
      </w:r>
      <w:r>
        <w:t xml:space="preserve">around the model,</w:t>
      </w:r>
      <w:r>
        <w:t xml:space="preserve"> </w:t>
      </w:r>
      <w:r>
        <w:t xml:space="preserve">supplying</w:t>
      </w:r>
      <w:r>
        <w:t xml:space="preserve"> </w:t>
      </w:r>
      <w:r>
        <w:t xml:space="preserve">“the tools, context management, and execution environment that turn a language model into a capable coding agent”</w:t>
      </w:r>
      <w:r>
        <w:t xml:space="preserve"> </w:t>
      </w:r>
      <w:r>
        <w:t xml:space="preserve">(Anthropic 2026y)</w:t>
      </w:r>
      <w:r>
        <w:t xml:space="preserve">.</w:t>
      </w:r>
      <w:r>
        <w:t xml:space="preserve"> </w:t>
      </w:r>
      <w:r>
        <w:t xml:space="preserve">The sections below take those three things in turn.</w:t>
      </w:r>
    </w:p>
    <w:p>
      <w:pPr>
        <w:pStyle w:val="BodyText"/>
      </w:pPr>
      <w:r>
        <w:t xml:space="preserve">The distinction between documented and inferred matters here more than usual.</w:t>
      </w:r>
      <w:r>
        <w:t xml:space="preserve"> </w:t>
      </w:r>
      <w:r>
        <w:t xml:space="preserve">Claude Code is proprietary,</w:t>
      </w:r>
      <w:r>
        <w:t xml:space="preserve"> </w:t>
      </w:r>
      <w:r>
        <w:t xml:space="preserve">and since mid-2026 it ships as a single compiled executable rather than readable JavaScript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everything not in Anthropic’s documentation comes from people running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on the binary,</w:t>
      </w:r>
      <w:r>
        <w:t xml:space="preserve"> </w:t>
      </w:r>
      <w:r>
        <w:t xml:space="preserve">reading the compiled function bodies,</w:t>
      </w:r>
      <w:r>
        <w:t xml:space="preserve"> </w:t>
      </w:r>
      <w:r>
        <w:t xml:space="preserve">or intercepting its network traffic.</w:t>
      </w:r>
      <w:r>
        <w:t xml:space="preserve"> </w:t>
      </w:r>
      <w:r>
        <w:t xml:space="preserve">Those readings are checkable but fragile:</w:t>
      </w:r>
      <w:r>
        <w:t xml:space="preserve"> </w:t>
      </w:r>
      <w:r>
        <w:t xml:space="preserve">the build tool renames every internal function on every release,</w:t>
      </w:r>
      <w:r>
        <w:t xml:space="preserve"> </w:t>
      </w:r>
      <w:r>
        <w:t xml:space="preserve">and a behaviour observed in one build may be gone in the next.</w:t>
      </w:r>
      <w:r>
        <w:t xml:space="preserve"> </w:t>
      </w:r>
      <w:r>
        <w:t xml:space="preserve">Treat the inferred claims as a snapshot,</w:t>
      </w:r>
      <w:r>
        <w:t xml:space="preserve"> </w:t>
      </w:r>
      <w:r>
        <w:t xml:space="preserve">and re-verify against the build you are running before relying on one.</w:t>
      </w:r>
    </w:p>
    <w:bookmarkStart w:id="20" w:name="Xeceb8e19719c2a67e5ba8dd3d534518c2bfaa92"/>
    <w:p>
      <w:pPr>
        <w:pStyle w:val="Heading4"/>
      </w:pPr>
      <w:r>
        <w:t xml:space="preserve">The loop and the tool registry (documented)</w:t>
      </w:r>
    </w:p>
    <w:p>
      <w:pPr>
        <w:pStyle w:val="FirstParagraph"/>
      </w:pPr>
      <w:r>
        <w:t xml:space="preserve">The core of the harness is the loop described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:</w:t>
      </w:r>
      <w:r>
        <w:t xml:space="preserve"> </w:t>
      </w:r>
      <w:r>
        <w:t xml:space="preserve">the model produces a tool call,</w:t>
      </w:r>
      <w:r>
        <w:t xml:space="preserve"> </w:t>
      </w:r>
      <w:r>
        <w:t xml:space="preserve">the harness runs the matching handler,</w:t>
      </w:r>
      <w:r>
        <w:t xml:space="preserve"> </w:t>
      </w:r>
      <w:r>
        <w:t xml:space="preserve">and the result goes back into the conversation.</w:t>
      </w:r>
      <w:r>
        <w:t xml:space="preserve"> </w:t>
      </w:r>
      <w:r>
        <w:t xml:space="preserve">Anthropic describes the same loop as three blended phases —</w:t>
      </w:r>
      <w:r>
        <w:t xml:space="preserve"> </w:t>
      </w:r>
      <w:r>
        <w:t xml:space="preserve">gather context, take action, verify results —</w:t>
      </w:r>
      <w:r>
        <w:t xml:space="preserve"> </w:t>
      </w:r>
      <w:r>
        <w:t xml:space="preserve">and stresses that the model, not the harness, decides which tool to call next</w:t>
      </w:r>
      <w:r>
        <w:t xml:space="preserve"> </w:t>
      </w:r>
      <w:r>
        <w:t xml:space="preserve">(Anthropic 2026y)</w:t>
      </w:r>
      <w:r>
        <w:t xml:space="preserve">.</w:t>
      </w:r>
    </w:p>
    <w:p>
      <w:pPr>
        <w:pStyle w:val="BodyText"/>
      </w:pPr>
      <w:r>
        <w:t xml:space="preserve">The built-in tools are the registry the loop dispatches against.</w:t>
      </w:r>
      <w:r>
        <w:t xml:space="preserve"> </w:t>
      </w:r>
      <w:r>
        <w:t xml:space="preserve">As of September 2026 the tools reference lists more than forty of them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The ones a lab member sees every day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and search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NotebookEdit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LSP</w:t>
      </w:r>
      <w:r>
        <w:t xml:space="preserve"> </w:t>
      </w:r>
      <w:r>
        <w:t xml:space="preserve">for language-server code intelligence.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, which streams a background command’s output lines back to the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Orchestration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(spawns a subagent),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(runs a skill),</w:t>
      </w:r>
      <w:r>
        <w:t xml:space="preserve"> </w:t>
      </w:r>
      <w:r>
        <w:rPr>
          <w:rStyle w:val="VerbatimChar"/>
        </w:rPr>
        <w:t xml:space="preserve">SendMessage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ListAgents</w:t>
      </w:r>
      <w:r>
        <w:t xml:space="preserve"> </w:t>
      </w:r>
      <w:r>
        <w:t xml:space="preserve">(agent teams), the</w:t>
      </w:r>
      <w:r>
        <w:t xml:space="preserve"> </w:t>
      </w:r>
      <w:r>
        <w:rPr>
          <w:rStyle w:val="VerbatimChar"/>
        </w:rPr>
        <w:t xml:space="preserve">Task*</w:t>
      </w:r>
      <w:r>
        <w:t xml:space="preserve"> </w:t>
      </w:r>
      <w:r>
        <w:t xml:space="preserve">family (a session task list),</w:t>
      </w:r>
      <w:r>
        <w:t xml:space="preserve"> </w:t>
      </w:r>
      <w:r>
        <w:rPr>
          <w:rStyle w:val="VerbatimChar"/>
        </w:rPr>
        <w:t xml:space="preserve">CronCreate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ScheduleWakeup</w:t>
      </w:r>
      <w:r>
        <w:t xml:space="preserve"> </w:t>
      </w:r>
      <w:r>
        <w:t xml:space="preserve">(timers), and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(loads deferred tool schemas on demand).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EnterPlanMode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ExitPlanMode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EnterWorktree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ExitWorktree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SendUserFile</w:t>
      </w:r>
      <w:r>
        <w:t xml:space="preserve">.</w:t>
      </w:r>
    </w:p>
    <w:p>
      <w:pPr>
        <w:pStyle w:val="FirstParagraph"/>
      </w:pPr>
      <w:r>
        <w:t xml:space="preserve">Each tool is a schema the model sees plus a handler it does not,</w:t>
      </w:r>
      <w:r>
        <w:t xml:space="preserve"> </w:t>
      </w:r>
      <w:r>
        <w:t xml:space="preserve">exactly 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The tool names double as the vocabulary of the permission system, hook matchers, and subagent tool lists,</w:t>
      </w:r>
      <w:r>
        <w:t xml:space="preserve"> </w:t>
      </w:r>
      <w:r>
        <w:t xml:space="preserve">so a rule written as</w:t>
      </w:r>
      <w:r>
        <w:t xml:space="preserve"> </w:t>
      </w:r>
      <w:r>
        <w:rPr>
          <w:rStyle w:val="VerbatimChar"/>
        </w:rPr>
        <w:t xml:space="preserve">Bash(git *)</w:t>
      </w:r>
      <w:r>
        <w:t xml:space="preserve"> </w:t>
      </w:r>
      <w:r>
        <w:t xml:space="preserve">refers to the same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entry the model calls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MCP servers (below) extend this registry without changing its shape.</w:t>
      </w:r>
    </w:p>
    <w:bookmarkEnd w:id="20"/>
    <w:bookmarkStart w:id="21" w:name="Xb43bb74cb81b90c67201b541f5bb18bcf342107"/>
    <w:p>
      <w:pPr>
        <w:pStyle w:val="Heading4"/>
      </w:pPr>
      <w:r>
        <w:t xml:space="preserve">The system prompt: what is public and what is not</w:t>
      </w:r>
    </w:p>
    <w:p>
      <w:pPr>
        <w:pStyle w:val="FirstParagraph"/>
      </w:pPr>
      <w:r>
        <w:t xml:space="preserve">Anthropic does not publish Claude Code’s system prompt.</w:t>
      </w:r>
      <w:r>
        <w:t xml:space="preserve"> </w:t>
      </w:r>
      <w:r>
        <w:t xml:space="preserve">What the documentation does describe is the</w:t>
      </w:r>
      <w:r>
        <w:t xml:space="preserve"> </w:t>
      </w:r>
      <w:r>
        <w:rPr>
          <w:i/>
          <w:iCs/>
        </w:rPr>
        <w:t xml:space="preserve">startup context</w:t>
      </w:r>
      <w:r>
        <w:t xml:space="preserve">:</w:t>
      </w:r>
      <w:r>
        <w:t xml:space="preserve"> </w:t>
      </w:r>
      <w:r>
        <w:t xml:space="preserve">everything already in the model’s window before you type a word.</w:t>
      </w:r>
      <w:r>
        <w:t xml:space="preserve"> </w:t>
      </w:r>
      <w:r>
        <w:t xml:space="preserve">The context-window page walks through it in order</w:t>
      </w:r>
      <w:r>
        <w:t xml:space="preserve"> </w:t>
      </w:r>
      <w:r>
        <w:t xml:space="preserve">(Anthropic 2026w)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 system prompt itself,</w:t>
      </w:r>
      <w:r>
        <w:t xml:space="preserve"> </w:t>
      </w:r>
      <w:r>
        <w:t xml:space="preserve">including an output style and any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text, which</w:t>
      </w:r>
      <w:r>
        <w:t xml:space="preserve"> </w:t>
      </w:r>
      <w:r>
        <w:t xml:space="preserve">“both go into the system prompt the same way”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an environment block (working directory, platform, shell, whether this is a git repository),</w:t>
      </w:r>
      <w:r>
        <w:t xml:space="preserve"> </w:t>
      </w:r>
      <w:r>
        <w:t xml:space="preserve">with git branch, status, and recent commits loaded</w:t>
      </w:r>
      <w:r>
        <w:t xml:space="preserve"> </w:t>
      </w:r>
      <w:r>
        <w:t xml:space="preserve">“as a separate block at the very end of the system prompt”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MCP tool</w:t>
      </w:r>
      <w:r>
        <w:t xml:space="preserve"> </w:t>
      </w:r>
      <w:r>
        <w:rPr>
          <w:i/>
          <w:iCs/>
        </w:rPr>
        <w:t xml:space="preserve">names</w:t>
      </w:r>
      <w:r>
        <w:t xml:space="preserve">, with their full schemas deferred until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loads them;</w:t>
      </w:r>
    </w:p>
    <w:p>
      <w:pPr>
        <w:pStyle w:val="Compact"/>
        <w:numPr>
          <w:ilvl w:val="0"/>
          <w:numId w:val="1004"/>
        </w:numPr>
      </w:pPr>
      <w:r>
        <w:t xml:space="preserve">one-line skill descriptions, so the model knows what it can invoke;</w:t>
      </w:r>
    </w:p>
    <w:p>
      <w:pPr>
        <w:pStyle w:val="Compact"/>
        <w:numPr>
          <w:ilvl w:val="0"/>
          <w:numId w:val="1004"/>
        </w:numPr>
      </w:pPr>
      <w:r>
        <w:t xml:space="preserve">your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and the first 200 lines of auto memory.</w:t>
      </w:r>
    </w:p>
    <w:p>
      <w:pPr>
        <w:pStyle w:val="FirstParagraph"/>
      </w:pPr>
      <w:r>
        <w:t xml:space="preserve">One documented detail changes how the rest of this section reads: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content</w:t>
      </w:r>
      <w:r>
        <w:t xml:space="preserve"> </w:t>
      </w:r>
      <w:r>
        <w:t xml:space="preserve">“is delivered as a user message after the system prompt, not as part of the system prompt itself”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So the layered picture is</w:t>
      </w:r>
      <w:r>
        <w:t xml:space="preserve"> </w:t>
      </w:r>
      <w:r>
        <w:t xml:space="preserve">harness-authored system prompt first,</w:t>
      </w:r>
      <w:r>
        <w:t xml:space="preserve"> </w:t>
      </w:r>
      <w:r>
        <w:t xml:space="preserve">then your instructions,</w:t>
      </w:r>
      <w:r>
        <w:t xml:space="preserve"> </w:t>
      </w:r>
      <w:r>
        <w:t xml:space="preserve">then the conversation.</w:t>
      </w:r>
      <w:r>
        <w:t xml:space="preserve"> </w:t>
      </w:r>
      <w:r>
        <w:t xml:space="preserve">The same page is candid that the harness</w:t>
      </w:r>
      <w:r>
        <w:t xml:space="preserve"> </w:t>
      </w:r>
      <w:r>
        <w:t xml:space="preserve">“treats them as context, not enforced configuration”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instruction is prose the model may weigh against other prose,</w:t>
      </w:r>
      <w:r>
        <w:t xml:space="preserve"> </w:t>
      </w:r>
      <w:r>
        <w:t xml:space="preserve">and anything that must hold regardless goes in a permission rule or a hook.</w:t>
      </w:r>
    </w:p>
    <w:p>
      <w:pPr>
        <w:pStyle w:val="BodyText"/>
      </w:pPr>
      <w:r>
        <w:t xml:space="preserve">Three documented levers reach the system prompt directly</w:t>
      </w:r>
      <w:r>
        <w:t xml:space="preserve"> </w:t>
      </w:r>
      <w:r>
        <w:t xml:space="preserve">(Anthropic 2026u)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adds text to it for one invocation.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CLAUDE_CODE_SIMPLE_SYSTEM_PROMPT=1</w:t>
      </w:r>
      <w:r>
        <w:t xml:space="preserve"> </w:t>
      </w:r>
      <w:r>
        <w:t xml:space="preserve">requests</w:t>
      </w:r>
      <w:r>
        <w:t xml:space="preserve"> </w:t>
      </w:r>
      <w:r>
        <w:t xml:space="preserve">“a shorter system prompt and abbreviated tool descriptions”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opts out</w:t>
      </w:r>
      <w:r>
        <w:t xml:space="preserve"> </w:t>
      </w:r>
      <w:r>
        <w:t xml:space="preserve">“even on models where the experiment or server configuration would otherwise enable it”</w:t>
      </w:r>
      <w:r>
        <w:t xml:space="preserve"> </w:t>
      </w:r>
      <w:r>
        <w:t xml:space="preserve">—</w:t>
      </w:r>
      <w:r>
        <w:t xml:space="preserve"> </w:t>
      </w:r>
      <w:r>
        <w:t xml:space="preserve">the documentation’s own acknowledgment that the prompt varies by model and by server-side configuration.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--bare</w:t>
      </w:r>
      <w:r>
        <w:t xml:space="preserve"> </w:t>
      </w:r>
      <w:r>
        <w:t xml:space="preserve">(equivalently</w:t>
      </w:r>
      <w:r>
        <w:t xml:space="preserve"> </w:t>
      </w:r>
      <w:r>
        <w:rPr>
          <w:rStyle w:val="VerbatimChar"/>
        </w:rPr>
        <w:t xml:space="preserve">CLAUDE_CODE_SIMPLE=1</w:t>
      </w:r>
      <w:r>
        <w:t xml:space="preserve">) runs</w:t>
      </w:r>
      <w:r>
        <w:t xml:space="preserve"> </w:t>
      </w:r>
      <w:r>
        <w:t xml:space="preserve">“with a minimal system prompt and only the Bash, file read, and file edit tools”</w:t>
      </w:r>
      <w:r>
        <w:t xml:space="preserve">,</w:t>
      </w:r>
      <w:r>
        <w:t xml:space="preserve"> </w:t>
      </w:r>
      <w:r>
        <w:t xml:space="preserve">and disables discovery of hooks, skills, subagents, plugins, MCP servers, auto memory,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  <w:r>
        <w:t xml:space="preserve"> </w:t>
      </w:r>
      <w:r>
        <w:t xml:space="preserve">It is a stripped harness, not a stripped prompt,</w:t>
      </w:r>
      <w:r>
        <w:t xml:space="preserve"> </w:t>
      </w:r>
      <w:r>
        <w:t xml:space="preserve">which is why it is the wrong fix for the problem described next.</w:t>
      </w:r>
    </w:p>
    <w:p>
      <w:pPr>
        <w:pStyle w:val="FirstParagraph"/>
      </w:pPr>
      <w:r>
        <w:t xml:space="preserve">What the community has inferred is the prompt’s internal structure.</w:t>
      </w:r>
      <w:r>
        <w:t xml:space="preserve"> </w:t>
      </w:r>
      <w:r>
        <w:t xml:space="preserve">Binary analysis reported in the Claude Code issue tracker shows the prompt assembled from named sections,</w:t>
      </w:r>
      <w:r>
        <w:t xml:space="preserve"> </w:t>
      </w:r>
      <w:r>
        <w:t xml:space="preserve">each behind a function that returns text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t xml:space="preserve">with names such as</w:t>
      </w:r>
      <w:r>
        <w:t xml:space="preserve"> </w:t>
      </w:r>
      <w:r>
        <w:rPr>
          <w:rStyle w:val="VerbatimChar"/>
        </w:rPr>
        <w:t xml:space="preserve">anti_verbosity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thinking_guidance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action_caution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delivering_work_max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overcorrection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subagent_steer_delegation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autonomy_append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2026a, 2026b)</w:t>
      </w:r>
      <w:r>
        <w:t xml:space="preserve">.</w:t>
      </w:r>
      <w:r>
        <w:t xml:space="preserve"> </w:t>
      </w:r>
      <w:r>
        <w:t xml:space="preserve">Some sections are gated on a</w:t>
      </w:r>
      <w:r>
        <w:t xml:space="preserve"> </w:t>
      </w:r>
      <w:r>
        <w:rPr>
          <w:i/>
          <w:iCs/>
        </w:rPr>
        <w:t xml:space="preserve">model capability</w:t>
      </w:r>
      <w:r>
        <w:t xml:space="preserve"> </w:t>
      </w:r>
      <w:r>
        <w:t xml:space="preserve">declared in an internal model registry</w:t>
      </w:r>
      <w:r>
        <w:t xml:space="preserve"> </w:t>
      </w:r>
      <w:r>
        <w:t xml:space="preserve">(the reported gate for Opus 5 is a capability string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),</w:t>
      </w:r>
      <w:r>
        <w:t xml:space="preserve"> </w:t>
      </w:r>
      <w:r>
        <w:t xml:space="preserve">some on a remote feature flag,</w:t>
      </w:r>
      <w:r>
        <w:t xml:space="preserve"> </w:t>
      </w:r>
      <w:r>
        <w:t xml:space="preserve">and some on both.</w:t>
      </w:r>
      <w:r>
        <w:t xml:space="preserve"> </w:t>
      </w:r>
      <w:r>
        <w:t xml:space="preserve">One analyst counted roughly 23 sections in a mid-2026 build,</w:t>
      </w:r>
      <w:r>
        <w:t xml:space="preserve"> </w:t>
      </w:r>
      <w:r>
        <w:t xml:space="preserve">with user memory rendered around eighth and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second-to-last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None of this is documented,</w:t>
      </w:r>
      <w:r>
        <w:t xml:space="preserve"> </w:t>
      </w:r>
      <w:r>
        <w:t xml:space="preserve">the counts and names are build-specific,</w:t>
      </w:r>
      <w:r>
        <w:t xml:space="preserve"> </w:t>
      </w:r>
      <w:r>
        <w:t xml:space="preserve">and the section order is one person’s inference from the compiled code —</w:t>
      </w:r>
      <w:r>
        <w:t xml:space="preserve"> </w:t>
      </w:r>
      <w:r>
        <w:t xml:space="preserve">so the safe statement is that the system prompt is</w:t>
      </w:r>
      <w:r>
        <w:t xml:space="preserve"> </w:t>
      </w:r>
      <w:r>
        <w:rPr>
          <w:i/>
          <w:iCs/>
        </w:rPr>
        <w:t xml:space="preserve">modular and conditional</w:t>
      </w:r>
      <w:r>
        <w:t xml:space="preserve">,</w:t>
      </w:r>
      <w:r>
        <w:t xml:space="preserve"> </w:t>
      </w:r>
      <w:r>
        <w:t xml:space="preserve">not that any particular section exists on your machine today.</w:t>
      </w:r>
    </w:p>
    <w:bookmarkEnd w:id="21"/>
    <w:bookmarkStart w:id="24" w:name="Xbf2aa5d2b6b48942424a831d769e0c6f622868c"/>
    <w:p>
      <w:pPr>
        <w:pStyle w:val="Heading4"/>
      </w:pPr>
      <w:r>
        <w:t xml:space="preserve">Hard-coded instructions, remote flags, and</w:t>
      </w:r>
      <w:r>
        <w:t xml:space="preserve"> </w:t>
      </w:r>
      <w:r>
        <w:rPr>
          <w:rStyle w:val="VerbatimChar"/>
        </w:rPr>
        <w:t xml:space="preserve">heron_brook</w:t>
      </w:r>
    </w:p>
    <w:p>
      <w:pPr>
        <w:pStyle w:val="FirstParagraph"/>
      </w:pPr>
      <w:r>
        <w:rPr>
          <w:rStyle w:val="VerbatimChar"/>
        </w:rPr>
        <w:t xml:space="preserve">heron_brook</w:t>
      </w:r>
      <w:r>
        <w:t xml:space="preserve"> </w:t>
      </w:r>
      <w:r>
        <w:t xml:space="preserve">is not a feature.</w:t>
      </w:r>
      <w:r>
        <w:t xml:space="preserve"> </w:t>
      </w:r>
      <w:r>
        <w:t xml:space="preserve">It is the internal name of one system-prompt section,</w:t>
      </w:r>
      <w:r>
        <w:t xml:space="preserve"> </w:t>
      </w:r>
      <w:r>
        <w:t xml:space="preserve">and its story is the clearest public window into how the harness’s prompt is controlled.</w:t>
      </w:r>
      <w:r>
        <w:t xml:space="preserve"> </w:t>
      </w:r>
      <w:r>
        <w:t xml:space="preserve">The name follows the pattern of every Claude Code feature flag: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tengu_</w:t>
      </w:r>
      <w:r>
        <w:t xml:space="preserve"> </w:t>
      </w:r>
      <w:r>
        <w:t xml:space="preserve">prefix (the product’s internal code name, per one community catalog of the binary’s strings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)</w:t>
      </w:r>
      <w:r>
        <w:t xml:space="preserve"> </w:t>
      </w:r>
      <w:r>
        <w:t xml:space="preserve">followed by an auto-generated</w:t>
      </w:r>
      <w:r>
        <w:t xml:space="preserve"> </w:t>
      </w:r>
      <w:r>
        <w:rPr>
          <w:rStyle w:val="VerbatimChar"/>
        </w:rPr>
        <w:t xml:space="preserve">adjective_noun</w:t>
      </w:r>
      <w:r>
        <w:t xml:space="preserve"> </w:t>
      </w:r>
      <w:r>
        <w:t xml:space="preserve">pair that carries no meaning of its own.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mentioned below, is the same kind of name.</w:t>
      </w:r>
      <w:r>
        <w:t xml:space="preserve"> </w:t>
      </w:r>
      <w:r>
        <w:t xml:space="preserve">Anthropic’s only public statement touching the section is the short reply quoted below.</w:t>
      </w:r>
    </w:p>
    <w:p>
      <w:pPr>
        <w:pStyle w:val="BodyText"/>
      </w:pPr>
      <w:r>
        <w:rPr>
          <w:b/>
          <w:bCs/>
        </w:rPr>
        <w:t xml:space="preserve">May 2026: the slot appears.</w:t>
      </w:r>
      <w:r>
        <w:t xml:space="preserve"> </w:t>
      </w:r>
      <w:r>
        <w:t xml:space="preserve">Claude Code 2.1.150 shipped with a changelog entry reading, in full,</w:t>
      </w:r>
      <w:r>
        <w:t xml:space="preserve"> </w:t>
      </w:r>
      <w:r>
        <w:t xml:space="preserve">“Internal infrastructure improvements (no user-facing changes)”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Within days a user reported that the build added a function reading a string from two network-backed sources —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client_data</w:t>
      </w:r>
      <w:r>
        <w:t xml:space="preserve"> </w:t>
      </w:r>
      <w:r>
        <w:t xml:space="preserve">field of the</w:t>
      </w:r>
      <w:r>
        <w:t xml:space="preserve"> </w:t>
      </w:r>
      <w:r>
        <w:rPr>
          <w:rStyle w:val="VerbatimChar"/>
        </w:rPr>
        <w:t xml:space="preserve">/api/claude_cli/bootstrap</w:t>
      </w:r>
      <w:r>
        <w:t xml:space="preserve"> </w:t>
      </w:r>
      <w:r>
        <w:t xml:space="preserve">response, and a GrowthBook feature flag named</w:t>
      </w:r>
      <w:r>
        <w:t xml:space="preserve"> </w:t>
      </w:r>
      <w:r>
        <w:rPr>
          <w:rStyle w:val="VerbatimChar"/>
        </w:rPr>
        <w:t xml:space="preserve">tengu_heron_brook</w:t>
      </w:r>
      <w:r>
        <w:t xml:space="preserve"> </w:t>
      </w:r>
      <w:r>
        <w:t xml:space="preserve">that refreshes every 60 seconds —</w:t>
      </w:r>
      <w:r>
        <w:t xml:space="preserve"> </w:t>
      </w:r>
      <w:r>
        <w:t xml:space="preserve">and inserting it verbatim as a system-prompt section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same finding reached Hacker News under the title</w:t>
      </w:r>
      <w:r>
        <w:t xml:space="preserve"> </w:t>
      </w:r>
      <w:r>
        <w:t xml:space="preserve">“Claude Code now allows Anthropic to remotely inject system prompts”</w:t>
      </w:r>
      <w:r>
        <w:t xml:space="preserve"> </w:t>
      </w:r>
      <w:r>
        <w:t xml:space="preserve">(</w:t>
      </w:r>
      <w:r>
        <w:t xml:space="preserve">matheusmoreira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Anthropic engineer replied on the issue that</w:t>
      </w:r>
      <w:r>
        <w:t xml:space="preserve"> </w:t>
      </w:r>
      <w:r>
        <w:t xml:space="preserve">the company</w:t>
      </w:r>
      <w:r>
        <w:t xml:space="preserve"> </w:t>
      </w:r>
      <w:r>
        <w:t xml:space="preserve">“sometimes run[s] experiments on changes to our system prompt so that we can evaluate how a change impacts quality before fully rolling it out”</w:t>
      </w:r>
      <w:r>
        <w:t xml:space="preserve">,</w:t>
      </w:r>
      <w:r>
        <w:t xml:space="preserve"> </w:t>
      </w:r>
      <w:r>
        <w:t xml:space="preserve">that users can opt out with</w:t>
      </w:r>
      <w:r>
        <w:t xml:space="preserve"> </w:t>
      </w:r>
      <w:r>
        <w:rPr>
          <w:rStyle w:val="VerbatimChar"/>
        </w:rPr>
        <w:t xml:space="preserve">CLAUDE_CODE_DISABLE_NONESSENTIAL_TRAFFIC=1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,</w:t>
      </w:r>
      <w:r>
        <w:t xml:space="preserve"> </w:t>
      </w:r>
      <w:r>
        <w:t xml:space="preserve">and that Claude Code should not be used through an untrusted proxy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issue was closed.</w:t>
      </w:r>
      <w:r>
        <w:t xml:space="preserve"> </w:t>
      </w:r>
      <w:r>
        <w:t xml:space="preserve">A separate HackerOne report on the same channel was closed as</w:t>
      </w:r>
      <w:r>
        <w:t xml:space="preserve"> </w:t>
      </w:r>
      <w:r>
        <w:rPr>
          <w:i/>
          <w:iCs/>
        </w:rPr>
        <w:t xml:space="preserve">Informative</w:t>
      </w:r>
      <w:r>
        <w:t xml:space="preserve">,</w:t>
      </w:r>
      <w:r>
        <w:t xml:space="preserve"> </w:t>
      </w:r>
      <w:r>
        <w:t xml:space="preserve">with Anthropic’s security team stating that TLS is the integrity boundary and no response signing is planned</w:t>
      </w:r>
      <w:r>
        <w:t xml:space="preserve"> </w:t>
      </w:r>
      <w:r>
        <w:t xml:space="preserve">(</w:t>
      </w:r>
      <w:r>
        <w:t xml:space="preserve">cnighswonger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independent catalog of the binary’s strings describes the section the same way:</w:t>
      </w:r>
      <w:r>
        <w:t xml:space="preserve"> </w:t>
      </w:r>
      <w:r>
        <w:t xml:space="preserve">“a server-controlled prompt-injection slot”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July 2026: the slot gets a hard-coded default.</w:t>
      </w:r>
      <w:r>
        <w:t xml:space="preserve"> </w:t>
      </w:r>
      <w:r>
        <w:t xml:space="preserve">Claude Code 2.1.219 was the release that added Opus 5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Users on that model noticed their sessions had stopped delegating to subagents,</w:t>
      </w:r>
      <w:r>
        <w:t xml:space="preserve"> </w:t>
      </w:r>
      <w:r>
        <w:t xml:space="preserve">and the model, when asked, quoted two lines it said it had been given:</w:t>
      </w:r>
    </w:p>
    <w:p>
      <w:pPr>
        <w:pStyle w:val="BlockText"/>
      </w:pPr>
      <w:r>
        <w:t xml:space="preserve">Do not call the</w:t>
      </w:r>
      <w:r>
        <w:t xml:space="preserve"> </w:t>
      </w:r>
      <w:r>
        <w:rPr>
          <w:rStyle w:val="VerbatimChar"/>
        </w:rPr>
        <w:t xml:space="preserve">AgentTool</w:t>
      </w:r>
      <w:r>
        <w:t xml:space="preserve"> </w:t>
      </w:r>
      <w:r>
        <w:t xml:space="preserve">unless the user requested it</w:t>
      </w:r>
      <w:r>
        <w:t xml:space="preserve"> </w:t>
      </w:r>
      <w:r>
        <w:t xml:space="preserve">Do not use workflows or deep-research unless the user requested it</w:t>
      </w:r>
    </w:p>
    <w:p>
      <w:pPr>
        <w:pStyle w:val="FirstParagraph"/>
      </w:pPr>
      <w:r>
        <w:t xml:space="preserve">The canonical report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 </w:t>
      </w:r>
      <w:r>
        <w:t xml:space="preserve">traced the lines to a constant compiled into the binary,</w:t>
      </w:r>
      <w:r>
        <w:t xml:space="preserve"> </w:t>
      </w:r>
      <w:r>
        <w:t xml:space="preserve">served as the</w:t>
      </w:r>
      <w:r>
        <w:t xml:space="preserve"> </w:t>
      </w:r>
      <w:r>
        <w:rPr>
          <w:i/>
          <w:iCs/>
        </w:rPr>
        <w:t xml:space="preserve">fallback</w:t>
      </w:r>
      <w:r>
        <w:t xml:space="preserve"> </w:t>
      </w:r>
      <w:r>
        <w:t xml:space="preserve">text of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section when neither the bootstrap response nor the GrowthBook flag supplies a string.</w:t>
      </w:r>
      <w:r>
        <w:t xml:space="preserve"> </w:t>
      </w:r>
      <w:r>
        <w:t xml:space="preserve">The reported gate has two parts:</w:t>
      </w:r>
      <w:r>
        <w:t xml:space="preserve"> </w:t>
      </w:r>
      <w:r>
        <w:t xml:space="preserve">the section fires only for models whose registry entry carries the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 </w:t>
      </w:r>
      <w:r>
        <w:t xml:space="preserve">capability</w:t>
      </w:r>
      <w:r>
        <w:t xml:space="preserve"> </w:t>
      </w:r>
      <w:r>
        <w:t xml:space="preserve">(in the builds examined, only</w:t>
      </w:r>
      <w:r>
        <w:t xml:space="preserve"> </w:t>
      </w:r>
      <w:r>
        <w:rPr>
          <w:rStyle w:val="VerbatimChar"/>
        </w:rPr>
        <w:t xml:space="preserve">claude-opus-5</w:t>
      </w:r>
      <w:r>
        <w:t xml:space="preserve">, not the Fable, Sonnet, or Haiku families),</w:t>
      </w:r>
      <w:r>
        <w:t xml:space="preserve"> </w:t>
      </w:r>
      <w:r>
        <w:t xml:space="preserve">and only while a kill-switch flag,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is false, which is its default.</w:t>
      </w:r>
      <w:r>
        <w:t xml:space="preserve"> </w:t>
      </w:r>
      <w:r>
        <w:t xml:space="preserve">A thread in the r/ClaudeCode community on Reddit carried the finding to a wider audience</w:t>
      </w:r>
      <w:r>
        <w:t xml:space="preserve"> </w:t>
      </w:r>
      <w:r>
        <w:t xml:space="preserve">(</w:t>
      </w:r>
      <w:r>
        <w:t xml:space="preserve">r/ClaudeCode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(Reddit blocks unauthenticated fetches,</w:t>
      </w:r>
      <w:r>
        <w:t xml:space="preserve"> </w:t>
      </w:r>
      <w:r>
        <w:t xml:space="preserve">so the thread is cited by title only.)</w:t>
      </w:r>
    </w:p>
    <w:p>
      <w:pPr>
        <w:pStyle w:val="BodyText"/>
      </w:pPr>
      <w:r>
        <w:t xml:space="preserve">Four consequences are reported across that issue and its siblings: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overrides user configuration silently.</w:t>
      </w:r>
      <w:r>
        <w:t xml:space="preserve"> </w:t>
      </w:r>
      <w:r>
        <w:t xml:space="preserve">Users whose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i/>
          <w:iCs/>
        </w:rPr>
        <w:t xml:space="preserve">requires</w:t>
      </w:r>
      <w:r>
        <w:t xml:space="preserve"> </w:t>
      </w:r>
      <w:r>
        <w:t xml:space="preserve">delegation — including several with mandatory review-by-subagent gates —</w:t>
      </w:r>
      <w:r>
        <w:t xml:space="preserve"> </w:t>
      </w:r>
      <w:r>
        <w:t xml:space="preserve">saw zero subagent dispatches for whole sessions,</w:t>
      </w:r>
      <w:r>
        <w:t xml:space="preserve"> </w:t>
      </w:r>
      <w:r>
        <w:t xml:space="preserve">and one fleet operator measured Opus 5 sessions taking 2.5 times as many assistant turns as Opus 4.8 on the same work,</w:t>
      </w:r>
      <w:r>
        <w:t xml:space="preserve"> </w:t>
      </w:r>
      <w:r>
        <w:t xml:space="preserve">which they attributed to serial work that had previously fanned out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 documentation says delegation is driven by each subagent’s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(Anthropic 2026s)</w:t>
      </w:r>
      <w:r>
        <w:t xml:space="preserve">;</w:t>
      </w:r>
      <w:r>
        <w:t xml:space="preserve"> </w:t>
      </w:r>
      <w:r>
        <w:t xml:space="preserve">a separate report argues the directive contradicts that documented behaviour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2026e)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model attributes the line to you.</w:t>
      </w:r>
      <w:r>
        <w:t xml:space="preserve"> </w:t>
      </w:r>
      <w:r>
        <w:t xml:space="preserve">Because the section arrives in the same voice as everything else,</w:t>
      </w:r>
      <w:r>
        <w:t xml:space="preserve"> </w:t>
      </w:r>
      <w:r>
        <w:t xml:space="preserve">and because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message that appears earlier,</w:t>
      </w:r>
      <w:r>
        <w:t xml:space="preserve"> </w:t>
      </w:r>
      <w:r>
        <w:t xml:space="preserve">the model reads</w:t>
      </w:r>
      <w:r>
        <w:t xml:space="preserve"> </w:t>
      </w:r>
      <w:r>
        <w:t xml:space="preserve">“unless the user requested it”</w:t>
      </w:r>
      <w:r>
        <w:t xml:space="preserve"> </w:t>
      </w:r>
      <w:r>
        <w:t xml:space="preserve">as the user’s own standing rule</w:t>
      </w:r>
      <w:r>
        <w:t xml:space="preserve"> </w:t>
      </w:r>
      <w:r>
        <w:t xml:space="preserve">and tells users their configuration forbids delegation when it says the opposite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A related report frames the underlying gap:</w:t>
      </w:r>
      <w:r>
        <w:t xml:space="preserve"> </w:t>
      </w:r>
      <w:r>
        <w:t xml:space="preserve">there is no defined precedence between an Anthropic-authored prompt section and a user-authored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t xml:space="preserve">and no way to observe from inside a session which sections are active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2026c)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documented opt-outs do not reach it.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 </w:t>
      </w:r>
      <w:r>
        <w:t xml:space="preserve">disables flag</w:t>
      </w:r>
      <w:r>
        <w:t xml:space="preserve"> </w:t>
      </w:r>
      <w:r>
        <w:rPr>
          <w:i/>
          <w:iCs/>
        </w:rPr>
        <w:t xml:space="preserve">fetching</w:t>
      </w:r>
      <w:r>
        <w:t xml:space="preserve">, so every flag takes its code default</w:t>
      </w:r>
      <w:r>
        <w:t xml:space="preserve"> </w:t>
      </w:r>
      <w:r>
        <w:t xml:space="preserve">(Anthropic 2026u)</w:t>
      </w:r>
      <w:r>
        <w:t xml:space="preserve"> </w:t>
      </w:r>
      <w:r>
        <w:t xml:space="preserve">—</w:t>
      </w:r>
      <w:r>
        <w:t xml:space="preserve"> </w:t>
      </w:r>
      <w:r>
        <w:t xml:space="preserve">and the kill switch’s default is off,</w:t>
      </w:r>
      <w:r>
        <w:t xml:space="preserve"> </w:t>
      </w:r>
      <w:r>
        <w:t xml:space="preserve">so blocking the flag source guarantees the hard-coded text is used.</w:t>
      </w:r>
      <w:r>
        <w:t xml:space="preserve"> </w:t>
      </w:r>
      <w:r>
        <w:rPr>
          <w:rStyle w:val="VerbatimChar"/>
        </w:rPr>
        <w:t xml:space="preserve">--bare</w:t>
      </w:r>
      <w:r>
        <w:t xml:space="preserve"> </w:t>
      </w:r>
      <w:r>
        <w:t xml:space="preserve">removes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along with the prompt section.</w:t>
      </w:r>
      <w:r>
        <w:t xml:space="preserve"> </w:t>
      </w:r>
      <w:r>
        <w:t xml:space="preserve">Six sibling sections in the same Opus 5 bundle reportedly have dedicated</w:t>
      </w:r>
      <w:r>
        <w:t xml:space="preserve"> </w:t>
      </w:r>
      <w:r>
        <w:rPr>
          <w:rStyle w:val="VerbatimChar"/>
        </w:rPr>
        <w:t xml:space="preserve">CLAUDE_CODE_*</w:t>
      </w:r>
      <w:r>
        <w:t xml:space="preserve"> </w:t>
      </w:r>
      <w:r>
        <w:t xml:space="preserve">environment variables;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and its kill switch do not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Session transcripts under</w:t>
      </w:r>
      <w:r>
        <w:t xml:space="preserve"> </w:t>
      </w:r>
      <w:r>
        <w:rPr>
          <w:rStyle w:val="VerbatimChar"/>
        </w:rPr>
        <w:t xml:space="preserve">~/.claude/projects/</w:t>
      </w:r>
      <w:r>
        <w:t xml:space="preserve"> </w:t>
      </w:r>
      <w:r>
        <w:t xml:space="preserve">do not record the system prompt,</w:t>
      </w:r>
      <w:r>
        <w:t xml:space="preserve"> </w:t>
      </w:r>
      <w:r>
        <w:t xml:space="preserve">so the injection leaves no trace to search for afterwards.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persisted.</w:t>
      </w:r>
      <w:r>
        <w:t xml:space="preserve"> </w:t>
      </w:r>
      <w:r>
        <w:t xml:space="preserve">Comments on the issue confirm the same constant, gate, and behaviour in every build examined from 2.1.219 through at least 2.1.245 (2026-08-26),</w:t>
      </w:r>
      <w:r>
        <w:t xml:space="preserve"> </w:t>
      </w:r>
      <w:r>
        <w:t xml:space="preserve">across macOS, Windows, and Linux,</w:t>
      </w:r>
      <w:r>
        <w:t xml:space="preserve"> </w:t>
      </w:r>
      <w:r>
        <w:t xml:space="preserve">with no maintainer response on the thread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</w:p>
    <w:p>
      <w:pPr>
        <w:pStyle w:val="FirstParagraph"/>
      </w:pPr>
      <w:r>
        <w:t xml:space="preserve">What is documented, and what is not, about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as of 2026-09-09: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heron-brook-stat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</w:t>
            </w:r>
            <w:r>
              <w:t xml:space="preserve"> </w:t>
            </w:r>
            <w:r>
              <w:rPr>
                <w:rStyle w:val="VerbatimChar"/>
              </w:rPr>
              <w:t xml:space="preserve">heron_brook</w:t>
            </w:r>
            <w:r>
              <w:t xml:space="preserve">: documented, inferred, and unknown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Claim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Anthropic runs server-side system-prompt experiments and offers two environment variables to opt out of flag fetching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Documented, by an Anthropic engineer’s comment</w:t>
                  </w:r>
                  <w:r>
                    <w:t xml:space="preserve"> </w:t>
                  </w:r>
                  <w:r>
                    <w:t xml:space="preserve">(</w:t>
                  </w:r>
                  <w:r>
                    <w:t xml:space="preserve">anthropics/claude-code contributors</w:t>
                  </w:r>
                  <w:r>
                    <w:t xml:space="preserve"> </w:t>
                  </w:r>
                  <w:r>
                    <w:t xml:space="preserve">2026a)</w:t>
                  </w:r>
                  <w:r>
                    <w:t xml:space="preserve"> </w:t>
                  </w:r>
                  <w:r>
                    <w:t xml:space="preserve">and the environment-variable reference</w:t>
                  </w:r>
                  <w:r>
                    <w:t xml:space="preserve"> </w:t>
                  </w:r>
                  <w:r>
                    <w:t xml:space="preserve">(Anthropic 2026u)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prompt section named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heron_brook</w:t>
                  </w:r>
                  <w:r>
                    <w:t xml:space="preserve"> </w:t>
                  </w:r>
                  <w:r>
                    <w:t xml:space="preserve">reads its text from the bootstrap response, then a GrowthBook flag, then a compiled-in fallback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binary analysis, reproduced independently by many reporters on three platforms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fallback text tells the model not to call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</w:t>
                  </w:r>
                  <w:r>
                    <w:t xml:space="preserve"> </w:t>
                  </w:r>
                  <w:r>
                    <w:t xml:space="preserve">tool unless the user requested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Inferred; the two strings are verifiable with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grep -a -c</w:t>
                  </w:r>
                  <w:r>
                    <w:t xml:space="preserve"> </w:t>
                  </w:r>
                  <w:r>
                    <w:t xml:space="preserve">on the installed executable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gate is Opus 5’s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opus_5_prompt_bundle</w:t>
                  </w:r>
                  <w:r>
                    <w:t xml:space="preserve"> </w:t>
                  </w:r>
                  <w:r>
                    <w:t xml:space="preserve">capability plus a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tengu_fennel_godwit</w:t>
                  </w:r>
                  <w:r>
                    <w:t xml:space="preserve"> </w:t>
                  </w:r>
                  <w:r>
                    <w:t xml:space="preserve">kill switch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the compiled code; not documented anywhere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the remote sources have ever carried non-empty text in production, and what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one Windows reporter found the flag absent from the locally cached flag set, meaning the fallback branch was firing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Why the directive exists (cost control, quality regression, an experiment that leaked)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Anthropic has not said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it is still active in the build you are running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 until you check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lab’s own</w:t>
      </w:r>
      <w:r>
        <w:t xml:space="preserve"> </w:t>
      </w:r>
      <w:hyperlink r:id="rId23">
        <w:r>
          <w:rPr>
            <w:rStyle w:val="Hyperlink"/>
          </w:rPr>
          <w:t xml:space="preserve">ai-config</w:t>
        </w:r>
      </w:hyperlink>
      <w:r>
        <w:t xml:space="preserve"> </w:t>
      </w:r>
      <w:r>
        <w:t xml:space="preserve">leans heavily on subagents</w:t>
      </w:r>
      <w:r>
        <w:t xml:space="preserve"> </w:t>
      </w:r>
      <w:r>
        <w:t xml:space="preserve">(adversarial self-review, delegated UMS passes, parallel issue workers),</w:t>
      </w:r>
      <w:r>
        <w:t xml:space="preserve"> </w:t>
      </w:r>
      <w:r>
        <w:t xml:space="preserve">so this affects us directly on any Opus 5 session.</w:t>
      </w:r>
      <w:r>
        <w:t xml:space="preserve"> </w:t>
      </w:r>
      <w:r>
        <w:t xml:space="preserve">Two workarounds came out of the thread and cost nothing to adopt.</w:t>
      </w:r>
      <w:r>
        <w:t xml:space="preserve"> </w:t>
      </w:r>
      <w:r>
        <w:t xml:space="preserve">First, tell the harness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text arriving in the system prompt is not the user’s voice,</w:t>
      </w:r>
      <w:r>
        <w:t xml:space="preserve"> </w:t>
      </w:r>
      <w:r>
        <w:t xml:space="preserve">and that subagent use is requested in advance —</w:t>
      </w:r>
      <w:r>
        <w:t xml:space="preserve"> </w:t>
      </w:r>
      <w:r>
        <w:t xml:space="preserve">several reporters found this restored delegation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Second, when a session unexpectedly stops delegating,</w:t>
      </w:r>
      <w:r>
        <w:t xml:space="preserve"> </w:t>
      </w:r>
      <w:r>
        <w:t xml:space="preserve">ask it to quote the instruction it is following before auditing your own configuration for a rule that is not there.</w:t>
      </w:r>
    </w:p>
    <w:bookmarkEnd w:id="24"/>
    <w:bookmarkStart w:id="25" w:name="X9eedc8d055e79654497747dab00c34a9cf2ec8d"/>
    <w:p>
      <w:pPr>
        <w:pStyle w:val="Heading4"/>
      </w:pPr>
      <w:r>
        <w:t xml:space="preserve">Permission modes and settings layers (documented)</w:t>
      </w:r>
    </w:p>
    <w:p>
      <w:pPr>
        <w:pStyle w:val="FirstParagraph"/>
      </w:pPr>
      <w:r>
        <w:t xml:space="preserve">Permission rules</w:t>
      </w:r>
      <w:r>
        <w:t xml:space="preserve"> </w:t>
      </w:r>
      <w:r>
        <w:t xml:space="preserve">“are enforced by Claude Code, not by the model”</w:t>
      </w:r>
      <w:r>
        <w:t xml:space="preserve"> </w:t>
      </w:r>
      <w:r>
        <w:t xml:space="preserve">(Anthropic 2026r)</w:t>
      </w:r>
      <w:r>
        <w:t xml:space="preserve">,</w:t>
      </w:r>
      <w:r>
        <w:t xml:space="preserve"> </w:t>
      </w:r>
      <w:r>
        <w:t xml:space="preserve">which makes them the first layer that the prompt controversy above cannot reach.</w:t>
      </w:r>
      <w:r>
        <w:t xml:space="preserve"> </w:t>
      </w:r>
      <w:r>
        <w:t xml:space="preserve">A prompt can change what the model</w:t>
      </w:r>
      <w:r>
        <w:t xml:space="preserve"> </w:t>
      </w:r>
      <w:r>
        <w:rPr>
          <w:i/>
          <w:iCs/>
        </w:rPr>
        <w:t xml:space="preserve">tries</w:t>
      </w:r>
      <w:r>
        <w:t xml:space="preserve">;</w:t>
      </w:r>
      <w:r>
        <w:t xml:space="preserve"> </w:t>
      </w:r>
      <w:r>
        <w:t xml:space="preserve">only a rule changes what the harness</w:t>
      </w:r>
      <w:r>
        <w:t xml:space="preserve"> </w:t>
      </w:r>
      <w:r>
        <w:rPr>
          <w:i/>
          <w:iCs/>
        </w:rPr>
        <w:t xml:space="preserve">allows</w:t>
      </w:r>
      <w:r>
        <w:t xml:space="preserve">.</w:t>
      </w:r>
      <w:r>
        <w:t xml:space="preserve"> </w:t>
      </w:r>
      <w:r>
        <w:t xml:space="preserve">Six modes are documented</w:t>
      </w:r>
      <w:r>
        <w:t xml:space="preserve"> </w:t>
      </w:r>
      <w:r>
        <w:t xml:space="preserve">(Anthropic 2026r)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default</w:t>
      </w:r>
      <w:r>
        <w:t xml:space="preserve"> </w:t>
      </w:r>
      <w:r>
        <w:t xml:space="preserve">(labeled Manual): prompts on first use of each tool.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acceptEdits</w:t>
      </w:r>
      <w:r>
        <w:t xml:space="preserve">: auto-accepts file edits and common filesystem commands inside the working directory.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plan</w:t>
      </w:r>
      <w:r>
        <w:t xml:space="preserve">: read-only exploration; no source edits.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auto</w:t>
      </w:r>
      <w:r>
        <w:t xml:space="preserve">: auto-approves tool calls, with a classifier checking that actions match the request.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dontAsk</w:t>
      </w:r>
      <w:r>
        <w:t xml:space="preserve">: auto-denies anything not pre-approved by an allow rule.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bypassPermissions</w:t>
      </w:r>
      <w:r>
        <w:t xml:space="preserve">: skips prompts except for a short list no mode auto-approves.</w:t>
      </w:r>
    </w:p>
    <w:p>
      <w:pPr>
        <w:pStyle w:val="FirstParagraph"/>
      </w:pPr>
      <w:r>
        <w:t xml:space="preserve">Rules and the mode live in settings files that layer from managed policy through user, project, and local scope,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 </w:t>
      </w:r>
      <w:r>
        <w:t xml:space="preserve">in managed settings as the enforcement an organization cannot have overridden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One inferred caveat belongs here: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thread cites a separate report that GrowthBook flags can override</w:t>
      </w:r>
      <w:r>
        <w:t xml:space="preserve"> </w:t>
      </w:r>
      <w:r>
        <w:rPr>
          <w:rStyle w:val="VerbatimChar"/>
        </w:rPr>
        <w:t xml:space="preserve">permissions.defaultMode</w:t>
      </w:r>
      <w:r>
        <w:t xml:space="preserve"> </w:t>
      </w:r>
      <w:r>
        <w:t xml:space="preserve">from the server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even this layer may have a remotely controlled input.</w:t>
      </w:r>
      <w:r>
        <w:t xml:space="preserve"> </w:t>
      </w:r>
      <w:r>
        <w:t xml:space="preserve">That report is cited second-hand and was not verified for this section.</w:t>
      </w:r>
    </w:p>
    <w:bookmarkEnd w:id="25"/>
    <w:bookmarkStart w:id="30" w:name="sec-ai-auto-mode-mwc"/>
    <w:p>
      <w:pPr>
        <w:pStyle w:val="Heading4"/>
      </w:pPr>
      <w:r>
        <w:t xml:space="preserve">Worked example: letting auto mode merge under</w:t>
      </w:r>
      <w:r>
        <w:t xml:space="preserve"> </w:t>
      </w:r>
      <w:r>
        <w:rPr>
          <w:rStyle w:val="VerbatimChar"/>
        </w:rPr>
        <w:t xml:space="preserve">mwc</w:t>
      </w:r>
    </w:p>
    <w:p>
      <w:pPr>
        <w:pStyle w:val="FirstParagraph"/>
      </w:pPr>
      <w:r>
        <w:t xml:space="preserve">The lab grants merge authority one session at a time,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(</w:t>
      </w:r>
      <w:r>
        <w:t xml:space="preserve">“merge when confident”</w:t>
      </w:r>
      <w:r>
        <w:t xml:space="preserve">) grant from</w:t>
      </w:r>
      <w:r>
        <w:t xml:space="preserve"> </w:t>
      </w:r>
      <w:hyperlink r:id="rId26">
        <w:r>
          <w:rPr>
            <w:rStyle w:val="Hyperlink"/>
          </w:rPr>
          <w:t xml:space="preserve">ai-config</w:t>
        </w:r>
      </w:hyperlink>
      <w:r>
        <w:t xml:space="preserve">.</w:t>
      </w:r>
      <w:r>
        <w:t xml:space="preserve"> </w:t>
      </w:r>
      <w:r>
        <w:t xml:space="preserve">In auto mode,</w:t>
      </w:r>
      <w:r>
        <w:t xml:space="preserve"> </w:t>
      </w:r>
      <w:r>
        <w:t xml:space="preserve">the classifier reviews a</w:t>
      </w:r>
      <w:r>
        <w:t xml:space="preserve"> </w:t>
      </w:r>
      <w:r>
        <w:rPr>
          <w:rStyle w:val="VerbatimChar"/>
        </w:rPr>
        <w:t xml:space="preserve">gh pr merge</w:t>
      </w:r>
      <w:r>
        <w:t xml:space="preserve"> </w:t>
      </w:r>
      <w:r>
        <w:t xml:space="preserve">like any other action.</w:t>
      </w:r>
      <w:r>
        <w:t xml:space="preserve"> </w:t>
      </w:r>
      <w:r>
        <w:t xml:space="preserve">On 2026-10-05 it blocked the merge of</w:t>
      </w:r>
      <w:r>
        <w:t xml:space="preserve"> </w:t>
      </w:r>
      <w:hyperlink r:id="rId27">
        <w:r>
          <w:rPr>
            <w:rStyle w:val="Hyperlink"/>
          </w:rPr>
          <w:t xml:space="preserve">Morrison-Lab/mds#140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“Merge Without Review”</w:t>
      </w:r>
      <w:r>
        <w:t xml:space="preserve">,</w:t>
      </w:r>
      <w:r>
        <w:t xml:space="preserve"> </w:t>
      </w:r>
      <w:r>
        <w:t xml:space="preserve">although all of these held:</w:t>
      </w:r>
    </w:p>
    <w:p>
      <w:pPr>
        <w:pStyle w:val="Compact"/>
        <w:numPr>
          <w:ilvl w:val="0"/>
          <w:numId w:val="1008"/>
        </w:numPr>
      </w:pPr>
      <w:r>
        <w:t xml:space="preserve">the maintainer had typed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earlier in the session;</w:t>
      </w:r>
    </w:p>
    <w:p>
      <w:pPr>
        <w:pStyle w:val="Compact"/>
        <w:numPr>
          <w:ilvl w:val="0"/>
          <w:numId w:val="1008"/>
        </w:numPr>
      </w:pPr>
      <w:r>
        <w:t xml:space="preserve">CI was green;</w:t>
      </w:r>
    </w:p>
    <w:p>
      <w:pPr>
        <w:pStyle w:val="Compact"/>
        <w:numPr>
          <w:ilvl w:val="0"/>
          <w:numId w:val="1008"/>
        </w:numPr>
      </w:pPr>
      <w:r>
        <w:t xml:space="preserve">the lab’s fully-clean check had passed on the pull request’s head commit.</w:t>
      </w:r>
    </w:p>
    <w:p>
      <w:pPr>
        <w:pStyle w:val="FirstParagraph"/>
      </w:pPr>
      <w:r>
        <w:t xml:space="preserve">Three findings explain the block and the fix</w:t>
      </w:r>
      <w:r>
        <w:t xml:space="preserve"> </w:t>
      </w:r>
      <w:r>
        <w:t xml:space="preserve">(measured 2026-10-06).</w:t>
      </w:r>
    </w:p>
    <w:p>
      <w:pPr>
        <w:pStyle w:val="BodyText"/>
      </w:pPr>
      <w:r>
        <w:rPr>
          <w:b/>
          <w:bCs/>
        </w:rPr>
        <w:t xml:space="preserve">A one-word grant is not an approval the classifier can match.</w:t>
      </w:r>
      <w:r>
        <w:t xml:space="preserve"> </w:t>
      </w:r>
      <w:r>
        <w:t xml:space="preserve">An approval stated in conversation clears a block</w:t>
      </w:r>
      <w:r>
        <w:t xml:space="preserve"> </w:t>
      </w:r>
      <w:r>
        <w:t xml:space="preserve">only when it names the action and the specific thing that makes it dangerous,</w:t>
      </w:r>
      <w:r>
        <w:t xml:space="preserve"> </w:t>
      </w:r>
      <w:r>
        <w:t xml:space="preserve">and it covers one action unless it was granted as standing;</w:t>
      </w:r>
      <w:r>
        <w:t xml:space="preserve"> </w:t>
      </w:r>
      <w:r>
        <w:t xml:space="preserve">to approve a routine pattern,</w:t>
      </w:r>
      <w:r>
        <w:t xml:space="preserve"> </w:t>
      </w:r>
      <w:r>
        <w:t xml:space="preserve">the documented route is an</w:t>
      </w:r>
      <w:r>
        <w:t xml:space="preserve"> </w:t>
      </w:r>
      <w:r>
        <w:rPr>
          <w:rStyle w:val="VerbatimChar"/>
        </w:rPr>
        <w:t xml:space="preserve">autoMode.allow</w:t>
      </w:r>
      <w:r>
        <w:t xml:space="preserve"> </w:t>
      </w:r>
      <w:r>
        <w:t xml:space="preserve">rule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A bare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names neither the merge nor the pull request.</w:t>
      </w:r>
    </w:p>
    <w:p>
      <w:pPr>
        <w:pStyle w:val="BodyText"/>
      </w:pPr>
      <w:r>
        <w:rPr>
          <w:b/>
          <w:bCs/>
        </w:rPr>
        <w:t xml:space="preserve">The classifier does not read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autoMode</w:t>
      </w:r>
      <w:r>
        <w:rPr>
          <w:b/>
          <w:bCs/>
        </w:rPr>
        <w:t xml:space="preserve"> </w:t>
      </w:r>
      <w:r>
        <w:rPr>
          <w:b/>
          <w:bCs/>
        </w:rPr>
        <w:t xml:space="preserve">from a repository.</w:t>
      </w:r>
      <w:r>
        <w:t xml:space="preserve"> </w:t>
      </w:r>
      <w:r>
        <w:t xml:space="preserve">It reads</w:t>
      </w:r>
      <w:r>
        <w:t xml:space="preserve"> </w:t>
      </w:r>
      <w:r>
        <w:rPr>
          <w:rStyle w:val="VerbatimChar"/>
        </w:rPr>
        <w:t xml:space="preserve">autoMode</w:t>
      </w:r>
      <w:r>
        <w:t xml:space="preserve"> </w:t>
      </w:r>
      <w:r>
        <w:t xml:space="preserve">from user settings (</w:t>
      </w:r>
      <w:r>
        <w:rPr>
          <w:rStyle w:val="VerbatimChar"/>
        </w:rPr>
        <w:t xml:space="preserve">~/.claude/settings.json</w:t>
      </w:r>
      <w:r>
        <w:t xml:space="preserve">),</w:t>
      </w:r>
      <w:r>
        <w:t xml:space="preserve"> </w:t>
      </w:r>
      <w:r>
        <w:t xml:space="preserve">managed settings,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 </w:t>
      </w:r>
      <w:r>
        <w:t xml:space="preserve">or the Agent SDK,</w:t>
      </w:r>
      <w:r>
        <w:t xml:space="preserve"> </w:t>
      </w:r>
      <w:r>
        <w:t xml:space="preserve">but not from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,</w:t>
      </w:r>
      <w:r>
        <w:t xml:space="preserve"> </w:t>
      </w:r>
      <w:r>
        <w:t xml:space="preserve">so that a checked-in repository cannot add its own allow rules</w:t>
      </w:r>
      <w:r>
        <w:t xml:space="preserve"> </w:t>
      </w:r>
      <w:r>
        <w:t xml:space="preserve">(Anthropic 2026q)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Morrison-Lab/mds#104</w:t>
        </w:r>
      </w:hyperlink>
      <w:r>
        <w:t xml:space="preserve"> </w:t>
      </w:r>
      <w:r>
        <w:t xml:space="preserve">had put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rule in the repository’s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,</w:t>
      </w:r>
      <w:r>
        <w:t xml:space="preserve"> </w:t>
      </w:r>
      <w:r>
        <w:t xml:space="preserve">where it never applied;</w:t>
      </w:r>
      <w:r>
        <w:t xml:space="preserve"> </w:t>
      </w:r>
      <w:hyperlink r:id="rId29">
        <w:r>
          <w:rPr>
            <w:rStyle w:val="Hyperlink"/>
          </w:rPr>
          <w:t xml:space="preserve">Morrison-Lab/mds#165</w:t>
        </w:r>
      </w:hyperlink>
      <w:r>
        <w:t xml:space="preserve"> </w:t>
      </w:r>
      <w:r>
        <w:t xml:space="preserve">removes it.</w:t>
      </w:r>
      <w:r>
        <w:t xml:space="preserve"> </w:t>
      </w:r>
      <w:r>
        <w:t xml:space="preserve">The rule belongs in user settings.</w:t>
      </w:r>
      <w:r>
        <w:t xml:space="preserve"> </w:t>
      </w:r>
      <w:r>
        <w:t xml:space="preserve">A cloud session has no user settings file,</w:t>
      </w:r>
      <w:r>
        <w:t xml:space="preserve"> </w:t>
      </w:r>
      <w:r>
        <w:t xml:space="preserve">so there the rule would have to come from managed settings or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permissions.allow</w:t>
      </w:r>
      <w:r>
        <w:rPr>
          <w:b/>
          <w:bCs/>
        </w:rPr>
        <w:t xml:space="preserve"> </w:t>
      </w:r>
      <w:r>
        <w:rPr>
          <w:b/>
          <w:bCs/>
        </w:rPr>
        <w:t xml:space="preserve">rule is the wrong fix.</w:t>
      </w:r>
      <w:r>
        <w:t xml:space="preserve"> </w:t>
      </w:r>
      <w:r>
        <w:t xml:space="preserve">A rule such as</w:t>
      </w:r>
      <w:r>
        <w:t xml:space="preserve"> </w:t>
      </w:r>
      <w:r>
        <w:rPr>
          <w:rStyle w:val="VerbatimChar"/>
        </w:rPr>
        <w:t xml:space="preserve">Bash(gh pr merge:*)</w:t>
      </w:r>
      <w:r>
        <w:t xml:space="preserve"> </w:t>
      </w:r>
      <w:r>
        <w:t xml:space="preserve">approves every merge before the classifier sees it,</w:t>
      </w:r>
      <w:r>
        <w:t xml:space="preserve"> </w:t>
      </w:r>
      <w:r>
        <w:t xml:space="preserve">and auto mode keeps narrow rules like it in effect;</w:t>
      </w:r>
      <w:r>
        <w:t xml:space="preserve"> </w:t>
      </w:r>
      <w:r>
        <w:t xml:space="preserve">it drops only broad rules that grant arbitrary code execution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That would leave only the ai-config merge hooks between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 and a merge,</w:t>
      </w:r>
      <w:r>
        <w:t xml:space="preserve"> </w:t>
      </w:r>
      <w:r>
        <w:t xml:space="preserve">and in Claude Code neither of them checks the pull request: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no-unauthorized-merge.py</w:t>
      </w:r>
      <w:r>
        <w:t xml:space="preserve"> </w:t>
      </w:r>
      <w:r>
        <w:t xml:space="preserve">checks only that the session holds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enforce-mwc-review-gate.py</w:t>
      </w:r>
      <w:r>
        <w:t xml:space="preserve">, the hook that does check for a clean review on the head commit,</w:t>
      </w:r>
      <w:r>
        <w:t xml:space="preserve"> </w:t>
      </w:r>
      <w:r>
        <w:t xml:space="preserve">is wired up only for Antigravity, so it never runs in Claude Code.</w:t>
      </w:r>
    </w:p>
    <w:p>
      <w:pPr>
        <w:pStyle w:val="FirstParagraph"/>
      </w:pPr>
      <w:r>
        <w:t xml:space="preserve">The classifier reads the conversation,</w:t>
      </w:r>
      <w:r>
        <w:t xml:space="preserve"> </w:t>
      </w:r>
      <w:r>
        <w:t xml:space="preserve">so it can still refuse a merge over a failing check or an open review finding.</w:t>
      </w:r>
      <w:r>
        <w:t xml:space="preserve"> </w:t>
      </w:r>
      <w:r>
        <w:t xml:space="preserve">Keeping it in the path costs an occasional manual approval,</w:t>
      </w:r>
      <w:r>
        <w:t xml:space="preserve"> </w:t>
      </w:r>
      <w:r>
        <w:t xml:space="preserve">which is cheaper than an unreviewed merge.</w:t>
      </w:r>
    </w:p>
    <w:p>
      <w:pPr>
        <w:pStyle w:val="BodyText"/>
      </w:pPr>
      <w:r>
        <w:t xml:space="preserve">The rule now in the maintainer’s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names the grant’s forms and the evidence to look for,</w:t>
      </w:r>
      <w:r>
        <w:t xml:space="preserve"> </w:t>
      </w:r>
      <w:r>
        <w:t xml:space="preserve">after the built-in rules (</w:t>
      </w:r>
      <w:r>
        <w:rPr>
          <w:rStyle w:val="VerbatimChar"/>
        </w:rPr>
        <w:t xml:space="preserve">$defaults</w:t>
      </w:r>
      <w:r>
        <w:t xml:space="preserve">):</w:t>
      </w:r>
    </w:p>
    <w:p>
      <w:pPr>
        <w:pStyle w:val="SourceCode"/>
      </w:pPr>
      <w:r>
        <w:rPr>
          <w:rStyle w:val="StringTok"/>
        </w:rPr>
        <w:t xml:space="preserve">"autoMode"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"$defaults"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"Merging a pull request in a Morrison-Lab repository with `gh pr merge`, when all of these hold: (1) earlier in this session the user granted merge-when-confident, which they may do with the bare word `mwc`, `/mwc`, `maw`,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when confident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 or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at will</w:t>
      </w:r>
      <w:r>
        <w:rPr>
          <w:rStyle w:val="CharTok"/>
        </w:rPr>
        <w:t xml:space="preserve">\"</w:t>
      </w:r>
      <w:r>
        <w:rPr>
          <w:rStyle w:val="StringTok"/>
        </w:rPr>
        <w:t xml:space="preserve">; (2) in this session, `check-pr-fully-clean.py` reported that PR FULLY CLEAN on its current head commit, meaning CI green, the automated review verdict clean and no unresolved review threads; (3) the merge command pins that same head SHA with `--match-head-commit`. Block it if any of these is missing, or if anything after the clean check (a new push, a new review finding) suggests the PR may no longer be clean."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rule is a prose description the classifier weighs,</w:t>
      </w:r>
      <w:r>
        <w:t xml:space="preserve"> </w:t>
      </w:r>
      <w:r>
        <w:t xml:space="preserve">not a hard gate,</w:t>
      </w:r>
      <w:r>
        <w:t xml:space="preserve"> </w:t>
      </w:r>
      <w:r>
        <w:t xml:space="preserve">and it had not yet been tested on a merge when this section was written.</w:t>
      </w:r>
      <w:r>
        <w:t xml:space="preserve"> </w:t>
      </w:r>
      <w:r>
        <w:t xml:space="preserve">If the classifier still blocks a merge,</w:t>
      </w:r>
      <w:r>
        <w:t xml:space="preserve"> </w:t>
      </w:r>
      <w:r>
        <w:t xml:space="preserve">leave auto mode and answer the permission prompt</w:t>
      </w:r>
      <w:r>
        <w:t xml:space="preserve"> </w:t>
      </w:r>
      <w:r>
        <w:t xml:space="preserve">(Anthropic 2026n)</w:t>
      </w:r>
      <w:r>
        <w:t xml:space="preserve">.</w:t>
      </w:r>
    </w:p>
    <w:bookmarkEnd w:id="30"/>
    <w:bookmarkStart w:id="32" w:name="hooks-documented"/>
    <w:p>
      <w:pPr>
        <w:pStyle w:val="Heading4"/>
      </w:pPr>
      <w:r>
        <w:t xml:space="preserve">Hooks (documented)</w:t>
      </w:r>
    </w:p>
    <w:p>
      <w:pPr>
        <w:pStyle w:val="FirstParagraph"/>
      </w:pPr>
      <w:r>
        <w:t xml:space="preserve">Hooks are the harness’s event system:</w:t>
      </w:r>
      <w:r>
        <w:t xml:space="preserve"> </w:t>
      </w:r>
      <w:r>
        <w:t xml:space="preserve">shell commands, HTTP endpoints, MCP tool calls, single-turn prompts, or spawned subagents that run at fixed lifecycle points</w:t>
      </w:r>
      <w:r>
        <w:t xml:space="preserve"> </w:t>
      </w:r>
      <w:r>
        <w:t xml:space="preserve">(Anthropic 2026x)</w:t>
      </w:r>
      <w:r>
        <w:t xml:space="preserve">.</w:t>
      </w:r>
      <w:r>
        <w:t xml:space="preserve"> </w:t>
      </w:r>
      <w:r>
        <w:t xml:space="preserve">The reference lists more than thirty events,</w:t>
      </w:r>
      <w:r>
        <w:t xml:space="preserve"> </w:t>
      </w:r>
      <w:r>
        <w:t xml:space="preserve">grouped as session (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),</w:t>
      </w:r>
      <w:r>
        <w:t xml:space="preserve"> </w:t>
      </w:r>
      <w:r>
        <w:t xml:space="preserve">per-turn 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),</w:t>
      </w:r>
      <w:r>
        <w:t xml:space="preserve"> </w:t>
      </w:r>
      <w:r>
        <w:t xml:space="preserve">tool execution (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PermissionRequest</w:t>
      </w:r>
      <w:r>
        <w:t xml:space="preserve">),</w:t>
      </w:r>
      <w:r>
        <w:t xml:space="preserve"> </w:t>
      </w:r>
      <w:r>
        <w:t xml:space="preserve">agent (</w:t>
      </w:r>
      <w:r>
        <w:rPr>
          <w:rStyle w:val="VerbatimChar"/>
        </w:rPr>
        <w:t xml:space="preserve">SubagentStart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SubagentStop</w:t>
      </w:r>
      <w:r>
        <w:t xml:space="preserve">),</w:t>
      </w:r>
      <w:r>
        <w:t xml:space="preserve"> </w:t>
      </w:r>
      <w:r>
        <w:t xml:space="preserve">context (</w:t>
      </w:r>
      <w:r>
        <w:rPr>
          <w:rStyle w:val="VerbatimChar"/>
        </w:rPr>
        <w:t xml:space="preserve">InstructionsLoaded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PostCompact</w:t>
      </w:r>
      <w:r>
        <w:t xml:space="preserve">),</w:t>
      </w:r>
      <w:r>
        <w:t xml:space="preserve"> </w:t>
      </w:r>
      <w:r>
        <w:t xml:space="preserve">and several more.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that exits with code 2 blocks the call,</w:t>
      </w:r>
      <w:r>
        <w:t xml:space="preserve"> </w:t>
      </w:r>
      <w:r>
        <w:t xml:space="preserve">and a hook’s JSON output can deny, add context, or rewrite the tool’s input.</w:t>
      </w:r>
      <w:r>
        <w:t xml:space="preserve"> </w:t>
      </w:r>
      <w:r>
        <w:t xml:space="preserve">This is the mechanism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calls</w:t>
      </w:r>
      <w:r>
        <w:t xml:space="preserve"> </w:t>
      </w:r>
      <w:r>
        <w:t xml:space="preserve">“the part the model cannot talk its way around”</w:t>
      </w:r>
      <w:r>
        <w:t xml:space="preserve">,</w:t>
      </w:r>
      <w:r>
        <w:t xml:space="preserve"> </w:t>
      </w:r>
      <w:r>
        <w:t xml:space="preserve">and it is the right home for any rule that must hold regardless of what the prompt says —</w:t>
      </w:r>
      <w:r>
        <w:t xml:space="preserve"> </w:t>
      </w:r>
      <w:r>
        <w:t xml:space="preserve">including a rule that the prompt itself has been told to contradict.</w:t>
      </w:r>
      <w:r>
        <w:t xml:space="preserve"> </w:t>
      </w:r>
      <w:r>
        <w:rPr>
          <w:rStyle w:val="VerbatimChar"/>
        </w:rPr>
        <w:t xml:space="preserve">InstructionsLoaded</w:t>
      </w:r>
      <w:r>
        <w:t xml:space="preserve"> </w:t>
      </w:r>
      <w:r>
        <w:t xml:space="preserve">is also the only documented way to log exactly which instruction files a session loaded and when</w:t>
      </w:r>
      <w:r>
        <w:t xml:space="preserve"> </w:t>
      </w:r>
      <w:r>
        <w:t xml:space="preserve">(Anthropic 2026z)</w:t>
      </w:r>
      <w:r>
        <w:t xml:space="preserve">.</w:t>
      </w:r>
    </w:p>
    <w:bookmarkEnd w:id="32"/>
    <w:bookmarkStart w:id="33" w:name="subagents-documented"/>
    <w:p>
      <w:pPr>
        <w:pStyle w:val="Heading4"/>
      </w:pPr>
      <w:r>
        <w:t xml:space="preserve">Subagents (documented)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spawns a subagent:</w:t>
      </w:r>
      <w:r>
        <w:t xml:space="preserve"> </w:t>
      </w:r>
      <w:r>
        <w:t xml:space="preserve">a fresh instance of the same loop with its own context window, its own system prompt, a restricted tool list, and independent permissions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Built-in subagents include</w:t>
      </w:r>
      <w:r>
        <w:t xml:space="preserve"> </w:t>
      </w:r>
      <w:r>
        <w:rPr>
          <w:rStyle w:val="VerbatimChar"/>
        </w:rPr>
        <w:t xml:space="preserve">Explore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(read-only; they skip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 git status to stay cheap) and</w:t>
      </w:r>
      <w:r>
        <w:t xml:space="preserve"> </w:t>
      </w:r>
      <w:r>
        <w:rPr>
          <w:rStyle w:val="VerbatimChar"/>
        </w:rPr>
        <w:t xml:space="preserve">general-purpose</w:t>
      </w:r>
      <w:r>
        <w:t xml:space="preserve">;</w:t>
      </w:r>
      <w:r>
        <w:t xml:space="preserve"> </w:t>
      </w:r>
      <w:r>
        <w:t xml:space="preserve">custom ones are markdown files with front matter 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illustrates,</w:t>
      </w:r>
      <w:r>
        <w:t xml:space="preserve"> </w:t>
      </w:r>
      <w:r>
        <w:t xml:space="preserve">and plugins can ship more.</w:t>
      </w:r>
      <w:r>
        <w:t xml:space="preserve"> </w:t>
      </w:r>
      <w:r>
        <w:t xml:space="preserve">The harness watches those directories and picks up edits without a restart.</w:t>
      </w:r>
      <w:r>
        <w:t xml:space="preserve"> </w:t>
      </w:r>
      <w:r>
        <w:t xml:space="preserve">Delegation is documented as description-driven:</w:t>
      </w:r>
      <w:r>
        <w:t xml:space="preserve"> </w:t>
      </w:r>
      <w:r>
        <w:t xml:space="preserve">“Claude uses each subagent’s description to decide when to delegate tasks”</w:t>
      </w:r>
      <w:r>
        <w:t xml:space="preserve">,</w:t>
      </w:r>
      <w:r>
        <w:t xml:space="preserve"> </w:t>
      </w:r>
      <w:r>
        <w:t xml:space="preserve">and the combined descriptions are capped at 15,000 tokens before a startup warning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Delegation can be removed entirely by denying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in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.</w:t>
      </w:r>
      <w:r>
        <w:t xml:space="preserve"> </w:t>
      </w:r>
      <w:r>
        <w:t xml:space="preserve">That is the documented, user-controlled way to stop subagent use;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is the undocumented, server-controlled one.</w:t>
      </w:r>
    </w:p>
    <w:bookmarkEnd w:id="33"/>
    <w:bookmarkStart w:id="36" w:name="skills-and-plugins-documented"/>
    <w:p>
      <w:pPr>
        <w:pStyle w:val="Heading4"/>
      </w:pPr>
      <w:r>
        <w:t xml:space="preserve">Skills and plugins (documented)</w:t>
      </w:r>
    </w:p>
    <w:p>
      <w:pPr>
        <w:pStyle w:val="FirstParagraph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with front matter and a body,</w:t>
      </w:r>
      <w:r>
        <w:t xml:space="preserve"> </w:t>
      </w:r>
      <w:r>
        <w:t xml:space="preserve">run through the built-in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tool rather than as a tool of its own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Only skill</w:t>
      </w:r>
      <w:r>
        <w:t xml:space="preserve"> </w:t>
      </w:r>
      <w:r>
        <w:rPr>
          <w:i/>
          <w:iCs/>
        </w:rPr>
        <w:t xml:space="preserve">descriptions</w:t>
      </w:r>
      <w:r>
        <w:t xml:space="preserve"> </w:t>
      </w:r>
      <w:r>
        <w:t xml:space="preserve">sit in the startup context;</w:t>
      </w:r>
      <w:r>
        <w:t xml:space="preserve"> </w:t>
      </w:r>
      <w:r>
        <w:t xml:space="preserve">the body loads when the skill is invoked,</w:t>
      </w:r>
      <w:r>
        <w:t xml:space="preserve"> </w:t>
      </w:r>
      <w:r>
        <w:t xml:space="preserve">and a skill marked</w:t>
      </w:r>
      <w:r>
        <w:t xml:space="preserve"> </w:t>
      </w:r>
      <w:r>
        <w:rPr>
          <w:rStyle w:val="VerbatimChar"/>
        </w:rPr>
        <w:t xml:space="preserve">disable-model-invocation: true</w:t>
      </w:r>
      <w:r>
        <w:t xml:space="preserve"> </w:t>
      </w:r>
      <w:r>
        <w:t xml:space="preserve">stays out of context entirely until you type its slash command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covers the format.</w:t>
      </w:r>
      <w:r>
        <w:t xml:space="preserve"> </w:t>
      </w:r>
      <w:r>
        <w:t xml:space="preserve">A plugin bundles skills, agents, hooks, MCP and LSP server configurations, background monitors, and default settings into one directory with a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 </w:t>
      </w:r>
      <w:r>
        <w:t xml:space="preserve">manifest,</w:t>
      </w:r>
      <w:r>
        <w:t xml:space="preserve"> </w:t>
      </w:r>
      <w:r>
        <w:t xml:space="preserve">namespaces its skills as</w:t>
      </w:r>
      <w:r>
        <w:t xml:space="preserve"> </w:t>
      </w:r>
      <w:r>
        <w:rPr>
          <w:rStyle w:val="VerbatimChar"/>
        </w:rPr>
        <w:t xml:space="preserve">/plugin-name:skill</w:t>
      </w:r>
      <w:r>
        <w:t xml:space="preserve">,</w:t>
      </w:r>
      <w:r>
        <w:t xml:space="preserve"> </w:t>
      </w:r>
      <w:r>
        <w:t xml:space="preserve">and can be loaded from a marketplace, from a local path with</w:t>
      </w:r>
      <w:r>
        <w:t xml:space="preserve"> </w:t>
      </w:r>
      <w:r>
        <w:rPr>
          <w:rStyle w:val="VerbatimChar"/>
        </w:rPr>
        <w:t xml:space="preserve">--plugin-dir</w:t>
      </w:r>
      <w:r>
        <w:t xml:space="preserve">, or from the user’s skills directory</w:t>
      </w:r>
      <w:r>
        <w:t xml:space="preserve"> </w:t>
      </w:r>
      <w:r>
        <w:t xml:space="preserve">(Anthropic 2026t)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 </w:t>
      </w:r>
      <w:r>
        <w:t xml:space="preserve">dissects the bundle,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describes how the lab’s own plugin reaches a machine.</w:t>
      </w:r>
    </w:p>
    <w:bookmarkEnd w:id="36"/>
    <w:bookmarkStart w:id="38" w:name="mcp-servers-documented"/>
    <w:p>
      <w:pPr>
        <w:pStyle w:val="Heading4"/>
      </w:pPr>
      <w:r>
        <w:t xml:space="preserve">MCP servers (documented)</w:t>
      </w:r>
    </w:p>
    <w:p>
      <w:pPr>
        <w:pStyle w:val="FirstParagraph"/>
      </w:pPr>
      <w:r>
        <w:t xml:space="preserve">An MCP server adds tools to the registry without changing the loop.</w:t>
      </w:r>
      <w:r>
        <w:t xml:space="preserve"> </w:t>
      </w:r>
      <w:r>
        <w:t xml:space="preserve">By default the harness lists only the server’s tool</w:t>
      </w:r>
      <w:r>
        <w:t xml:space="preserve"> </w:t>
      </w:r>
      <w:r>
        <w:rPr>
          <w:i/>
          <w:iCs/>
        </w:rPr>
        <w:t xml:space="preserve">names</w:t>
      </w:r>
      <w:r>
        <w:t xml:space="preserve"> </w:t>
      </w:r>
      <w:r>
        <w:t xml:space="preserve">at startup and defers the full schemas,</w:t>
      </w:r>
      <w:r>
        <w:t xml:space="preserve"> </w:t>
      </w:r>
      <w:r>
        <w:t xml:space="preserve">loading each on demand through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;</w:t>
      </w:r>
      <w:r>
        <w:t xml:space="preserve"> </w:t>
      </w:r>
      <w:r>
        <w:rPr>
          <w:rStyle w:val="VerbatimChar"/>
        </w:rPr>
        <w:t xml:space="preserve">ENABLE_TOOL_SEARCH=false</w:t>
      </w:r>
      <w:r>
        <w:t xml:space="preserve"> </w:t>
      </w:r>
      <w:r>
        <w:t xml:space="preserve">loads everything up front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That deferral is why a session can carry dozens of servers without paying their schema cost on every turn.</w:t>
      </w:r>
      <w:r>
        <w:t xml:space="preserve"> </w:t>
      </w:r>
      <w:r>
        <w:t xml:space="preserve">Two dedicated tools,</w:t>
      </w:r>
      <w:r>
        <w:t xml:space="preserve"> </w:t>
      </w:r>
      <w:r>
        <w:rPr>
          <w:rStyle w:val="VerbatimChar"/>
        </w:rPr>
        <w:t xml:space="preserve">ListMcpResourcesTool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ReadMcpResourceTool</w:t>
      </w:r>
      <w:r>
        <w:t xml:space="preserve">, expose server resources as well as tools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 registration and its failure modes.</w:t>
      </w:r>
    </w:p>
    <w:bookmarkEnd w:id="38"/>
    <w:bookmarkStart w:id="39" w:name="memory-and-claude.md-loading-documented"/>
    <w:p>
      <w:pPr>
        <w:pStyle w:val="Heading4"/>
      </w:pPr>
      <w:r>
        <w:t xml:space="preserve">Memory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loading (documented)</w:t>
      </w:r>
    </w:p>
    <w:p>
      <w:pPr>
        <w:pStyle w:val="FirstParagraph"/>
      </w:pPr>
      <w:r>
        <w:t xml:space="preserve">Two mechanisms carry knowledge across sessions</w:t>
      </w:r>
      <w:r>
        <w:t xml:space="preserve"> </w:t>
      </w:r>
      <w:r>
        <w:t xml:space="preserve">(Anthropic 2026z)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CLAUDE.md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, loaded in a fixed order:</w:t>
      </w:r>
      <w:r>
        <w:t xml:space="preserve"> </w:t>
      </w:r>
      <w:r>
        <w:t xml:space="preserve">managed policy, then</w:t>
      </w:r>
      <w:r>
        <w:t xml:space="preserve"> </w:t>
      </w:r>
      <w:r>
        <w:rPr>
          <w:rStyle w:val="VerbatimChar"/>
        </w:rPr>
        <w:t xml:space="preserve">~/.claude/CLAUDE.md</w:t>
      </w:r>
      <w:r>
        <w:t xml:space="preserve">, then every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CLAUDE.local.md</w:t>
      </w:r>
      <w:r>
        <w:t xml:space="preserve"> </w:t>
      </w:r>
      <w:r>
        <w:t xml:space="preserve">from the filesystem root down to the working directory,</w:t>
      </w:r>
      <w:r>
        <w:t xml:space="preserve"> </w:t>
      </w:r>
      <w:r>
        <w:t xml:space="preserve">concatenated rather than overriding each other.</w:t>
      </w:r>
      <w:r>
        <w:t xml:space="preserve"> </w:t>
      </w:r>
      <w:r>
        <w:t xml:space="preserve">Files in subdirectories load on demand when the model reads files there.</w:t>
      </w:r>
      <w:r>
        <w:t xml:space="preserve"> </w:t>
      </w:r>
      <w:r>
        <w:rPr>
          <w:rStyle w:val="VerbatimChar"/>
        </w:rPr>
        <w:t xml:space="preserve">@path</w:t>
      </w:r>
      <w:r>
        <w:t xml:space="preserve"> </w:t>
      </w:r>
      <w:r>
        <w:t xml:space="preserve">imports expand at launch to a depth of four,</w:t>
      </w:r>
      <w:r>
        <w:t xml:space="preserve"> </w:t>
      </w:r>
      <w:r>
        <w:rPr>
          <w:rStyle w:val="VerbatimChar"/>
        </w:rPr>
        <w:t xml:space="preserve">.claude/rules/*.md</w:t>
      </w:r>
      <w:r>
        <w:t xml:space="preserve"> </w:t>
      </w:r>
      <w:r>
        <w:t xml:space="preserve">files load alongside, with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front matter scoping a rule to matching files,</w:t>
      </w:r>
      <w:r>
        <w:t xml:space="preserve"> </w:t>
      </w:r>
      <w:r>
        <w:t xml:space="preserve">and block-level HTML comments are stripped before injection.</w:t>
      </w:r>
      <w:r>
        <w:t xml:space="preserve"> </w:t>
      </w:r>
      <w:r>
        <w:t xml:space="preserve">A file over</w:t>
      </w:r>
      <w:r>
        <w:t xml:space="preserve"> </w:t>
      </w:r>
      <w:r>
        <w:rPr>
          <w:rStyle w:val="VerbatimChar"/>
        </w:rPr>
        <w:t xml:space="preserve">4 MiB</w:t>
      </w:r>
      <w:r>
        <w:t xml:space="preserve"> </w:t>
      </w:r>
      <w:r>
        <w:t xml:space="preserve">is skipped.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 memory</w:t>
      </w:r>
      <w:r>
        <w:t xml:space="preserve">, notes the model writes itself under</w:t>
      </w:r>
      <w:r>
        <w:t xml:space="preserve"> </w:t>
      </w:r>
      <w:r>
        <w:rPr>
          <w:rStyle w:val="VerbatimChar"/>
        </w:rPr>
        <w:t xml:space="preserve">~/.claude/projects/&lt;project&gt;/memory/</w:t>
      </w:r>
      <w:r>
        <w:t xml:space="preserve">,</w:t>
      </w:r>
      <w:r>
        <w:t xml:space="preserve"> </w:t>
      </w:r>
      <w:r>
        <w:t xml:space="preserve">of which the first 200 lines or 25 KB of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load every session and topic files load on demand.</w:t>
      </w:r>
    </w:p>
    <w:p>
      <w:pPr>
        <w:pStyle w:val="FirstParagraph"/>
      </w:pPr>
      <w:r>
        <w:rPr>
          <w:rStyle w:val="VerbatimChar"/>
        </w:rPr>
        <w:t xml:space="preserve">/context</w:t>
      </w:r>
      <w:r>
        <w:t xml:space="preserve"> </w:t>
      </w:r>
      <w:r>
        <w:t xml:space="preserve">shows which files actually loaded,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t xml:space="preserve">opens them.</w:t>
      </w:r>
      <w:r>
        <w:t xml:space="preserve"> </w:t>
      </w:r>
      <w:r>
        <w:t xml:space="preserve">The</w:t>
      </w:r>
      <w:r>
        <w:t xml:space="preserve"> </w:t>
      </w:r>
      <w:r>
        <w:t xml:space="preserve">“delivered as a user message”</w:t>
      </w:r>
      <w:r>
        <w:t xml:space="preserve"> </w:t>
      </w:r>
      <w:r>
        <w:t xml:space="preserve">detail above applies to all of it.</w:t>
      </w:r>
    </w:p>
    <w:bookmarkEnd w:id="39"/>
    <w:bookmarkStart w:id="40" w:name="compaction-documented"/>
    <w:p>
      <w:pPr>
        <w:pStyle w:val="Heading4"/>
      </w:pPr>
      <w:r>
        <w:t xml:space="preserve">Compaction (documented)</w:t>
      </w:r>
    </w:p>
    <w:p>
      <w:pPr>
        <w:pStyle w:val="FirstParagraph"/>
      </w:pPr>
      <w:r>
        <w:t xml:space="preserve">When the context window nears its limit,</w:t>
      </w:r>
      <w:r>
        <w:t xml:space="preserve"> </w:t>
      </w:r>
      <w:r>
        <w:t xml:space="preserve">the harness summarizes the conversation and replaces it;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does the same on demand, optionally with a focus instruction,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/autocompact &lt;tokens&gt;</w:t>
      </w:r>
      <w:r>
        <w:t xml:space="preserve"> </w:t>
      </w:r>
      <w:r>
        <w:t xml:space="preserve">moves the threshold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What survives is specific:</w:t>
      </w:r>
    </w:p>
    <w:p>
      <w:pPr>
        <w:pStyle w:val="Compact"/>
        <w:numPr>
          <w:ilvl w:val="0"/>
          <w:numId w:val="1011"/>
        </w:numPr>
      </w:pPr>
      <w:r>
        <w:t xml:space="preserve">the system prompt and output style are unchanged, because they were never in message history;</w:t>
      </w:r>
    </w:p>
    <w:p>
      <w:pPr>
        <w:pStyle w:val="Compact"/>
        <w:numPr>
          <w:ilvl w:val="0"/>
          <w:numId w:val="1011"/>
        </w:numPr>
      </w:pPr>
      <w:r>
        <w:t xml:space="preserve">project-root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rules without a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field, auto memory, and a plan-mode plan are re-injected from disk;</w:t>
      </w:r>
    </w:p>
    <w:p>
      <w:pPr>
        <w:pStyle w:val="Compact"/>
        <w:numPr>
          <w:ilvl w:val="0"/>
          <w:numId w:val="1011"/>
        </w:numPr>
      </w:pPr>
      <w:r>
        <w:t xml:space="preserve">path-scoped rules and nested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reload only as matching files are read again;</w:t>
      </w:r>
    </w:p>
    <w:p>
      <w:pPr>
        <w:pStyle w:val="Compact"/>
        <w:numPr>
          <w:ilvl w:val="0"/>
          <w:numId w:val="1011"/>
        </w:numPr>
      </w:pPr>
      <w:r>
        <w:t xml:space="preserve">up to five recently modified files are re-read;</w:t>
      </w:r>
    </w:p>
    <w:p>
      <w:pPr>
        <w:pStyle w:val="Compact"/>
        <w:numPr>
          <w:ilvl w:val="0"/>
          <w:numId w:val="1011"/>
        </w:numPr>
      </w:pPr>
      <w:r>
        <w:t xml:space="preserve">invoked skill bodies are re-injected, capped at 5,000 tokens each and 25,000 total;</w:t>
      </w:r>
    </w:p>
    <w:p>
      <w:pPr>
        <w:pStyle w:val="Compact"/>
        <w:numPr>
          <w:ilvl w:val="0"/>
          <w:numId w:val="1011"/>
        </w:numPr>
      </w:pPr>
      <w:r>
        <w:t xml:space="preserve">context that hooks added earlier is summarized away, unless a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 </w:t>
      </w:r>
      <w:r>
        <w:t xml:space="preserve">hook matching the</w:t>
      </w:r>
      <w:r>
        <w:t xml:space="preserve"> </w:t>
      </w:r>
      <w:r>
        <w:rPr>
          <w:rStyle w:val="VerbatimChar"/>
        </w:rPr>
        <w:t xml:space="preserve">compact</w:t>
      </w:r>
      <w:r>
        <w:t xml:space="preserve"> </w:t>
      </w:r>
      <w:r>
        <w:t xml:space="preserve">source re-adds it;</w:t>
      </w:r>
    </w:p>
    <w:p>
      <w:pPr>
        <w:pStyle w:val="Compact"/>
        <w:numPr>
          <w:ilvl w:val="0"/>
          <w:numId w:val="1011"/>
        </w:numPr>
      </w:pPr>
      <w:r>
        <w:t xml:space="preserve">the skill</w:t>
      </w:r>
      <w:r>
        <w:t xml:space="preserve"> </w:t>
      </w:r>
      <w:r>
        <w:rPr>
          <w:i/>
          <w:iCs/>
        </w:rPr>
        <w:t xml:space="preserve">listing</w:t>
      </w:r>
      <w:r>
        <w:t xml:space="preserve"> </w:t>
      </w:r>
      <w:r>
        <w:t xml:space="preserve">is not reloaded</w:t>
      </w:r>
      <w:r>
        <w:t xml:space="preserve"> </w:t>
      </w:r>
      <w:r>
        <w:t xml:space="preserve">(Anthropic 2026w)</w:t>
      </w:r>
      <w:r>
        <w:t xml:space="preserve">.</w:t>
      </w:r>
    </w:p>
    <w:p>
      <w:pPr>
        <w:pStyle w:val="FirstParagraph"/>
      </w:pPr>
      <w:r>
        <w:t xml:space="preserve">The lab’s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practice exists because the automatic summary guesses what matters;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with a focus before it triggers keeps that choice with you.</w:t>
      </w:r>
    </w:p>
    <w:bookmarkEnd w:id="40"/>
    <w:bookmarkStart w:id="41" w:name="the-agent-sdk-relationship-documented"/>
    <w:p>
      <w:pPr>
        <w:pStyle w:val="Heading4"/>
      </w:pPr>
      <w:r>
        <w:t xml:space="preserve">The Agent SDK relationship (documented)</w:t>
      </w:r>
    </w:p>
    <w:p>
      <w:pPr>
        <w:pStyle w:val="FirstParagraph"/>
      </w:pPr>
      <w:r>
        <w:t xml:space="preserve">The Claude Agent SDK</w:t>
      </w:r>
      <w:r>
        <w:t xml:space="preserve"> </w:t>
      </w:r>
      <w:r>
        <w:t xml:space="preserve">“gives you the same tools, agent loop, and context management that power Claude Code, programmable in Python and TypeScript”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It is the harness as a library:</w:t>
      </w:r>
      <w:r>
        <w:t xml:space="preserve"> </w:t>
      </w:r>
      <w:r>
        <w:t xml:space="preserve">built-in tools, hooks, subagents, MCP, permissions, sessions, skills, memory, and plugins are all listed as SDK capabilities,</w:t>
      </w:r>
      <w:r>
        <w:t xml:space="preserve"> </w:t>
      </w:r>
      <w:r>
        <w:t xml:space="preserve">and it loads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configuration</w:t>
      </w:r>
      <w:r>
        <w:t xml:space="preserve"> </w:t>
      </w:r>
      <w:r>
        <w:t xml:space="preserve">“same as Claude Code”</w:t>
      </w:r>
      <w:r>
        <w:t xml:space="preserve">.</w:t>
      </w:r>
      <w:r>
        <w:t xml:space="preserve"> </w:t>
      </w:r>
      <w:r>
        <w:t xml:space="preserve">Anthropic distinguishes it from the Client SDK (raw API access, where you write the loop yourself),</w:t>
      </w:r>
      <w:r>
        <w:t xml:space="preserve"> </w:t>
      </w:r>
      <w:r>
        <w:t xml:space="preserve">from the CLI (interactive use),</w:t>
      </w:r>
      <w:r>
        <w:t xml:space="preserve"> </w:t>
      </w:r>
      <w:r>
        <w:t xml:space="preserve">and from Managed Agents (a hosted product where Anthropic runs the sandbox).</w:t>
      </w:r>
      <w:r>
        <w:t xml:space="preserve"> </w:t>
      </w:r>
      <w:r>
        <w:t xml:space="preserve">Other languages drive the same loop by running the CLI as a subprocess with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--output-format json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The corollary for this section is that everything above, including the modular and conditional system prompt, is what an SDK-built agent inherits.</w:t>
      </w:r>
      <w:r>
        <w:t xml:space="preserve"> </w:t>
      </w:r>
      <w:r>
        <w:t xml:space="preserve">The SDK documents a way to replace or extend the system prompt,</w:t>
      </w:r>
      <w:r>
        <w:t xml:space="preserve"> </w:t>
      </w:r>
      <w:r>
        <w:t xml:space="preserve">which is the supported route where the CLI offers only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.</w:t>
      </w:r>
    </w:p>
    <w:bookmarkEnd w:id="41"/>
    <w:bookmarkStart w:id="42" w:name="summary-what-you-can-and-cannot-see"/>
    <w:p>
      <w:pPr>
        <w:pStyle w:val="Heading4"/>
      </w:pPr>
      <w:r>
        <w:t xml:space="preserve">Summary: what you can and cannot see</w:t>
      </w:r>
    </w:p>
    <w:p>
      <w:pPr>
        <w:pStyle w:val="FirstParagraph"/>
      </w:pPr>
      <w:r>
        <w:t xml:space="preserve">Claude Code’s execution engine, tool registry, permission system, hooks, subagents, skills, plugins, MCP integration, memory loading, compaction, and SDK surface are all documented in detail,</w:t>
      </w:r>
      <w:r>
        <w:t xml:space="preserve"> </w:t>
      </w:r>
      <w:r>
        <w:t xml:space="preserve">and the documentation is unusually precise about what loads when.</w:t>
      </w:r>
      <w:r>
        <w:t xml:space="preserve"> </w:t>
      </w:r>
      <w:r>
        <w:t xml:space="preserve">The one layer it does not describe is the system prompt,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episode shows that layer is modular, model-gated, and partly remote-controlled,</w:t>
      </w:r>
      <w:r>
        <w:t xml:space="preserve"> </w:t>
      </w:r>
      <w:r>
        <w:t xml:space="preserve">with no in-session way to observe which parts are active.</w:t>
      </w:r>
      <w:r>
        <w:t xml:space="preserve"> </w:t>
      </w:r>
      <w:r>
        <w:t xml:space="preserve">The practical rule for the lab follows from the documentation’s own advice:</w:t>
      </w:r>
      <w:r>
        <w:t xml:space="preserve"> </w:t>
      </w:r>
      <w:r>
        <w:t xml:space="preserve">anything that must hold goes in a permission rule or a hook, which the harness enforces,</w:t>
      </w:r>
      <w:r>
        <w:t xml:space="preserve"> </w:t>
      </w:r>
      <w:r>
        <w:t xml:space="preserve">not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which the model weighs against text you cannot see.</w:t>
      </w:r>
    </w:p>
    <w:bookmarkEnd w:id="42"/>
    <w:bookmarkEnd w:id="43"/>
    <w:bookmarkStart w:id="48" w:name="sec-ai-agent-implementation"/>
    <w:p>
      <w:pPr>
        <w:pStyle w:val="Heading1"/>
      </w:pPr>
      <w:r>
        <w:t xml:space="preserve">3. How Agents Are Structured and Implemented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is not part of the harness itself.</w:t>
      </w:r>
      <w:r>
        <w:t xml:space="preserve"> </w:t>
      </w:r>
      <w:r>
        <w:t xml:space="preserve">It is a configuration — a goal, a role, a bounded toolset,</w:t>
      </w:r>
      <w:r>
        <w:t xml:space="preserve"> </w:t>
      </w:r>
      <w:r>
        <w:t xml:space="preserve">and a stopping condition — executed on top of the harness’s core loop</w:t>
      </w:r>
      <w:r>
        <w:t xml:space="preserve"> </w:t>
      </w:r>
      <w:r>
        <w:t xml:space="preserve">(see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).</w:t>
      </w:r>
      <w:r>
        <w:t xml:space="preserve"> </w:t>
      </w:r>
      <w:r>
        <w:t xml:space="preserve">A single harness can host many different agents at once:</w:t>
      </w:r>
      <w:r>
        <w:t xml:space="preserve"> </w:t>
      </w:r>
      <w:r>
        <w:t xml:space="preserve">a main conversation, and any number of subagents it spawns.</w:t>
      </w:r>
    </w:p>
    <w:bookmarkStart w:id="44" w:name="the-shape-of-an-agent"/>
    <w:p>
      <w:pPr>
        <w:pStyle w:val="Heading4"/>
      </w:pPr>
      <w:r>
        <w:t xml:space="preserve">The Shape of an Agent</w:t>
      </w:r>
    </w:p>
    <w:p>
      <w:pPr>
        <w:pStyle w:val="FirstParagraph"/>
      </w:pPr>
      <w:r>
        <w:t xml:space="preserve">Structurally,</w:t>
      </w:r>
      <w:r>
        <w:t xml:space="preserve"> </w:t>
      </w:r>
      <w:r>
        <w:t xml:space="preserve">an agent is a small record plus a fresh execution of the harness’s loop: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Identity</w:t>
      </w:r>
      <w:r>
        <w:t xml:space="preserve">: a name and description,</w:t>
      </w:r>
      <w:r>
        <w:t xml:space="preserve"> </w:t>
      </w:r>
      <w:r>
        <w:t xml:space="preserve">used to route a task to the right agent</w:t>
      </w:r>
      <w:r>
        <w:t xml:space="preserve"> </w:t>
      </w:r>
      <w:r>
        <w:t xml:space="preserve">(</w:t>
      </w:r>
      <w:r>
        <w:t xml:space="preserve">“when should this agent be picked?”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Instructions</w:t>
      </w:r>
      <w:r>
        <w:t xml:space="preserve">: a system-prompt fragment that specializes behavior,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“you are a read-only search agent.”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Tool allowlist</w:t>
      </w:r>
      <w:r>
        <w:t xml:space="preserve">: a subset of the harness’s tool registry</w:t>
      </w:r>
      <w:r>
        <w:t xml:space="preserve"> </w:t>
      </w:r>
      <w:r>
        <w:t xml:space="preserve">this agent may call — often narrower than the caller’s own toolset.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Model and effort</w:t>
      </w:r>
      <w:r>
        <w:t xml:space="preserve">: which model backs the agent,</w:t>
      </w:r>
      <w:r>
        <w:t xml:space="preserve"> </w:t>
      </w:r>
      <w:r>
        <w:t xml:space="preserve">and how much reasoning depth it applies;</w:t>
      </w:r>
      <w:r>
        <w:t xml:space="preserve"> </w:t>
      </w:r>
      <w:r>
        <w:t xml:space="preserve">these can differ from the caller’s own settings.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Output contract</w:t>
      </w:r>
      <w:r>
        <w:t xml:space="preserve">: whether the agent returns free text,</w:t>
      </w:r>
      <w:r>
        <w:t xml:space="preserve"> </w:t>
      </w:r>
      <w:r>
        <w:t xml:space="preserve">or must call a schema-validated tool to return a typed result.</w:t>
      </w:r>
    </w:p>
    <w:bookmarkEnd w:id="44"/>
    <w:bookmarkStart w:id="45" w:name="how-an-agent-runs"/>
    <w:p>
      <w:pPr>
        <w:pStyle w:val="Heading4"/>
      </w:pPr>
      <w:r>
        <w:t xml:space="preserve">How an Agent Runs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Spawn</w:t>
      </w:r>
      <w:r>
        <w:t xml:space="preserve">: allocate a fresh message history with no inherited conversation</w:t>
      </w:r>
      <w:r>
        <w:t xml:space="preserve"> </w:t>
      </w:r>
      <w:r>
        <w:t xml:space="preserve">— just the agent’s instructions,</w:t>
      </w:r>
      <w:r>
        <w:t xml:space="preserve"> </w:t>
      </w:r>
      <w:r>
        <w:t xml:space="preserve">plus whatever prompt the caller wrote.</w:t>
      </w:r>
      <w:r>
        <w:t xml:space="preserve"> </w:t>
      </w:r>
      <w:r>
        <w:t xml:space="preserve">A subagent prompt needs to be self-contained for this reason:</w:t>
      </w:r>
      <w:r>
        <w:t xml:space="preserve"> </w:t>
      </w:r>
      <w:r>
        <w:t xml:space="preserve">brief it like a colleague who just walked into the room.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Run</w:t>
      </w:r>
      <w:r>
        <w:t xml:space="preserve">: execute the harness’s core loop</w:t>
      </w:r>
      <w:r>
        <w:t xml:space="preserve"> </w:t>
      </w:r>
      <w:r>
        <w:t xml:space="preserve">(model call, parse tool calls, execute against the allowlist,</w:t>
      </w:r>
      <w:r>
        <w:t xml:space="preserve"> </w:t>
      </w:r>
      <w:r>
        <w:t xml:space="preserve">append results, repeat),</w:t>
      </w:r>
      <w:r>
        <w:t xml:space="preserve"> </w:t>
      </w:r>
      <w:r>
        <w:t xml:space="preserve">the same machinery the main session uses,</w:t>
      </w:r>
      <w:r>
        <w:t xml:space="preserve"> </w:t>
      </w:r>
      <w:r>
        <w:t xml:space="preserve">just bound to a narrower toolset and a different system prompt.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Terminate</w:t>
      </w:r>
      <w:r>
        <w:t xml:space="preserve">: stop when the model emits a final answer with no further</w:t>
      </w:r>
      <w:r>
        <w:t xml:space="preserve"> </w:t>
      </w:r>
      <w:r>
        <w:t xml:space="preserve">tool calls,</w:t>
      </w:r>
      <w:r>
        <w:t xml:space="preserve"> </w:t>
      </w:r>
      <w:r>
        <w:t xml:space="preserve">when a schema-validated call satisfies the output contract,</w:t>
      </w:r>
      <w:r>
        <w:t xml:space="preserve"> </w:t>
      </w:r>
      <w:r>
        <w:t xml:space="preserve">when it hits an error or a budget ceiling,</w:t>
      </w:r>
      <w:r>
        <w:t xml:space="preserve"> </w:t>
      </w:r>
      <w:r>
        <w:t xml:space="preserve">or when the caller kills 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Return</w:t>
      </w:r>
      <w:r>
        <w:t xml:space="preserve">: everything that happened inside the agent</w:t>
      </w:r>
      <w:r>
        <w:t xml:space="preserve"> </w:t>
      </w:r>
      <w:r>
        <w:t xml:space="preserve">— every tool call, every intermediate step —</w:t>
      </w:r>
      <w:r>
        <w:t xml:space="preserve"> </w:t>
      </w:r>
      <w:r>
        <w:t xml:space="preserve">is discarded from the caller’s context.</w:t>
      </w:r>
      <w:r>
        <w:t xml:space="preserve"> </w:t>
      </w:r>
      <w:r>
        <w:t xml:space="preserve">Only the final text or validated object crosses back.</w:t>
      </w:r>
      <w:r>
        <w:t xml:space="preserve"> </w:t>
      </w:r>
      <w:r>
        <w:t xml:space="preserve">This is the point of an agent:</w:t>
      </w:r>
      <w:r>
        <w:t xml:space="preserve"> </w:t>
      </w:r>
      <w:r>
        <w:t xml:space="preserve">it is a context-isolation boundary, not just a prompt.</w:t>
      </w:r>
    </w:p>
    <w:bookmarkEnd w:id="45"/>
    <w:bookmarkStart w:id="46" w:name="composability-and-its-limits"/>
    <w:p>
      <w:pPr>
        <w:pStyle w:val="Heading4"/>
      </w:pPr>
      <w:r>
        <w:t xml:space="preserve">Composability and Its Limits</w:t>
      </w:r>
    </w:p>
    <w:p>
      <w:pPr>
        <w:pStyle w:val="FirstParagraph"/>
      </w:pPr>
      <w:r>
        <w:t xml:space="preserve">Agents can spawn agents:</w:t>
      </w:r>
      <w:r>
        <w:t xml:space="preserve"> </w:t>
      </w:r>
      <w:r>
        <w:t xml:space="preserve">an orchestration layer runs many agent instances,</w:t>
      </w:r>
      <w:r>
        <w:t xml:space="preserve"> </w:t>
      </w:r>
      <w:r>
        <w:t xml:space="preserve">some concurrently,</w:t>
      </w:r>
      <w:r>
        <w:t xml:space="preserve"> </w:t>
      </w:r>
      <w:r>
        <w:t xml:space="preserve">and composes their results.</w:t>
      </w:r>
      <w:r>
        <w:t xml:space="preserve"> </w:t>
      </w:r>
      <w:r>
        <w:t xml:space="preserve">Nesting is deliberately capped,</w:t>
      </w:r>
      <w:r>
        <w:t xml:space="preserve"> </w:t>
      </w:r>
      <w:r>
        <w:t xml:space="preserve">usually to one level,</w:t>
      </w:r>
      <w:r>
        <w:t xml:space="preserve"> </w:t>
      </w:r>
      <w:r>
        <w:t xml:space="preserve">because unbounded recursion has no natural stopping point</w:t>
      </w:r>
      <w:r>
        <w:t xml:space="preserve"> </w:t>
      </w:r>
      <w:r>
        <w:t xml:space="preserve">and burns cost and time with no guardrail.</w:t>
      </w:r>
      <w:r>
        <w:t xml:space="preserve"> </w:t>
      </w:r>
      <w:r>
        <w:t xml:space="preserve">An orchestration script is a scheduler over independent agent-loop instances,</w:t>
      </w:r>
      <w:r>
        <w:t xml:space="preserve"> </w:t>
      </w:r>
      <w:r>
        <w:t xml:space="preserve">not a different execution model.</w:t>
      </w:r>
    </w:p>
    <w:bookmarkEnd w:id="46"/>
    <w:bookmarkStart w:id="47" w:name="two-axes-that-define-an-agents-behavior"/>
    <w:p>
      <w:pPr>
        <w:pStyle w:val="Heading4"/>
      </w:pPr>
      <w:r>
        <w:t xml:space="preserve">Two Axes That Define an Agent’s Behavior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Isolation versus continuation</w:t>
      </w:r>
      <w:r>
        <w:t xml:space="preserve">: a subagent gets no inherited context</w:t>
      </w:r>
      <w:r>
        <w:t xml:space="preserve"> </w:t>
      </w:r>
      <w:r>
        <w:t xml:space="preserve">(isolation);</w:t>
      </w:r>
      <w:r>
        <w:t xml:space="preserve"> </w:t>
      </w:r>
      <w:r>
        <w:t xml:space="preserve">a resumed agent keeps its own accumulated history and continues it</w:t>
      </w:r>
      <w:r>
        <w:t xml:space="preserve"> </w:t>
      </w:r>
      <w:r>
        <w:t xml:space="preserve">(continuation).</w:t>
      </w:r>
      <w:r>
        <w:t xml:space="preserve"> </w:t>
      </w:r>
      <w:r>
        <w:t xml:space="preserve">Both use the same loop machinery,</w:t>
      </w:r>
      <w:r>
        <w:t xml:space="preserve"> </w:t>
      </w:r>
      <w:r>
        <w:t xml:space="preserve">differing only in history-management policy.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Free-form versus structured output</w:t>
      </w:r>
      <w:r>
        <w:t xml:space="preserve">: by default an agent returns prose.</w:t>
      </w:r>
      <w:r>
        <w:t xml:space="preserve"> </w:t>
      </w:r>
      <w:r>
        <w:t xml:space="preserve">Given a schema,</w:t>
      </w:r>
      <w:r>
        <w:t xml:space="preserve"> </w:t>
      </w:r>
      <w:r>
        <w:t xml:space="preserve">it is forced to call a structured-output tool instead,</w:t>
      </w:r>
      <w:r>
        <w:t xml:space="preserve"> </w:t>
      </w:r>
      <w:r>
        <w:t xml:space="preserve">turning it into a typed function from the caller’s point of view</w:t>
      </w:r>
      <w:r>
        <w:t xml:space="preserve"> </w:t>
      </w:r>
      <w:r>
        <w:t xml:space="preserve">— input in, validated object out —</w:t>
      </w:r>
      <w:r>
        <w:t xml:space="preserve"> </w:t>
      </w:r>
      <w:r>
        <w:t xml:space="preserve">even though internally it is still a multi-turn loop.</w:t>
      </w:r>
    </w:p>
    <w:bookmarkEnd w:id="47"/>
    <w:bookmarkEnd w:id="48"/>
    <w:bookmarkStart w:id="57" w:name="sec-ai-harness-construction"/>
    <w:p>
      <w:pPr>
        <w:pStyle w:val="Heading1"/>
      </w:pPr>
      <w:r>
        <w:t xml:space="preserve">4. How Harnesses and Agents Are Built</w:t>
      </w:r>
    </w:p>
    <w:p>
      <w:pPr>
        <w:pStyle w:val="FirstParagraph"/>
      </w:pPr>
      <w:r>
        <w:t xml:space="preserve">The layers described above are not all built the same way.</w:t>
      </w:r>
      <w:r>
        <w:t xml:space="preserve"> </w:t>
      </w:r>
      <w:r>
        <w:t xml:space="preserve">Some are ordinary software;</w:t>
      </w:r>
      <w:r>
        <w:t xml:space="preserve"> </w:t>
      </w:r>
      <w:r>
        <w:t xml:space="preserve">others are just text files the harness reads at runtime.</w:t>
      </w:r>
    </w:p>
    <w:bookmarkStart w:id="49" w:name="Xb3d1c69caf486dc703e7e8178df274f009cb4ba"/>
    <w:p>
      <w:pPr>
        <w:pStyle w:val="Heading4"/>
      </w:pPr>
      <w:r>
        <w:t xml:space="preserve">The Execution Engine Is Ordinary Software</w:t>
      </w:r>
    </w:p>
    <w:p>
      <w:pPr>
        <w:pStyle w:val="FirstParagraph"/>
      </w:pPr>
      <w:r>
        <w:t xml:space="preserve">The program that runs the core loop —</w:t>
      </w:r>
      <w:r>
        <w:t xml:space="preserve"> </w:t>
      </w:r>
      <w:r>
        <w:t xml:space="preserve">calling the model,</w:t>
      </w:r>
      <w:r>
        <w:t xml:space="preserve"> </w:t>
      </w:r>
      <w:r>
        <w:t xml:space="preserve">parsing tool calls,</w:t>
      </w:r>
      <w:r>
        <w:t xml:space="preserve"> </w:t>
      </w:r>
      <w:r>
        <w:t xml:space="preserve">enforcing permissions,</w:t>
      </w:r>
      <w:r>
        <w:t xml:space="preserve"> </w:t>
      </w:r>
      <w:r>
        <w:t xml:space="preserve">managing the sandbox —</w:t>
      </w:r>
      <w:r>
        <w:t xml:space="preserve"> </w:t>
      </w:r>
      <w:r>
        <w:t xml:space="preserve">is compiled or interpreted source code,</w:t>
      </w:r>
      <w:r>
        <w:t xml:space="preserve"> </w:t>
      </w:r>
      <w:r>
        <w:t xml:space="preserve">the same as any other application.</w:t>
      </w:r>
      <w:r>
        <w:t xml:space="preserve"> </w:t>
      </w:r>
      <w:r>
        <w:t xml:space="preserve">There is no markdown involved here;</w:t>
      </w:r>
      <w:r>
        <w:t xml:space="preserve"> </w:t>
      </w:r>
      <w:r>
        <w:t xml:space="preserve">this layer is what makes a harness a harness,</w:t>
      </w:r>
      <w:r>
        <w:t xml:space="preserve"> </w:t>
      </w:r>
      <w:r>
        <w:t xml:space="preserve">rather than just a prompt someone wrote.</w:t>
      </w:r>
    </w:p>
    <w:bookmarkEnd w:id="49"/>
    <w:bookmarkStart w:id="52" w:name="X34d81458ca858ec581962c07e58f97cb46499cc"/>
    <w:p>
      <w:pPr>
        <w:pStyle w:val="Heading4"/>
      </w:pPr>
      <w:r>
        <w:t xml:space="preserve">Agent and Skill Definitions Are Markdown with a Front Matter Header</w:t>
      </w:r>
    </w:p>
    <w:p>
      <w:pPr>
        <w:pStyle w:val="FirstParagraph"/>
      </w:pPr>
      <w:r>
        <w:t xml:space="preserve">An agent’s identity,</w:t>
      </w:r>
      <w:r>
        <w:t xml:space="preserve"> </w:t>
      </w:r>
      <w:r>
        <w:t xml:space="preserve">and a skill’s metadata,</w:t>
      </w:r>
      <w:r>
        <w:t xml:space="preserve"> </w:t>
      </w:r>
      <w:r>
        <w:t xml:space="preserve">are usually just a markdown file with a</w:t>
      </w:r>
      <w:r>
        <w:t xml:space="preserve"> </w:t>
      </w:r>
      <w:hyperlink r:id="rId50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custom</w:t>
      </w:r>
      <w:r>
        <w:t xml:space="preserve"> </w:t>
      </w:r>
      <w:hyperlink r:id="rId51">
        <w:r>
          <w:rPr>
            <w:rStyle w:val="Hyperlink"/>
          </w:rPr>
          <w:t xml:space="preserve">Claude Code subagent</w:t>
        </w:r>
      </w:hyperlink>
      <w:r>
        <w:t xml:space="preserve"> </w:t>
      </w:r>
      <w:r>
        <w:t xml:space="preserve">defined in</w:t>
      </w:r>
      <w:r>
        <w:t xml:space="preserve"> </w:t>
      </w:r>
      <w:r>
        <w:rPr>
          <w:rStyle w:val="VerbatimChar"/>
        </w:rPr>
        <w:t xml:space="preserve">.claude/agents/code-reviewer.md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code-reviewer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Reviews diffs for bugs and style issues.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Read, Grep, Glob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sonnet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You are a meticulous code reviewer. Focus on correctness,</w:t>
      </w:r>
      <w:r>
        <w:br/>
      </w:r>
      <w:r>
        <w:rPr>
          <w:rStyle w:val="NormalTok"/>
        </w:rPr>
        <w:t xml:space="preserve">security, and idiomatic style.</w:t>
      </w:r>
    </w:p>
    <w:p>
      <w:pPr>
        <w:pStyle w:val="FirstParagraph"/>
      </w:pPr>
      <w:r>
        <w:t xml:space="preserve">The front matter is parsed as structured configuration</w:t>
      </w:r>
      <w:r>
        <w:t xml:space="preserve"> </w:t>
      </w:r>
      <w:r>
        <w:t xml:space="preserve">(name, description, allowed tools, model);</w:t>
      </w:r>
      <w:r>
        <w:t xml:space="preserve"> </w:t>
      </w:r>
      <w:r>
        <w:t xml:space="preserve">the markdown body below it becomes that agent’s system prompt,</w:t>
      </w:r>
      <w:r>
        <w:t xml:space="preserve"> </w:t>
      </w:r>
      <w:r>
        <w:t xml:space="preserve">verbatim.</w:t>
      </w:r>
      <w:r>
        <w:t xml:space="preserve"> </w:t>
      </w:r>
      <w:r>
        <w:t xml:space="preserve">An</w:t>
      </w:r>
      <w:r>
        <w:t xml:space="preserve"> </w:t>
      </w:r>
      <w:hyperlink w:anchor="sec-ai-agent-skills">
        <w:r>
          <w:rPr>
            <w:rStyle w:val="Hyperlink"/>
          </w:rPr>
          <w:t xml:space="preserve">Agent Skill’s</w:t>
        </w:r>
      </w:hyperlink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follows the same shape:</w:t>
      </w:r>
      <w:r>
        <w:t xml:space="preserve"> </w:t>
      </w:r>
      <w:r>
        <w:t xml:space="preserve">front matter for discovery metadata,</w:t>
      </w:r>
      <w:r>
        <w:t xml:space="preserve"> </w:t>
      </w:r>
      <w:r>
        <w:t xml:space="preserve">a markdown body for instructions,</w:t>
      </w:r>
      <w:r>
        <w:t xml:space="preserve"> </w:t>
      </w:r>
      <w:r>
        <w:t xml:space="preserve">and an optional folder of bundled scripts or reference files alongside it.</w:t>
      </w:r>
      <w:r>
        <w:t xml:space="preserve"> </w:t>
      </w:r>
      <w:r>
        <w:t xml:space="preserve">No compilation step is involved;</w:t>
      </w:r>
      <w:r>
        <w:t xml:space="preserve"> </w:t>
      </w:r>
      <w:r>
        <w:t xml:space="preserve">the harness reads the file and uses it directly.</w:t>
      </w:r>
    </w:p>
    <w:bookmarkEnd w:id="52"/>
    <w:bookmarkStart w:id="54" w:name="tools-are-a-schema-paired-with-a-handler"/>
    <w:p>
      <w:pPr>
        <w:pStyle w:val="Heading4"/>
      </w:pPr>
      <w:r>
        <w:t xml:space="preserve">Tools Are a Schema Paired with a Handler</w:t>
      </w:r>
    </w:p>
    <w:p>
      <w:pPr>
        <w:pStyle w:val="FirstParagraph"/>
      </w:pPr>
      <w:r>
        <w:t xml:space="preserve">A tool definition has two parts: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JSON Schema</w:t>
        </w:r>
      </w:hyperlink>
      <w:r>
        <w:t xml:space="preserve"> </w:t>
      </w:r>
      <w:r>
        <w:t xml:space="preserve">describing its parameters,</w:t>
      </w:r>
      <w:r>
        <w:t xml:space="preserve"> </w:t>
      </w:r>
      <w:r>
        <w:t xml:space="preserve">which is the only part the model ever sees,</w:t>
      </w:r>
      <w:r>
        <w:t xml:space="preserve"> </w:t>
      </w:r>
      <w:r>
        <w:t xml:space="preserve">and a handler function,</w:t>
      </w:r>
      <w:r>
        <w:t xml:space="preserve"> </w:t>
      </w:r>
      <w:r>
        <w:t xml:space="preserve">ordinary code that performs the actual action</w:t>
      </w:r>
      <w:r>
        <w:t xml:space="preserve"> </w:t>
      </w:r>
      <w:r>
        <w:t xml:space="preserve">(reading a file, running a command, calling an API).</w:t>
      </w:r>
      <w:r>
        <w:t xml:space="preserve"> </w:t>
      </w:r>
      <w:r>
        <w:t xml:space="preserve">The schema is declarative data;</w:t>
      </w:r>
      <w:r>
        <w:t xml:space="preserve"> </w:t>
      </w:r>
      <w:r>
        <w:t xml:space="preserve">the handler is real software the model never inspects or writes.</w:t>
      </w:r>
    </w:p>
    <w:bookmarkEnd w:id="54"/>
    <w:bookmarkStart w:id="55" w:name="orchestration-needs-real-code"/>
    <w:p>
      <w:pPr>
        <w:pStyle w:val="Heading4"/>
      </w:pPr>
      <w:r>
        <w:t xml:space="preserve">Orchestration Needs Real Code</w:t>
      </w:r>
    </w:p>
    <w:p>
      <w:pPr>
        <w:pStyle w:val="FirstParagraph"/>
      </w:pPr>
      <w:r>
        <w:t xml:space="preserve">Multi-agent orchestration cannot be expressed declaratively,</w:t>
      </w:r>
      <w:r>
        <w:t xml:space="preserve"> </w:t>
      </w:r>
      <w:r>
        <w:t xml:space="preserve">because it needs genuine control flow —</w:t>
      </w:r>
      <w:r>
        <w:t xml:space="preserve"> </w:t>
      </w:r>
      <w:r>
        <w:t xml:space="preserve">loops,</w:t>
      </w:r>
      <w:r>
        <w:t xml:space="preserve"> </w:t>
      </w:r>
      <w:r>
        <w:t xml:space="preserve">conditionals,</w:t>
      </w:r>
      <w:r>
        <w:t xml:space="preserve"> </w:t>
      </w:r>
      <w:r>
        <w:t xml:space="preserve">parallel fan-out with a concurrency limit.</w:t>
      </w:r>
      <w:r>
        <w:t xml:space="preserve"> </w:t>
      </w:r>
      <w:r>
        <w:t xml:space="preserve">So orchestration scripts are literal source files,</w:t>
      </w:r>
      <w:r>
        <w:t xml:space="preserve"> </w:t>
      </w:r>
      <w:r>
        <w:t xml:space="preserve">executed by the harness,</w:t>
      </w:r>
      <w:r>
        <w:t xml:space="preserve"> </w:t>
      </w:r>
      <w:r>
        <w:t xml:space="preserve">not parsed as prompt text the way an agent definition is.</w:t>
      </w:r>
    </w:p>
    <w:bookmarkEnd w:id="55"/>
    <w:bookmarkStart w:id="56" w:name="memory-is-just-prose"/>
    <w:p>
      <w:pPr>
        <w:pStyle w:val="Heading4"/>
      </w:pPr>
      <w:r>
        <w:t xml:space="preserve">Memory Is Just Prose</w:t>
      </w:r>
    </w:p>
    <w:p>
      <w:pPr>
        <w:pStyle w:val="FirstParagraph"/>
      </w:pPr>
      <w:r>
        <w:t xml:space="preserve">Files 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carry no front matter and no schema.</w:t>
      </w:r>
      <w:r>
        <w:t xml:space="preserve"> </w:t>
      </w:r>
      <w:r>
        <w:t xml:space="preserve">They are concatenated into the system prompt as plain text,</w:t>
      </w:r>
      <w:r>
        <w:t xml:space="preserve"> </w:t>
      </w:r>
      <w:r>
        <w:t xml:space="preserve">and the harness trusts the model to read and follow that prose,</w:t>
      </w:r>
      <w:r>
        <w:t xml:space="preserve"> </w:t>
      </w:r>
      <w:r>
        <w:t xml:space="preserve">the same way it follows any other instruction in its context.</w:t>
      </w:r>
    </w:p>
    <w:bookmarkEnd w:id="56"/>
    <w:bookmarkEnd w:id="57"/>
    <w:bookmarkStart w:id="67" w:name="sec-ai-agent-program-kind"/>
    <w:p>
      <w:pPr>
        <w:pStyle w:val="Heading1"/>
      </w:pPr>
      <w:r>
        <w:t xml:space="preserve">5. What Kind of Program Is an Agent?</w:t>
      </w:r>
    </w:p>
    <w:p>
      <w:pPr>
        <w:pStyle w:val="FirstParagraph"/>
      </w:pPr>
      <w:r>
        <w:t xml:space="preserve">An agent is not a standalone program that does the reasoning itself.</w:t>
      </w:r>
      <w:r>
        <w:t xml:space="preserve"> </w:t>
      </w:r>
      <w:r>
        <w:t xml:space="preserve">It is an</w:t>
      </w:r>
      <w:r>
        <w:t xml:space="preserve"> </w:t>
      </w:r>
      <w:hyperlink r:id="rId58">
        <w:r>
          <w:rPr>
            <w:rStyle w:val="Hyperlink"/>
            <w:b/>
            <w:bCs/>
          </w:rPr>
          <w:t xml:space="preserve">orchestration</w:t>
        </w:r>
      </w:hyperlink>
      <w:r>
        <w:t xml:space="preserve"> </w:t>
      </w:r>
      <w:r>
        <w:t xml:space="preserve">program:</w:t>
      </w:r>
      <w:r>
        <w:t xml:space="preserve"> </w:t>
      </w:r>
      <w:r>
        <w:t xml:space="preserve">something closer in shape to a chat client or a build tool than to a</w:t>
      </w:r>
      <w:r>
        <w:t xml:space="preserve"> </w:t>
      </w:r>
      <w:r>
        <w:t xml:space="preserve">compiler or a web server.</w:t>
      </w:r>
    </w:p>
    <w:bookmarkStart w:id="60" w:name="it-is-io-bound-not-compute-bound"/>
    <w:p>
      <w:pPr>
        <w:pStyle w:val="Heading4"/>
      </w:pPr>
      <w:r>
        <w:t xml:space="preserve">It Is I/O-Bound, Not Compute-Bound</w:t>
      </w:r>
    </w:p>
    <w:p>
      <w:pPr>
        <w:pStyle w:val="FirstParagraph"/>
      </w:pPr>
      <w:r>
        <w:t xml:space="preserve">The actual token prediction happens on remote inference infrastructure,</w:t>
      </w:r>
      <w:r>
        <w:t xml:space="preserve"> </w:t>
      </w:r>
      <w:r>
        <w:t xml:space="preserve">reached over HTTPS.</w:t>
      </w:r>
      <w:r>
        <w:t xml:space="preserve"> </w:t>
      </w:r>
      <w:r>
        <w:t xml:space="preserve">The agent process itself does no heavy computation;</w:t>
      </w:r>
      <w:r>
        <w:t xml:space="preserve"> </w:t>
      </w:r>
      <w:r>
        <w:t xml:space="preserve">it spends almost all its wall-clock time waiting —</w:t>
      </w:r>
      <w:r>
        <w:t xml:space="preserve"> </w:t>
      </w:r>
      <w:r>
        <w:t xml:space="preserve">for a model API response,</w:t>
      </w:r>
      <w:r>
        <w:t xml:space="preserve"> </w:t>
      </w:r>
      <w:r>
        <w:t xml:space="preserve">for a shell command to finish,</w:t>
      </w:r>
      <w:r>
        <w:t xml:space="preserve"> </w:t>
      </w:r>
      <w:r>
        <w:t xml:space="preserve">for a file read.</w:t>
      </w:r>
      <w:r>
        <w:t xml:space="preserve"> </w:t>
      </w:r>
      <w:r>
        <w:t xml:space="preserve">Structurally it is an</w:t>
      </w:r>
      <w:r>
        <w:t xml:space="preserve"> </w:t>
      </w:r>
      <w:hyperlink r:id="rId59">
        <w:r>
          <w:rPr>
            <w:rStyle w:val="Hyperlink"/>
            <w:b/>
            <w:bCs/>
          </w:rPr>
          <w:t xml:space="preserve">event-loop</w:t>
        </w:r>
      </w:hyperlink>
      <w:r>
        <w:t xml:space="preserve"> </w:t>
      </w:r>
      <w:r>
        <w:t xml:space="preserve">program,</w:t>
      </w:r>
      <w:r>
        <w:t xml:space="preserve"> </w:t>
      </w:r>
      <w:r>
        <w:t xml:space="preserve">the same category as a network client.</w:t>
      </w:r>
      <w:r>
        <w:t xml:space="preserve"> </w:t>
      </w:r>
      <w:r>
        <w:t xml:space="preserve">Its core loop can be sketched in a few lines:</w:t>
      </w:r>
    </w:p>
    <w:p>
      <w:pPr>
        <w:pStyle w:val="SourceCode"/>
      </w:pPr>
      <w:r>
        <w:rPr>
          <w:rStyle w:val="CommentTok"/>
        </w:rPr>
        <w:t xml:space="preserve"># Start the conversation with the agent's instructions and the task.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[system_prompt, user_message]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 everything so far to the model, along with what it's allowed to call.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tool_schemas)</w:t>
      </w:r>
      <w:r>
        <w:br/>
      </w:r>
      <w:r>
        <w:rPr>
          <w:rStyle w:val="NormalTok"/>
        </w:rPr>
        <w:t xml:space="preserve">    history.append(response)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tool calls means the model gave a final answer -- stop.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Otherwise, run each requested tool and feed the result back in,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 the next model call can see what happened.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tool_registry[call.name](call.arguments)</w:t>
      </w:r>
      <w:r>
        <w:br/>
      </w:r>
      <w:r>
        <w:rPr>
          <w:rStyle w:val="NormalTok"/>
        </w:rPr>
        <w:t xml:space="preserve">        history.append(result)</w:t>
      </w:r>
    </w:p>
    <w:p>
      <w:pPr>
        <w:pStyle w:val="FirstParagraph"/>
      </w:pPr>
      <w:r>
        <w:t xml:space="preserve">Everything a harness adds — permissions, sandboxing, memory, subagents —</w:t>
      </w:r>
      <w:r>
        <w:t xml:space="preserve"> </w:t>
      </w:r>
      <w:r>
        <w:t xml:space="preserve">is scaffolding wrapped around this loop,</w:t>
      </w:r>
      <w:r>
        <w:t xml:space="preserve"> </w:t>
      </w:r>
      <w:r>
        <w:t xml:space="preserve">not a replacement for it.</w:t>
      </w:r>
    </w:p>
    <w:bookmarkEnd w:id="60"/>
    <w:bookmarkStart w:id="64" w:name="real-open-source-examples"/>
    <w:p>
      <w:pPr>
        <w:pStyle w:val="Heading4"/>
      </w:pPr>
      <w:r>
        <w:t xml:space="preserve">Real Open-Source Examples</w:t>
      </w:r>
    </w:p>
    <w:p>
      <w:pPr>
        <w:pStyle w:val="FirstParagraph"/>
      </w:pPr>
      <w:r>
        <w:t xml:space="preserve">Because most production coding-agent harnesses are closed source, the</w:t>
      </w:r>
      <w:r>
        <w:t xml:space="preserve"> </w:t>
      </w:r>
      <w:r>
        <w:t xml:space="preserve">clearest way to see this shape in real code is to read an open-source one:</w:t>
      </w:r>
    </w:p>
    <w:p>
      <w:pPr>
        <w:pStyle w:val="Compact"/>
        <w:numPr>
          <w:ilvl w:val="0"/>
          <w:numId w:val="1015"/>
        </w:numPr>
      </w:pPr>
      <w:hyperlink r:id="rId61">
        <w:r>
          <w:rPr>
            <w:rStyle w:val="Hyperlink"/>
            <w:b/>
            <w:bCs/>
          </w:rPr>
          <w:t xml:space="preserve">aider</w:t>
        </w:r>
      </w:hyperlink>
      <w:r>
        <w:t xml:space="preserve"> </w:t>
      </w:r>
      <w:r>
        <w:t xml:space="preserve">— an open-source AI</w:t>
      </w:r>
      <w:r>
        <w:t xml:space="preserve"> </w:t>
      </w:r>
      <w:r>
        <w:t xml:space="preserve">pair-programming CLI.</w:t>
      </w:r>
    </w:p>
    <w:p>
      <w:pPr>
        <w:pStyle w:val="Compact"/>
        <w:numPr>
          <w:ilvl w:val="0"/>
          <w:numId w:val="1015"/>
        </w:numPr>
      </w:pPr>
      <w:hyperlink r:id="rId62">
        <w:r>
          <w:rPr>
            <w:rStyle w:val="Hyperlink"/>
            <w:b/>
            <w:bCs/>
          </w:rPr>
          <w:t xml:space="preserve">SWE-agent</w:t>
        </w:r>
      </w:hyperlink>
      <w:r>
        <w:t xml:space="preserve"> </w:t>
      </w:r>
      <w:r>
        <w:t xml:space="preserve">— a research</w:t>
      </w:r>
      <w:r>
        <w:t xml:space="preserve"> </w:t>
      </w:r>
      <w:r>
        <w:t xml:space="preserve">coding-agent harness from Princeton NLP,</w:t>
      </w:r>
      <w:r>
        <w:t xml:space="preserve"> </w:t>
      </w:r>
      <w:r>
        <w:t xml:space="preserve">described in its associated paper.</w:t>
      </w:r>
    </w:p>
    <w:p>
      <w:pPr>
        <w:pStyle w:val="Compact"/>
        <w:numPr>
          <w:ilvl w:val="0"/>
          <w:numId w:val="1015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</w:t>
      </w:r>
      <w:r>
        <w:t xml:space="preserve"> </w:t>
      </w:r>
      <w:r>
        <w:t xml:space="preserve">OpenDevin) — a general-purpose open-source agent platform.</w:t>
      </w:r>
    </w:p>
    <w:p>
      <w:pPr>
        <w:pStyle w:val="FirstParagraph"/>
      </w:pPr>
      <w:r>
        <w:t xml:space="preserve">Their orchestration code runs to thousands of lines,</w:t>
      </w:r>
      <w:r>
        <w:t xml:space="preserve"> </w:t>
      </w:r>
      <w:r>
        <w:t xml:space="preserve">because that is where the real engineering lives:</w:t>
      </w:r>
      <w:r>
        <w:t xml:space="preserve"> </w:t>
      </w:r>
      <w:r>
        <w:t xml:space="preserve">retries,</w:t>
      </w:r>
      <w:r>
        <w:t xml:space="preserve"> </w:t>
      </w:r>
      <w:r>
        <w:t xml:space="preserve">streaming,</w:t>
      </w:r>
      <w:r>
        <w:t xml:space="preserve"> </w:t>
      </w:r>
      <w:r>
        <w:t xml:space="preserve">permission checks,</w:t>
      </w:r>
      <w:r>
        <w:t xml:space="preserve"> </w:t>
      </w:r>
      <w:r>
        <w:t xml:space="preserve">and state management.</w:t>
      </w:r>
      <w:r>
        <w:t xml:space="preserve"> </w:t>
      </w:r>
      <w:r>
        <w:t xml:space="preserve">A single</w:t>
      </w:r>
      <w:r>
        <w:t xml:space="preserve"> </w:t>
      </w:r>
      <w:r>
        <w:rPr>
          <w:i/>
          <w:iCs/>
        </w:rPr>
        <w:t xml:space="preserve">agent definition</w:t>
      </w:r>
      <w:r>
        <w:t xml:space="preserve"> </w:t>
      </w:r>
      <w:r>
        <w:t xml:space="preserve">running on top of that engine,</w:t>
      </w:r>
      <w:r>
        <w:t xml:space="preserve"> </w:t>
      </w:r>
      <w:r>
        <w:t xml:space="preserve">by contrast,</w:t>
      </w:r>
      <w:r>
        <w:t xml:space="preserve"> </w:t>
      </w:r>
      <w:r>
        <w:t xml:space="preserve">is typically tens of lines</w:t>
      </w:r>
      <w:r>
        <w:t xml:space="preserve"> </w:t>
      </w:r>
      <w:r>
        <w:t xml:space="preserve">(see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</w:p>
    <w:bookmarkEnd w:id="64"/>
    <w:bookmarkStart w:id="66" w:name="where-it-runs"/>
    <w:p>
      <w:pPr>
        <w:pStyle w:val="Heading4"/>
      </w:pPr>
      <w:r>
        <w:t xml:space="preserve">Where It Runs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harness process</w:t>
      </w:r>
      <w:r>
        <w:t xml:space="preserve">: an ordinary OS process,</w:t>
      </w:r>
      <w:r>
        <w:t xml:space="preserve"> </w:t>
      </w:r>
      <w:r>
        <w:t xml:space="preserve">either on your own machine (CLI mode) or inside an ephemeral,</w:t>
      </w:r>
      <w:r>
        <w:t xml:space="preserve"> </w:t>
      </w:r>
      <w:r>
        <w:t xml:space="preserve">managed cloud container (remote/web mode) that is discarded when the</w:t>
      </w:r>
      <w:r>
        <w:t xml:space="preserve"> </w:t>
      </w:r>
      <w:r>
        <w:t xml:space="preserve">session ends.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Subagents</w:t>
      </w:r>
      <w:r>
        <w:t xml:space="preserve">: run inside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host process as their caller,</w:t>
      </w:r>
      <w:r>
        <w:t xml:space="preserve"> </w:t>
      </w:r>
      <w:r>
        <w:t xml:space="preserve">not a separate container.</w:t>
      </w:r>
      <w:r>
        <w:t xml:space="preserve"> </w:t>
      </w:r>
      <w:r>
        <w:t xml:space="preserve">They differ only in having their own message history and a narrower</w:t>
      </w:r>
      <w:r>
        <w:t xml:space="preserve"> </w:t>
      </w:r>
      <w:r>
        <w:t xml:space="preserve">tool set,</w:t>
      </w:r>
      <w:r>
        <w:t xml:space="preserve"> </w:t>
      </w:r>
      <w:r>
        <w:t xml:space="preserve">unless a workflow explicitly asks for a separate git</w:t>
      </w:r>
      <w:r>
        <w:t xml:space="preserve"> </w:t>
      </w:r>
      <w:hyperlink r:id="rId65">
        <w:r>
          <w:rPr>
            <w:rStyle w:val="Hyperlink"/>
          </w:rPr>
          <w:t xml:space="preserve">worktree</w:t>
        </w:r>
      </w:hyperlink>
      <w:r>
        <w:t xml:space="preserve"> </w:t>
      </w:r>
      <w:r>
        <w:t xml:space="preserve">to avoid file</w:t>
      </w:r>
      <w:r>
        <w:t xml:space="preserve"> </w:t>
      </w:r>
      <w:r>
        <w:t xml:space="preserve">conflicts during parallel edits.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model call itself</w:t>
      </w:r>
      <w:r>
        <w:t xml:space="preserve">: not part of the agent’s environment at all.</w:t>
      </w:r>
      <w:r>
        <w:t xml:space="preserve"> </w:t>
      </w:r>
      <w:r>
        <w:t xml:space="preserve">It is a network request to inference infrastructure the agent has no</w:t>
      </w:r>
      <w:r>
        <w:t xml:space="preserve"> </w:t>
      </w:r>
      <w:r>
        <w:t xml:space="preserve">visibility into,</w:t>
      </w:r>
      <w:r>
        <w:t xml:space="preserve"> </w:t>
      </w:r>
      <w:r>
        <w:t xml:space="preserve">beyond the request and response.</w:t>
      </w:r>
    </w:p>
    <w:p>
      <w:pPr>
        <w:pStyle w:val="FirstParagraph"/>
      </w:pPr>
      <w:r>
        <w:t xml:space="preserve">So an agent’s lifetime is scoped to a single task, not persistent: it</w:t>
      </w:r>
      <w:r>
        <w:t xml:space="preserve"> </w:t>
      </w:r>
      <w:r>
        <w:t xml:space="preserve">starts when given a goal, runs for as long as its loop keeps producing</w:t>
      </w:r>
      <w:r>
        <w:t xml:space="preserve"> </w:t>
      </w:r>
      <w:r>
        <w:t xml:space="preserve">tool calls, and ends the moment a stopping condition fires.</w:t>
      </w:r>
    </w:p>
    <w:bookmarkEnd w:id="66"/>
    <w:bookmarkEnd w:id="67"/>
    <w:bookmarkStart w:id="73" w:name="sec-ai-harness-agent-relationship"/>
    <w:p>
      <w:pPr>
        <w:pStyle w:val="Heading1"/>
      </w:pPr>
      <w:r>
        <w:t xml:space="preserve">6. How Does a Harness Relate to an Agent?</w:t>
      </w:r>
    </w:p>
    <w:p>
      <w:pPr>
        <w:pStyle w:val="FirstParagraph"/>
      </w:pPr>
      <w:r>
        <w:t xml:space="preserve">The relationship between a harness and an agent is closer to an</w:t>
      </w:r>
      <w:r>
        <w:t xml:space="preserve"> </w:t>
      </w:r>
      <w:hyperlink r:id="rId68">
        <w:r>
          <w:rPr>
            <w:rStyle w:val="Hyperlink"/>
            <w:b/>
            <w:bCs/>
          </w:rPr>
          <w:t xml:space="preserve">interpreter</w:t>
        </w:r>
      </w:hyperlink>
      <w:r>
        <w:t xml:space="preserve"> </w:t>
      </w:r>
      <w:r>
        <w:t xml:space="preserve">running a program than to two peers calling each other.</w:t>
      </w:r>
    </w:p>
    <w:bookmarkStart w:id="69" w:name="Xf124c0ed5ce5da7d4b2c70e70abc0080ffb56c4"/>
    <w:p>
      <w:pPr>
        <w:pStyle w:val="Heading4"/>
      </w:pPr>
      <w:r>
        <w:t xml:space="preserve">Does the Harness Call the Agent, or the Agent Call the Harness?</w:t>
      </w:r>
    </w:p>
    <w:p>
      <w:pPr>
        <w:pStyle w:val="FirstParagraph"/>
      </w:pPr>
      <w:r>
        <w:rPr>
          <w:b/>
          <w:bCs/>
        </w:rPr>
        <w:t xml:space="preserve">Harness to agent: not a call, an instantiation.</w:t>
      </w:r>
      <w:r>
        <w:t xml:space="preserve"> </w:t>
      </w:r>
      <w:r>
        <w:t xml:space="preserve">The harness does not</w:t>
      </w:r>
      <w:r>
        <w:t xml:space="preserve"> </w:t>
      </w:r>
      <w:r>
        <w:t xml:space="preserve">“call”</w:t>
      </w:r>
      <w:r>
        <w:t xml:space="preserve"> </w:t>
      </w:r>
      <w:r>
        <w:t xml:space="preserve">an agent as a subroutine it invokes and waits on.</w:t>
      </w:r>
      <w:r>
        <w:t xml:space="preserve"> </w:t>
      </w:r>
      <w:r>
        <w:t xml:space="preserve">An agent has no code of its own outside the harness’s loop</w:t>
      </w:r>
      <w:r>
        <w:t xml:space="preserve"> </w:t>
      </w:r>
      <w:r>
        <w:t xml:space="preserve">(see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) —</w:t>
      </w:r>
      <w:r>
        <w:t xml:space="preserve"> </w:t>
      </w:r>
      <w:r>
        <w:t xml:space="preserve">its whole behavior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that loop,</w:t>
      </w:r>
      <w:r>
        <w:t xml:space="preserve"> </w:t>
      </w:r>
      <w:r>
        <w:t xml:space="preserve">running with the agent’s configuration</w:t>
      </w:r>
      <w:r>
        <w:t xml:space="preserve"> </w:t>
      </w:r>
      <w:r>
        <w:t xml:space="preserve">(instructions, tool allowlist, model)</w:t>
      </w:r>
      <w:r>
        <w:t xml:space="preserve"> </w:t>
      </w:r>
      <w:r>
        <w:t xml:space="preserve">loaded in.</w:t>
      </w:r>
      <w:r>
        <w:t xml:space="preserve"> </w:t>
      </w:r>
      <w:r>
        <w:t xml:space="preserve">The harness instantiates and runs an agent, start to termination;</w:t>
      </w:r>
      <w:r>
        <w:t xml:space="preserve"> </w:t>
      </w:r>
      <w:r>
        <w:t xml:space="preserve">it is not a function call with a return address.</w:t>
      </w:r>
    </w:p>
    <w:p>
      <w:pPr>
        <w:pStyle w:val="BodyText"/>
      </w:pPr>
      <w:r>
        <w:rPr>
          <w:b/>
          <w:bCs/>
        </w:rPr>
        <w:t xml:space="preserve">Agent to harness: yes, a real call, via tool calls.</w:t>
      </w:r>
      <w:r>
        <w:t xml:space="preserve"> </w:t>
      </w:r>
      <w:r>
        <w:t xml:space="preserve">While an agent’s loop is running,</w:t>
      </w:r>
      <w:r>
        <w:t xml:space="preserve"> </w:t>
      </w:r>
      <w:r>
        <w:t xml:space="preserve">the model produces a</w:t>
      </w:r>
      <w:r>
        <w:t xml:space="preserve"> </w:t>
      </w:r>
      <w:hyperlink r:id="rId11">
        <w:r>
          <w:rPr>
            <w:rStyle w:val="Hyperlink"/>
          </w:rPr>
          <w:t xml:space="preserve">tool-call request</w:t>
        </w:r>
      </w:hyperlink>
      <w:r>
        <w:t xml:space="preserve">,</w:t>
      </w:r>
      <w:r>
        <w:t xml:space="preserve"> </w:t>
      </w:r>
      <w:r>
        <w:t xml:space="preserve">and the harness’s dispatcher looks up and executes the matching handler —</w:t>
      </w:r>
      <w:r>
        <w:t xml:space="preserve"> </w:t>
      </w:r>
      <w:r>
        <w:t xml:space="preserve">read a file,</w:t>
      </w:r>
      <w:r>
        <w:t xml:space="preserve"> </w:t>
      </w:r>
      <w:r>
        <w:t xml:space="preserve">run a command,</w:t>
      </w:r>
      <w:r>
        <w:t xml:space="preserve"> </w:t>
      </w:r>
      <w:r>
        <w:t xml:space="preserve">call an API.</w:t>
      </w:r>
      <w:r>
        <w:t xml:space="preserve"> </w:t>
      </w:r>
      <w:r>
        <w:t xml:space="preserve">So the concrete direction of calling is</w:t>
      </w:r>
      <w:r>
        <w:t xml:space="preserve"> </w:t>
      </w:r>
      <w:r>
        <w:rPr>
          <w:b/>
          <w:bCs/>
        </w:rPr>
        <w:t xml:space="preserve">agent calls harness</w:t>
      </w:r>
      <w:r>
        <w:t xml:space="preserve">,</w:t>
      </w:r>
      <w:r>
        <w:t xml:space="preserve"> </w:t>
      </w:r>
      <w:r>
        <w:t xml:space="preserve">through tool dispatch,</w:t>
      </w:r>
      <w:r>
        <w:t xml:space="preserve"> </w:t>
      </w:r>
      <w:r>
        <w:t xml:space="preserve">not the reverse.</w:t>
      </w:r>
    </w:p>
    <w:p>
      <w:pPr>
        <w:pStyle w:val="BodyText"/>
      </w:pPr>
      <w:r>
        <w:rPr>
          <w:b/>
          <w:bCs/>
        </w:rPr>
        <w:t xml:space="preserve">Agent to agent: routed through the harness.</w:t>
      </w:r>
      <w:r>
        <w:t xml:space="preserve"> </w:t>
      </w:r>
      <w:r>
        <w:t xml:space="preserve">When a parent agent spawns a subagent,</w:t>
      </w:r>
      <w:r>
        <w:t xml:space="preserve"> </w:t>
      </w:r>
      <w:r>
        <w:t xml:space="preserve">it does not call that subagent directly.</w:t>
      </w:r>
      <w:r>
        <w:t xml:space="preserve"> </w:t>
      </w:r>
      <w:r>
        <w:t xml:space="preserve">It issues a tool call that the harness’s dispatcher handles by spinning up</w:t>
      </w:r>
      <w:r>
        <w:t xml:space="preserve"> </w:t>
      </w:r>
      <w:r>
        <w:t xml:space="preserve">a fresh instance of its own loop</w:t>
      </w:r>
      <w:r>
        <w:t xml:space="preserve"> </w:t>
      </w:r>
      <w:r>
        <w:t xml:space="preserve">(see</w:t>
      </w:r>
      <w:r>
        <w:t xml:space="preserve"> </w:t>
      </w:r>
      <w:hyperlink w:anchor="sec-ai-agent-implementation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running it to completion with the subagent’s configuration,</w:t>
      </w:r>
      <w:r>
        <w:t xml:space="preserve"> </w:t>
      </w:r>
      <w:r>
        <w:t xml:space="preserve">and handing the result back to the parent as a tool result.</w:t>
      </w:r>
      <w:r>
        <w:t xml:space="preserve"> </w:t>
      </w:r>
      <w:r>
        <w:t xml:space="preserve">Even</w:t>
      </w:r>
      <w:r>
        <w:t xml:space="preserve"> </w:t>
      </w:r>
      <w:r>
        <w:t xml:space="preserve">“agent calls agent”</w:t>
      </w:r>
      <w:r>
        <w:t xml:space="preserve"> </w:t>
      </w:r>
      <w:r>
        <w:t xml:space="preserve">bottoms out as:</w:t>
      </w:r>
      <w:r>
        <w:t xml:space="preserve"> </w:t>
      </w:r>
      <w:r>
        <w:t xml:space="preserve">parent calls harness,</w:t>
      </w:r>
      <w:r>
        <w:t xml:space="preserve"> </w:t>
      </w:r>
      <w:r>
        <w:t xml:space="preserve">harness instantiates and runs a new agent,</w:t>
      </w:r>
      <w:r>
        <w:t xml:space="preserve"> </w:t>
      </w:r>
      <w:r>
        <w:t xml:space="preserve">harness returns that agent’s output to the parent.</w:t>
      </w:r>
    </w:p>
    <w:bookmarkEnd w:id="69"/>
    <w:bookmarkStart w:id="70" w:name="sketching-the-harnesss-own-loop"/>
    <w:p>
      <w:pPr>
        <w:pStyle w:val="Heading4"/>
      </w:pPr>
      <w:r>
        <w:t xml:space="preserve">Sketching the Harness’s Own Loop</w:t>
      </w:r>
    </w:p>
    <w:p>
      <w:pPr>
        <w:pStyle w:val="FirstParagraph"/>
      </w:pPr>
      <w:r>
        <w:t xml:space="preserve">The</w:t>
      </w:r>
      <w:r>
        <w:t xml:space="preserve"> </w:t>
      </w:r>
      <w:hyperlink w:anchor="sec-ai-agent-program-kind">
        <w:r>
          <w:rPr>
            <w:rStyle w:val="Hyperlink"/>
          </w:rPr>
          <w:t xml:space="preserve">agent loop</w:t>
        </w:r>
      </w:hyperlink>
      <w:r>
        <w:t xml:space="preserve"> </w:t>
      </w:r>
      <w:r>
        <w:t xml:space="preserve">sketched earlier is really just</w:t>
      </w:r>
      <w:r>
        <w:t xml:space="preserve"> </w:t>
      </w:r>
      <w:r>
        <w:t xml:space="preserve">the innermost piece.</w:t>
      </w:r>
      <w:r>
        <w:t xml:space="preserve"> </w:t>
      </w:r>
      <w:r>
        <w:t xml:space="preserve">The harness wraps a bootstrap step and a permission/dispatch layer around it: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run_harness():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everything the loop will need before any conversation starts.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load_tool_registry()          </w:t>
      </w:r>
      <w:r>
        <w:rPr>
          <w:rStyle w:val="CommentTok"/>
        </w:rPr>
        <w:t xml:space="preserve"># built-ins, plus whatever MCP servers expose</w:t>
      </w:r>
      <w:r>
        <w:br/>
      </w:r>
      <w:r>
        <w:rPr>
          <w:rStyle w:val="NormalTok"/>
        </w:rPr>
        <w:t xml:space="preserve">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load_memory(CLAUDE_MD_PATHS) </w:t>
      </w:r>
      <w:r>
        <w:rPr>
          <w:rStyle w:val="CommentTok"/>
        </w:rPr>
        <w:t xml:space="preserve"># CLAUDE.md / AGENTS.md, concatenated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"main session" is just the harness's own loop, run with a default,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unrestricted configuration -- not a separate program.</w:t>
      </w:r>
      <w:r>
        <w:br/>
      </w:r>
      <w:r>
        <w:rPr>
          <w:rStyle w:val="NormalTok"/>
        </w:rPr>
        <w:t xml:space="preserve">    main_agent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default_config,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run_agent(main_agent, tools)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run_agent(agent, tools):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[agent.system_prompt, agent.first_message]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agent.tool_schemas)</w:t>
      </w:r>
      <w:r>
        <w:br/>
      </w:r>
      <w:r>
        <w:rPr>
          <w:rStyle w:val="NormalTok"/>
        </w:rPr>
        <w:t xml:space="preserve">        history.append(response)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Every tool call passes through the harness's own gate first,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regardless of which agent requested it.</w:t>
      </w:r>
      <w:r>
        <w:br/>
      </w:r>
      <w:r>
        <w:rPr>
          <w:rStyle w:val="NormalTok"/>
        </w:rPr>
        <w:t xml:space="preserve">            check_permission(call)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call.name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"spawn_subagent"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 subagent is not called directly -- the harness recurses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into a fresh instance of this same loop, then hands the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finished result back as an ordinary tool result.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run_agent(Agent(call.arguments), tools)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tools[call.name](call.arguments)</w:t>
      </w:r>
      <w:r>
        <w:br/>
      </w:r>
      <w:r>
        <w:br/>
      </w:r>
      <w:r>
        <w:rPr>
          <w:rStyle w:val="NormalTok"/>
        </w:rPr>
        <w:t xml:space="preserve">            history.append(result)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run_agent</w:t>
      </w:r>
      <w:r>
        <w:t xml:space="preserve"> </w:t>
      </w:r>
      <w:r>
        <w:t xml:space="preserve">is identical in shape to the loop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run_harness</w:t>
      </w:r>
      <w:r>
        <w:t xml:space="preserve"> </w:t>
      </w:r>
      <w:r>
        <w:t xml:space="preserve">and the permission check are the parts that only exist at the</w:t>
      </w:r>
      <w:r>
        <w:t xml:space="preserve"> </w:t>
      </w:r>
      <w:r>
        <w:t xml:space="preserve">harness level,</w:t>
      </w:r>
      <w:r>
        <w:t xml:space="preserve"> </w:t>
      </w:r>
      <w:r>
        <w:t xml:space="preserve">not inside any individual agent.</w:t>
      </w:r>
      <w:r>
        <w:t xml:space="preserve"> </w:t>
      </w:r>
      <w:r>
        <w:t xml:space="preserve">That recursive call —</w:t>
      </w:r>
      <w:r>
        <w:t xml:space="preserve"> </w:t>
      </w:r>
      <w:r>
        <w:rPr>
          <w:rStyle w:val="VerbatimChar"/>
        </w:rPr>
        <w:t xml:space="preserve">run_agent</w:t>
      </w:r>
      <w:r>
        <w:t xml:space="preserve"> </w:t>
      </w:r>
      <w:r>
        <w:t xml:space="preserve">calling itself for a subagent —</w:t>
      </w:r>
      <w:r>
        <w:t xml:space="preserve"> </w:t>
      </w:r>
      <w:r>
        <w:t xml:space="preserve">is the concrete mechanism behind</w:t>
      </w:r>
      <w:r>
        <w:t xml:space="preserve"> </w:t>
      </w:r>
      <w:r>
        <w:t xml:space="preserve">“agent calls agent, routed through the harness,”</w:t>
      </w:r>
      <w:r>
        <w:t xml:space="preserve"> </w:t>
      </w:r>
      <w:r>
        <w:t xml:space="preserve">described in the previous subsection.</w:t>
      </w:r>
    </w:p>
    <w:bookmarkEnd w:id="70"/>
    <w:bookmarkStart w:id="72" w:name="what-do-you-launch-when-you-type-claude"/>
    <w:p>
      <w:pPr>
        <w:pStyle w:val="Heading4"/>
      </w:pPr>
      <w:r>
        <w:t xml:space="preserve">What Do You Launch When You Type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?</w:t>
      </w:r>
    </w:p>
    <w:p>
      <w:pPr>
        <w:pStyle w:val="FirstParagraph"/>
      </w:pPr>
      <w:r>
        <w:t xml:space="preserve">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at a shell starts the harness process:</w:t>
      </w:r>
      <w:r>
        <w:t xml:space="preserve"> </w:t>
      </w:r>
      <w:r>
        <w:t xml:space="preserve">it initializes the engine —</w:t>
      </w:r>
      <w:r>
        <w:t xml:space="preserve"> </w:t>
      </w:r>
      <w:r>
        <w:t xml:space="preserve">the permission system,</w:t>
      </w:r>
      <w:r>
        <w:t xml:space="preserve"> </w:t>
      </w:r>
      <w:r>
        <w:t xml:space="preserve">the tool registry,</w:t>
      </w:r>
      <w:r>
        <w:t xml:space="preserve"> </w:t>
      </w:r>
      <w:r>
        <w:t xml:space="preserve">MCP client connections,</w:t>
      </w:r>
      <w:r>
        <w:t xml:space="preserve"> </w:t>
      </w:r>
      <w:r>
        <w:t xml:space="preserve">and memory loaded 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files.</w:t>
      </w:r>
      <w:r>
        <w:t xml:space="preserve"> </w:t>
      </w:r>
      <w:r>
        <w:t xml:space="preserve">But the harness does not sit idle waiting for a program to be supplied</w:t>
      </w:r>
      <w:r>
        <w:t xml:space="preserve"> </w:t>
      </w:r>
      <w:r>
        <w:t xml:space="preserve">separately.</w:t>
      </w:r>
      <w:r>
        <w:t xml:space="preserve"> </w:t>
      </w:r>
      <w:r>
        <w:t xml:space="preserve">It immediately instantiates the</w:t>
      </w:r>
      <w:r>
        <w:t xml:space="preserve"> </w:t>
      </w:r>
      <w:r>
        <w:rPr>
          <w:b/>
          <w:bCs/>
        </w:rPr>
        <w:t xml:space="preserve">default agent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“main session”</w:t>
      </w:r>
      <w:r>
        <w:t xml:space="preserve"> </w:t>
      </w:r>
      <w:r>
        <w:t xml:space="preserve">—</w:t>
      </w:r>
      <w:r>
        <w:t xml:space="preserve"> </w:t>
      </w:r>
      <w:r>
        <w:t xml:space="preserve">to handle the interactive conversation:</w:t>
      </w:r>
      <w:r>
        <w:t xml:space="preserve"> </w:t>
      </w:r>
      <w:r>
        <w:t xml:space="preserve">full tool access,</w:t>
      </w:r>
      <w:r>
        <w:t xml:space="preserve"> </w:t>
      </w:r>
      <w:r>
        <w:t xml:space="preserve">a system prompt assembled from the loaded config,</w:t>
      </w:r>
      <w:r>
        <w:t xml:space="preserve"> </w:t>
      </w:r>
      <w:r>
        <w:t xml:space="preserve">no restricted allowlist.</w:t>
      </w:r>
      <w:r>
        <w:t xml:space="preserve"> </w:t>
      </w:r>
      <w:r>
        <w:t xml:space="preserve">That default agent is simply the harness’s baseline configuration for its</w:t>
      </w:r>
      <w:r>
        <w:t xml:space="preserve"> </w:t>
      </w:r>
      <w:r>
        <w:t xml:space="preserve">own loop,</w:t>
      </w:r>
      <w:r>
        <w:t xml:space="preserve"> </w:t>
      </w:r>
      <w:r>
        <w:t xml:space="preserve">not a second thing launched afterward.</w:t>
      </w:r>
    </w:p>
    <w:p>
      <w:pPr>
        <w:pStyle w:val="BodyText"/>
      </w:pPr>
      <w:r>
        <w:t xml:space="preserve">There is no observable moment of</w:t>
      </w:r>
      <w:r>
        <w:t xml:space="preserve"> </w:t>
      </w:r>
      <w:r>
        <w:t xml:space="preserve">“harness running, no agent yet.”</w:t>
      </w:r>
      <w:r>
        <w:t xml:space="preserve"> </w:t>
      </w:r>
      <w:r>
        <w:t xml:space="preserve">The closest analogy is typing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at a shell:</w:t>
      </w:r>
      <w:r>
        <w:t xml:space="preserve"> </w:t>
      </w:r>
      <w:r>
        <w:t xml:space="preserve">it launches the interpreter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drops you straight into a</w:t>
      </w:r>
      <w:r>
        <w:t xml:space="preserve"> </w:t>
      </w:r>
      <w:hyperlink r:id="rId71">
        <w:r>
          <w:rPr>
            <w:rStyle w:val="Hyperlink"/>
          </w:rPr>
          <w:t xml:space="preserve">REPL</w:t>
        </w:r>
      </w:hyperlink>
      <w:r>
        <w:t xml:space="preserve"> </w:t>
      </w:r>
      <w:r>
        <w:t xml:space="preserve">evaluating your input,</w:t>
      </w:r>
      <w:r>
        <w:t xml:space="preserve"> </w:t>
      </w:r>
      <w:r>
        <w:t xml:space="preserve">rather than leaving the interpreter idle with nothing loaded.</w:t>
      </w:r>
      <w:r>
        <w:t xml:space="preserve"> </w:t>
      </w:r>
      <w:r>
        <w:t xml:space="preserve">The difference is that the harness’s default</w:t>
      </w:r>
      <w:r>
        <w:t xml:space="preserve"> </w:t>
      </w:r>
      <w:r>
        <w:t xml:space="preserve">“program”</w:t>
      </w:r>
      <w:r>
        <w:t xml:space="preserve"> </w:t>
      </w:r>
      <w:r>
        <w:t xml:space="preserve">is built in</w:t>
      </w:r>
      <w:r>
        <w:t xml:space="preserve"> </w:t>
      </w:r>
      <w:r>
        <w:t xml:space="preserve">(the main-session agent’s configuration),</w:t>
      </w:r>
      <w:r>
        <w:t xml:space="preserve"> </w:t>
      </w:r>
      <w:r>
        <w:t xml:space="preserve">rather than something you must supply.</w:t>
      </w:r>
      <w:r>
        <w:t xml:space="preserve"> </w:t>
      </w:r>
      <w:r>
        <w:t xml:space="preserve">A custom subagent or a</w:t>
      </w:r>
      <w:r>
        <w:t xml:space="preserve"> </w:t>
      </w:r>
      <w:r>
        <w:rPr>
          <w:rStyle w:val="VerbatimChar"/>
        </w:rPr>
        <w:t xml:space="preserve">.claude/agents/*.md</w:t>
      </w:r>
      <w:r>
        <w:t xml:space="preserve"> </w:t>
      </w:r>
      <w:r>
        <w:t xml:space="preserve">definition,</w:t>
      </w:r>
      <w:r>
        <w:t xml:space="preserve"> </w:t>
      </w:r>
      <w:r>
        <w:t xml:space="preserve">by contrast,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separate agent,</w:t>
      </w:r>
      <w:r>
        <w:t xml:space="preserve"> </w:t>
      </w:r>
      <w:r>
        <w:t xml:space="preserve">instantiated on demand,</w:t>
      </w:r>
      <w:r>
        <w:t xml:space="preserve"> </w:t>
      </w:r>
      <w:r>
        <w:t xml:space="preserve">mid-session,</w:t>
      </w:r>
      <w:r>
        <w:t xml:space="preserve"> </w:t>
      </w:r>
      <w:r>
        <w:t xml:space="preserve">when the already-running main agent issues a tool call for it.</w:t>
      </w:r>
    </w:p>
    <w:p>
      <w:pPr>
        <w:pStyle w:val="BodyText"/>
      </w:pPr>
      <w:r>
        <w:t xml:space="preserve">So 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launches the harness,</w:t>
      </w:r>
      <w:r>
        <w:t xml:space="preserve"> </w:t>
      </w:r>
      <w:r>
        <w:t xml:space="preserve">and that act inherently instantiates the default agent that handles the</w:t>
      </w:r>
      <w:r>
        <w:t xml:space="preserve"> </w:t>
      </w:r>
      <w:r>
        <w:t xml:space="preserve">session: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names the engine and process;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names the particular loop instance and configuration currently</w:t>
      </w:r>
      <w:r>
        <w:t xml:space="preserve"> </w:t>
      </w:r>
      <w:r>
        <w:t xml:space="preserve">running inside it.</w:t>
      </w:r>
      <w:r>
        <w:t xml:space="preserve"> </w:t>
      </w:r>
      <w:r>
        <w:t xml:space="preserve">At startup, those two come into existence together.</w:t>
      </w:r>
    </w:p>
    <w:bookmarkEnd w:id="72"/>
    <w:bookmarkEnd w:id="73"/>
    <w:bookmarkStart w:id="116" w:name="sec-ai-harness-landscape"/>
    <w:p>
      <w:pPr>
        <w:pStyle w:val="Heading1"/>
      </w:pPr>
      <w:r>
        <w:t xml:space="preserve">7. The Harness Landscape in 2026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explains what a harness is,</w:t>
      </w:r>
      <w:r>
        <w:t xml:space="preserve"> </w:t>
      </w:r>
      <w:r>
        <w:t xml:space="preserve">and</w:t>
      </w:r>
      <w:r>
        <w:t xml:space="preserve"> </w:t>
      </w:r>
      <w:hyperlink r:id="rId74">
        <w:r>
          <w:rPr>
            <w:rStyle w:val="Hyperlink"/>
          </w:rPr>
          <w:t xml:space="preserve">coding-agent platforms</w:t>
        </w:r>
      </w:hyperlink>
      <w:r>
        <w:t xml:space="preserve"> </w:t>
      </w:r>
      <w:r>
        <w:t xml:space="preserve">lists common platforms as a starting point.</w:t>
      </w:r>
      <w:r>
        <w:t xml:space="preserve"> </w:t>
      </w:r>
      <w:r>
        <w:t xml:space="preserve">This section is the wider map:</w:t>
      </w:r>
      <w:r>
        <w:t xml:space="preserve"> </w:t>
      </w:r>
      <w:r>
        <w:t xml:space="preserve">which harnesses exist as of August 2026,</w:t>
      </w:r>
      <w:r>
        <w:t xml:space="preserve"> </w:t>
      </w:r>
      <w:r>
        <w:t xml:space="preserve">how they group,</w:t>
      </w:r>
      <w:r>
        <w:t xml:space="preserve"> </w:t>
      </w:r>
      <w:r>
        <w:t xml:space="preserve">and how to choose among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condenses a research summary compiled in August 2026</w:t>
            </w:r>
            <w:r>
              <w:t xml:space="preserve"> </w:t>
            </w:r>
            <w:r>
              <w:t xml:space="preserve">(</w:t>
            </w:r>
            <w:hyperlink r:id="rId78">
              <w:r>
                <w:rPr>
                  <w:rStyle w:val="Hyperlink"/>
                </w:rPr>
                <w:t xml:space="preserve">issue #95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drew on vendor announcements, project repositories, and community discussion.</w:t>
            </w:r>
            <w:r>
              <w:t xml:space="preserve"> </w:t>
            </w:r>
            <w:r>
              <w:t xml:space="preserve">Harness releases arrive weekly,</w:t>
            </w:r>
            <w:r>
              <w:t xml:space="preserve"> </w:t>
            </w:r>
            <w:r>
              <w:t xml:space="preserve">default models changed several times during 2026,</w:t>
            </w:r>
            <w:r>
              <w:t xml:space="preserve"> </w:t>
            </w:r>
            <w:r>
              <w:t xml:space="preserve">and the corporate landscape reshuffled more than once,</w:t>
            </w:r>
            <w:r>
              <w:t xml:space="preserve"> </w:t>
            </w:r>
            <w:r>
              <w:t xml:space="preserve">so treat every named version, figure, and ownership claim as dated to that month.</w:t>
            </w:r>
            <w:r>
              <w:t xml:space="preserve"> </w:t>
            </w:r>
            <w:r>
              <w:t xml:space="preserve">Check the linked project pages before acting on any of it.</w:t>
            </w:r>
          </w:p>
          <w:p/>
        </w:tc>
      </w:tr>
    </w:tbl>
    <w:bookmarkStart w:id="79" w:name="the-organizing-idea-agent-model-harness"/>
    <w:p>
      <w:pPr>
        <w:pStyle w:val="Heading4"/>
      </w:pPr>
      <w:r>
        <w:t xml:space="preserve">The organizing idea: agent = model + harness</w:t>
      </w:r>
    </w:p>
    <w:p>
      <w:pPr>
        <w:pStyle w:val="FirstParagraph"/>
      </w:pPr>
      <w:r>
        <w:t xml:space="preserve">The consensus across the comparisons surveyed is that the frontier models have converged on the standard coding benchmarks,</w:t>
      </w:r>
      <w:r>
        <w:t xml:space="preserve"> </w:t>
      </w:r>
      <w:r>
        <w:t xml:space="preserve">so the harness layers that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</w:t>
      </w:r>
      <w:r>
        <w:t xml:space="preserve"> </w:t>
      </w:r>
      <w:r>
        <w:t xml:space="preserve">now do most of the differentiating.</w:t>
      </w:r>
      <w:r>
        <w:t xml:space="preserve"> </w:t>
      </w:r>
      <w:r>
        <w:t xml:space="preserve">The commonly cited puzzle is that the same Claude model performs noticeably better inside Claude Code than inside a model-agnostic harness,</w:t>
      </w:r>
      <w:r>
        <w:t xml:space="preserve"> </w:t>
      </w:r>
      <w:r>
        <w:t xml:space="preserve">and the answer offered is repeatedly the same word: the harness.</w:t>
      </w:r>
    </w:p>
    <w:p>
      <w:pPr>
        <w:pStyle w:val="BodyText"/>
      </w:pPr>
      <w:r>
        <w:t xml:space="preserve">Two consequences follow for reading the rest of this section: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Benchmarks are saturating.</w:t>
      </w:r>
      <w:r>
        <w:t xml:space="preserve"> </w:t>
      </w:r>
      <w:r>
        <w:t xml:space="preserve">Leading models cluster within about a point on SWE-bench Verified,</w:t>
      </w:r>
      <w:r>
        <w:t xml:space="preserve"> </w:t>
      </w:r>
      <w:r>
        <w:t xml:space="preserve">which is widely regarded as near its ceiling and exposed to training-data contamination.</w:t>
      </w:r>
      <w:r>
        <w:t xml:space="preserve"> </w:t>
      </w:r>
      <w:r>
        <w:t xml:space="preserve">Harder successors (SWE-bench Pro, Terminal-Bench 2.x) show much lower absolute scores and separate tools better,</w:t>
      </w:r>
      <w:r>
        <w:t xml:space="preserve"> </w:t>
      </w:r>
      <w:r>
        <w:t xml:space="preserve">but their figures are vendor-reported and version-specific.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Your own tasks are the benchmark that matters.</w:t>
      </w:r>
      <w:r>
        <w:t xml:space="preserve"> </w:t>
      </w:r>
      <w:r>
        <w:t xml:space="preserve">A day of real work on a repository you ship reveals more than any leaderboard,</w:t>
      </w:r>
      <w:r>
        <w:t xml:space="preserve"> </w:t>
      </w:r>
      <w:r>
        <w:t xml:space="preserve">which is why</w:t>
      </w:r>
      <w:r>
        <w:t xml:space="preserve"> </w:t>
      </w:r>
      <w:hyperlink w:anchor="tbl-harness-landscape-choice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ends in a pilot rather than a ranking.</w:t>
      </w:r>
    </w:p>
    <w:bookmarkEnd w:id="79"/>
    <w:bookmarkStart w:id="88" w:name="terminal-first-harnesses"/>
    <w:p>
      <w:pPr>
        <w:pStyle w:val="Heading4"/>
      </w:pPr>
      <w:r>
        <w:t xml:space="preserve">Terminal-first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tbl-harness-landscape-termin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Terminal-first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Claude Code</w:t>
                    </w:r>
                  </w:hyperlink>
                  <w:r>
                    <w:t xml:space="preserve"> </w:t>
                  </w:r>
                  <w:r>
                    <w:t xml:space="preserve">(Anthropic)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deepest programmable harness: hooks, skills, plugins, subagents, MCP, and multi-agent workflows. Widely rated first on code quality, and consistently the heaviest token spender, with real volume starting on the higher subscription tiers.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OpenAI Codex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 CLI; proprietary cloud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reach leader: terminal, cloud, IDE, ChatGPT app, and browser surfaces. Strong on terminal benchmarks, sandboxed at the OS level, markedly more token-efficient than Claude Code, and now carrying skills, plugins, subagents, and a small hook system.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most-starred open harness: model-agnostic across many providers including local models, client-server architecture with a headless server mode, custom agents, MCP,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AGENTS.md</w:t>
                  </w:r>
                  <w:r>
                    <w:t xml:space="preserve">. Claude works only through an API key, not a subscription login.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git-native pioneer: maps the repository and commits each edit. Reported to be in maintenance mode since early 2026, still respected for auditability and local-model flexibility.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Goose</w:t>
                    </w:r>
                  </w:hyperlink>
                  <w:r>
                    <w:t xml:space="preserve"> </w:t>
                  </w:r>
                  <w:r>
                    <w:t xml:space="preserve">(Block, now Linux Foundation)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Rust terminal agent with vendor-neutral governance, many model providers and MCP extensions, parallel subagents, and Agent Client Protocol support. Local-first with no hosted option.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Gemini CLI</w:t>
                    </w:r>
                  </w:hyperlink>
                  <w:r>
                    <w:t xml:space="preserve"> </w:t>
                  </w:r>
                  <w:r>
                    <w:t xml:space="preserve">(Google)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Being folded into Antigravity CLI; issue #95 records free individual access ending on 2026-06-18, with enterprise Code Assist licenses unaffected.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Amp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Deliberately optimizes for the best outcome regardless of token cost: multi-model routing, parallel subagents, and an</w:t>
                  </w:r>
                  <w:r>
                    <w:t xml:space="preserve"> </w:t>
                  </w:r>
                  <w:r>
                    <w:t xml:space="preserve">“Oracle”</w:t>
                  </w:r>
                  <w:r>
                    <w:t xml:space="preserve"> </w:t>
                  </w:r>
                  <w:r>
                    <w:t xml:space="preserve">deep-reasoning mode. Spun out of Sourcegraph.</w:t>
                  </w:r>
                </w:p>
              </w:tc>
            </w:tr>
          </w:tbl>
          <w:bookmarkEnd w:id="87"/>
          <w:p/>
        </w:tc>
      </w:tr>
    </w:tbl>
    <w:bookmarkEnd w:id="88"/>
    <w:bookmarkStart w:id="99" w:name="editor-integrated-harnesses"/>
    <w:p>
      <w:pPr>
        <w:pStyle w:val="Heading4"/>
      </w:pPr>
      <w:r>
        <w:t xml:space="preserve">Editor-integrated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tbl-harness-landscape-edit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Editor-integrated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9">
                    <w:r>
                      <w:rPr>
                        <w:rStyle w:val="Hyperlink"/>
                      </w:rPr>
                      <w:t xml:space="preserve">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in-editor leader: a VS Code fork with a deep agent loop, an in-house model tuned for fast agentic editing, and rules, MCP, hooks, skills, plugins, and subagents. Reads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.cursor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.claude/agents</w:t>
                  </w:r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.codex/agents</w:t>
                  </w:r>
                  <w:r>
                    <w:t xml:space="preserve"> </w:t>
                  </w:r>
                  <w:r>
                    <w:t xml:space="preserve">configuration, per issue #95.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0">
                    <w:r>
                      <w:rPr>
                        <w:rStyle w:val="Hyperlink"/>
                      </w:rPr>
                      <w:t xml:space="preserve">GitHub Copilot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 widely distributed option, multi-model, with a cloud agent that turns an issue into a pull request in an ephemeral Actions environment; framed by GitHub for low-to-medium complexity tasks in well-tested codebases.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1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open-source VS Code standard: a plan-then-act workflow with human approval at each step, bring-your-own-key across many providers including local Ollama, and a Kanban surface for orchestrating parallel agents. The usual pick for audit-sensitive environments.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2">
                    <w:r>
                      <w:rPr>
                        <w:rStyle w:val="Hyperlink"/>
                      </w:rPr>
                      <w:t xml:space="preserve">Google Antigravity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Google’s agent-first development platform, built around an agent manager surface and now the center of its coding strategy; early reception focused on rate limits.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3">
                    <w:r>
                      <w:rPr>
                        <w:rStyle w:val="Hyperlink"/>
                      </w:rPr>
                      <w:t xml:space="preserve">Devin Desktop</w:t>
                    </w:r>
                  </w:hyperlink>
                  <w:r>
                    <w:t xml:space="preserve"> </w:t>
                  </w:r>
                  <w:r>
                    <w:t xml:space="preserve">(Cognition)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former Windsurf editor, rebranded in June 2026 with a local Devin agent, an agent command center, and Agent Client Protocol support.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4">
                    <w:r>
                      <w:rPr>
                        <w:rStyle w:val="Hyperlink"/>
                      </w:rPr>
                      <w:t xml:space="preserve">Continue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5">
                    <w:r>
                      <w:rPr>
                        <w:rStyle w:val="Hyperlink"/>
                      </w:rPr>
                      <w:t xml:space="preserve">Tabnine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6">
                    <w:r>
                      <w:rPr>
                        <w:rStyle w:val="Hyperlink"/>
                      </w:rPr>
                      <w:t xml:space="preserve">Kilo 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7">
                    <w:r>
                      <w:rPr>
                        <w:rStyle w:val="Hyperlink"/>
                      </w:rPr>
                      <w:t xml:space="preserve">Zed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Specialists: Continue adds an open-source agent to an existing editor; Tabnine is the on-premises, air-gapped enterprise pick; Kilo Code carries on the Roo Code lineage after that project’s 2026 shutdown; Zed is an open-source AI-native editor.</w:t>
                  </w:r>
                </w:p>
              </w:tc>
            </w:tr>
          </w:tbl>
          <w:bookmarkEnd w:id="98"/>
          <w:p/>
        </w:tc>
      </w:tr>
    </w:tbl>
    <w:bookmarkEnd w:id="99"/>
    <w:bookmarkStart w:id="101" w:name="autonomous-and-cloud-harnesses"/>
    <w:p>
      <w:pPr>
        <w:pStyle w:val="Heading4"/>
      </w:pPr>
      <w:r>
        <w:t xml:space="preserve">Autonomous and cloud harnesses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Devin</w:t>
      </w:r>
      <w:r>
        <w:t xml:space="preserve"> </w:t>
      </w:r>
      <w:r>
        <w:t xml:space="preserve">(Cognition) is the archetype:</w:t>
      </w:r>
      <w:r>
        <w:t xml:space="preserve"> </w:t>
      </w:r>
      <w:r>
        <w:t xml:space="preserve">delegate a task, and parallel managed instances each run in an isolated cloud machine and open pull requests.</w:t>
      </w:r>
      <w:r>
        <w:t xml:space="preserve"> </w:t>
      </w:r>
      <w:r>
        <w:t xml:space="preserve">Early trials were poor, and the product has matured since.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(MIT) is the open-source autonomous leader,</w:t>
      </w:r>
      <w:r>
        <w:t xml:space="preserve"> </w:t>
      </w:r>
      <w:r>
        <w:t xml:space="preserve">running headless in CI to browse, edit, test, and retry.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cloud tiers of interactive tools</w:t>
      </w:r>
      <w:r>
        <w:t xml:space="preserve"> </w:t>
      </w:r>
      <w:r>
        <w:t xml:space="preserve">(Copilot’s cloud agent, Codex Cloud, Cursor’s cloud agents)</w:t>
      </w:r>
      <w:r>
        <w:t xml:space="preserve"> </w:t>
      </w:r>
      <w:r>
        <w:t xml:space="preserve">share one design assumption:</w:t>
      </w:r>
      <w:r>
        <w:t xml:space="preserve"> </w:t>
      </w:r>
      <w:r>
        <w:t xml:space="preserve">the bottleneck is no longer what one agent can do,</w:t>
      </w:r>
      <w:r>
        <w:t xml:space="preserve"> </w:t>
      </w:r>
      <w:r>
        <w:t xml:space="preserve">but how many you can direct and review at once.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covers when that parallelism is worth having.</w:t>
      </w:r>
    </w:p>
    <w:bookmarkEnd w:id="101"/>
    <w:bookmarkStart w:id="104" w:name="the-minimalist-counter-trend"/>
    <w:p>
      <w:pPr>
        <w:pStyle w:val="Heading4"/>
      </w:pPr>
      <w:r>
        <w:t xml:space="preserve">The minimalist counter-trend</w:t>
      </w:r>
    </w:p>
    <w:p>
      <w:pPr>
        <w:pStyle w:val="FirstParagraph"/>
      </w:pPr>
      <w:r>
        <w:t xml:space="preserve">Against the deep-harness orthodoxy,</w:t>
      </w:r>
      <w:r>
        <w:t xml:space="preserve"> </w:t>
      </w:r>
      <w:r>
        <w:t xml:space="preserve">a 2026 movement argues that frontier models already know what a coding agent is,</w:t>
      </w:r>
      <w:r>
        <w:t xml:space="preserve"> </w:t>
      </w:r>
      <w:r>
        <w:t xml:space="preserve">so a harness should get out of the way.</w:t>
      </w:r>
      <w:r>
        <w:t xml:space="preserve"> </w:t>
      </w:r>
      <w:r>
        <w:t xml:space="preserve">Its flagship is</w:t>
      </w:r>
      <w:r>
        <w:t xml:space="preserve"> </w:t>
      </w:r>
      <w:hyperlink r:id="rId102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(MIT),</w:t>
      </w:r>
      <w:r>
        <w:t xml:space="preserve"> </w:t>
      </w:r>
      <w:r>
        <w:t xml:space="preserve">built by Mario Zechner and championed by Armin Ronacher:</w:t>
      </w:r>
      <w:r>
        <w:t xml:space="preserve"> </w:t>
      </w:r>
      <w:r>
        <w:t xml:space="preserve">four tools (read, bash, edit, write),</w:t>
      </w:r>
      <w:r>
        <w:t xml:space="preserve"> </w:t>
      </w:r>
      <w:r>
        <w:t xml:space="preserve">a system prompt plus tool definitions under a thousand tokens,</w:t>
      </w:r>
      <w:r>
        <w:t xml:space="preserve"> </w:t>
      </w:r>
      <w:r>
        <w:t xml:space="preserve">no MCP, plan mode, to-do list, or subagents,</w:t>
      </w:r>
      <w:r>
        <w:t xml:space="preserve"> </w:t>
      </w:r>
      <w:r>
        <w:t xml:space="preserve">and extension by asking the agent to write its own TypeScript extensions.</w:t>
      </w:r>
      <w:r>
        <w:t xml:space="preserve"> </w:t>
      </w:r>
      <w:r>
        <w:t xml:space="preserve">In its author’s own Terminal-Bench 2.0 run</w:t>
      </w:r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post dated 2025-11-30, on Claude Opus 4.5</w:t>
        </w:r>
      </w:hyperlink>
      <w:r>
        <w:t xml:space="preserve">)</w:t>
      </w:r>
      <w:r>
        <w:t xml:space="preserve"> </w:t>
      </w:r>
      <w:r>
        <w:t xml:space="preserve">it placed eighth,</w:t>
      </w:r>
      <w:r>
        <w:t xml:space="preserve"> </w:t>
      </w:r>
      <w:r>
        <w:t xml:space="preserve">which its author read as evidence that a minimal harness competes with the heavy ones.</w:t>
      </w:r>
    </w:p>
    <w:p>
      <w:pPr>
        <w:pStyle w:val="BodyText"/>
      </w:pPr>
      <w:r>
        <w:t xml:space="preserve">The maximalist reply is that the extra tokens in a heavy harness encode product features</w:t>
      </w:r>
      <w:r>
        <w:t xml:space="preserve"> </w:t>
      </w:r>
      <w:r>
        <w:t xml:space="preserve">(memory, scheduled tasks, subagents, plan mode, worktree support)</w:t>
      </w:r>
      <w:r>
        <w:t xml:space="preserve"> </w:t>
      </w:r>
      <w:r>
        <w:t xml:space="preserve">rather than waste.</w:t>
      </w:r>
      <w:r>
        <w:t xml:space="preserve"> </w:t>
      </w:r>
      <w:r>
        <w:t xml:space="preserve">Even Ronacher concedes that task queues, orchestration, and durable sessions will matter more over time,</w:t>
      </w:r>
      <w:r>
        <w:t xml:space="preserve"> </w:t>
      </w:r>
      <w:r>
        <w:t xml:space="preserve">so the two camps may converge.</w:t>
      </w:r>
    </w:p>
    <w:bookmarkEnd w:id="104"/>
    <w:bookmarkStart w:id="106" w:name="open-source-versus-proprietary"/>
    <w:p>
      <w:pPr>
        <w:pStyle w:val="Heading4"/>
      </w:pPr>
      <w:r>
        <w:t xml:space="preserve">Open source versus proprietary</w:t>
      </w:r>
    </w:p>
    <w:p>
      <w:pPr>
        <w:pStyle w:val="FirstParagraph"/>
      </w:pPr>
      <w:r>
        <w:t xml:space="preserve">Open source, where you pay only your model provider or run local models:</w:t>
      </w:r>
    </w:p>
    <w:p>
      <w:pPr>
        <w:pStyle w:val="Compact"/>
        <w:numPr>
          <w:ilvl w:val="0"/>
          <w:numId w:val="1019"/>
        </w:numPr>
      </w:pPr>
      <w:r>
        <w:t xml:space="preserve">OpenCode</w:t>
      </w:r>
    </w:p>
    <w:p>
      <w:pPr>
        <w:pStyle w:val="Compact"/>
        <w:numPr>
          <w:ilvl w:val="0"/>
          <w:numId w:val="1019"/>
        </w:numPr>
      </w:pPr>
      <w:r>
        <w:t xml:space="preserve">Codex CLI</w:t>
      </w:r>
    </w:p>
    <w:p>
      <w:pPr>
        <w:pStyle w:val="Compact"/>
        <w:numPr>
          <w:ilvl w:val="0"/>
          <w:numId w:val="1019"/>
        </w:numPr>
      </w:pPr>
      <w:r>
        <w:t xml:space="preserve">Cline</w:t>
      </w:r>
    </w:p>
    <w:p>
      <w:pPr>
        <w:pStyle w:val="Compact"/>
        <w:numPr>
          <w:ilvl w:val="0"/>
          <w:numId w:val="1019"/>
        </w:numPr>
      </w:pPr>
      <w:r>
        <w:t xml:space="preserve">Aider</w:t>
      </w:r>
    </w:p>
    <w:p>
      <w:pPr>
        <w:pStyle w:val="Compact"/>
        <w:numPr>
          <w:ilvl w:val="0"/>
          <w:numId w:val="1019"/>
        </w:numPr>
      </w:pPr>
      <w:r>
        <w:t xml:space="preserve">OpenHands</w:t>
      </w:r>
    </w:p>
    <w:p>
      <w:pPr>
        <w:pStyle w:val="Compact"/>
        <w:numPr>
          <w:ilvl w:val="0"/>
          <w:numId w:val="1019"/>
        </w:numPr>
      </w:pPr>
      <w:r>
        <w:t xml:space="preserve">Goose</w:t>
      </w:r>
    </w:p>
    <w:p>
      <w:pPr>
        <w:pStyle w:val="Compact"/>
        <w:numPr>
          <w:ilvl w:val="0"/>
          <w:numId w:val="1019"/>
        </w:numPr>
      </w:pPr>
      <w:r>
        <w:t xml:space="preserve">Continue</w:t>
      </w:r>
    </w:p>
    <w:p>
      <w:pPr>
        <w:pStyle w:val="Compact"/>
        <w:numPr>
          <w:ilvl w:val="0"/>
          <w:numId w:val="1019"/>
        </w:numPr>
      </w:pPr>
      <w:r>
        <w:t xml:space="preserve">Gemini CLI</w:t>
      </w:r>
    </w:p>
    <w:p>
      <w:pPr>
        <w:pStyle w:val="Compact"/>
        <w:numPr>
          <w:ilvl w:val="0"/>
          <w:numId w:val="1019"/>
        </w:numPr>
      </w:pPr>
      <w:r>
        <w:t xml:space="preserve">Pi</w:t>
      </w:r>
    </w:p>
    <w:p>
      <w:pPr>
        <w:pStyle w:val="Compact"/>
        <w:numPr>
          <w:ilvl w:val="0"/>
          <w:numId w:val="1019"/>
        </w:numPr>
      </w:pPr>
      <w:r>
        <w:t xml:space="preserve">Zed</w:t>
      </w:r>
    </w:p>
    <w:p>
      <w:pPr>
        <w:pStyle w:val="FirstParagraph"/>
      </w:pPr>
      <w:r>
        <w:t xml:space="preserve">Proprietary:</w:t>
      </w:r>
    </w:p>
    <w:p>
      <w:pPr>
        <w:pStyle w:val="Compact"/>
        <w:numPr>
          <w:ilvl w:val="0"/>
          <w:numId w:val="1020"/>
        </w:numPr>
      </w:pPr>
      <w:r>
        <w:t xml:space="preserve">Claude Code</w:t>
      </w:r>
    </w:p>
    <w:p>
      <w:pPr>
        <w:pStyle w:val="Compact"/>
        <w:numPr>
          <w:ilvl w:val="0"/>
          <w:numId w:val="1020"/>
        </w:numPr>
      </w:pPr>
      <w:r>
        <w:t xml:space="preserve">Cursor</w:t>
      </w:r>
    </w:p>
    <w:p>
      <w:pPr>
        <w:pStyle w:val="Compact"/>
        <w:numPr>
          <w:ilvl w:val="0"/>
          <w:numId w:val="1020"/>
        </w:numPr>
      </w:pPr>
      <w:r>
        <w:t xml:space="preserve">GitHub Copilot</w:t>
      </w:r>
    </w:p>
    <w:p>
      <w:pPr>
        <w:pStyle w:val="Compact"/>
        <w:numPr>
          <w:ilvl w:val="0"/>
          <w:numId w:val="1020"/>
        </w:numPr>
      </w:pPr>
      <w:r>
        <w:t xml:space="preserve">Devin</w:t>
      </w:r>
    </w:p>
    <w:p>
      <w:pPr>
        <w:pStyle w:val="Compact"/>
        <w:numPr>
          <w:ilvl w:val="0"/>
          <w:numId w:val="1020"/>
        </w:numPr>
      </w:pPr>
      <w:r>
        <w:t xml:space="preserve">Amp</w:t>
      </w:r>
    </w:p>
    <w:p>
      <w:pPr>
        <w:pStyle w:val="Compact"/>
        <w:numPr>
          <w:ilvl w:val="0"/>
          <w:numId w:val="1020"/>
        </w:numPr>
      </w:pPr>
      <w:r>
        <w:t xml:space="preserve">Antigravity</w:t>
      </w:r>
    </w:p>
    <w:p>
      <w:pPr>
        <w:pStyle w:val="Compact"/>
        <w:numPr>
          <w:ilvl w:val="0"/>
          <w:numId w:val="1020"/>
        </w:numPr>
      </w:pPr>
      <w:r>
        <w:t xml:space="preserve">Replit Agent</w:t>
      </w:r>
    </w:p>
    <w:p>
      <w:pPr>
        <w:pStyle w:val="Compact"/>
        <w:numPr>
          <w:ilvl w:val="0"/>
          <w:numId w:val="1020"/>
        </w:numPr>
      </w:pPr>
      <w:r>
        <w:t xml:space="preserve">Tabnine</w:t>
      </w:r>
    </w:p>
    <w:p>
      <w:pPr>
        <w:pStyle w:val="FirstParagraph"/>
      </w:pPr>
      <w:r>
        <w:t xml:space="preserve">For raw capability the proprietary leaders still edge ahead,</w:t>
      </w:r>
      <w:r>
        <w:t xml:space="preserve"> </w:t>
      </w:r>
      <w:r>
        <w:t xml:space="preserve">but the open options are competitive and win outright on cost, privacy, auditability, and model freedom.</w:t>
      </w:r>
      <w:r>
        <w:t xml:space="preserve"> </w:t>
      </w:r>
      <w:r>
        <w:t xml:space="preserve">The 2026 signature of open-source use is bring-your-own-key,</w:t>
      </w:r>
      <w:r>
        <w:t xml:space="preserve"> </w:t>
      </w:r>
      <w:r>
        <w:t xml:space="preserve">with two friction points worth knowing.</w:t>
      </w:r>
      <w:r>
        <w:t xml:space="preserve"> </w:t>
      </w:r>
      <w:r>
        <w:t xml:space="preserve">Anthropic restricted third-party harnesses’ use of flat-rate Claude subscriptions in April 2026,</w:t>
      </w:r>
      <w:r>
        <w:t xml:space="preserve"> </w:t>
      </w:r>
      <w:r>
        <w:t xml:space="preserve">which pushed some of those users onto extra-usage or per-token billing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same rule from the Claude Code side),</w:t>
      </w:r>
      <w:r>
        <w:t xml:space="preserve"> </w:t>
      </w:r>
      <w:r>
        <w:t xml:space="preserve">and OpenCode lost Claude Pro and Max login access after a dispute with Anthropic.</w:t>
      </w:r>
    </w:p>
    <w:bookmarkEnd w:id="106"/>
    <w:bookmarkStart w:id="109" w:name="local-model-coding"/>
    <w:p>
      <w:pPr>
        <w:pStyle w:val="Heading4"/>
      </w:pPr>
      <w:r>
        <w:t xml:space="preserve">Local-model coding</w:t>
      </w:r>
    </w:p>
    <w:p>
      <w:pPr>
        <w:pStyle w:val="FirstParagraph"/>
      </w:pPr>
      <w:r>
        <w:t xml:space="preserve">Local coding has matured to the point where the strongest open-weight models compete on the standard benchmarks.</w:t>
      </w:r>
      <w:r>
        <w:t xml:space="preserve"> </w:t>
      </w:r>
      <w:r>
        <w:t xml:space="preserve">The community favorites for consumer hardware are the Qwen, Devstral, Gemma, and DeepSeek families,</w:t>
      </w:r>
      <w:r>
        <w:t xml:space="preserve"> </w:t>
      </w:r>
      <w:r>
        <w:t xml:space="preserve">and the typical stack pairs OpenCode or Aider with a local OpenAI-compatible endpoint.</w:t>
      </w:r>
      <w:r>
        <w:t xml:space="preserve"> </w:t>
      </w:r>
      <w:hyperlink r:id="rId107">
        <w:r>
          <w:rPr>
            <w:rStyle w:val="Hyperlink"/>
          </w:rPr>
          <w:t xml:space="preserve">Running coding agents offline</w:t>
        </w:r>
      </w:hyperlink>
      <w:r>
        <w:t xml:space="preserve"> </w:t>
      </w:r>
      <w:r>
        <w:t xml:space="preserve">and</w:t>
      </w:r>
      <w:r>
        <w:t xml:space="preserve"> </w:t>
      </w:r>
      <w:hyperlink r:id="rId108">
        <w:r>
          <w:rPr>
            <w:rStyle w:val="Hyperlink"/>
          </w:rPr>
          <w:t xml:space="preserve">small local models</w:t>
        </w:r>
      </w:hyperlink>
      <w:r>
        <w:t xml:space="preserve"> </w:t>
      </w:r>
      <w:r>
        <w:t xml:space="preserve">cover the mechanics and the model choice.</w:t>
      </w:r>
    </w:p>
    <w:bookmarkEnd w:id="109"/>
    <w:bookmarkStart w:id="113" w:name="beyond-coding-general-agent-frameworks"/>
    <w:p>
      <w:pPr>
        <w:pStyle w:val="Heading4"/>
      </w:pPr>
      <w:r>
        <w:t xml:space="preserve">Beyond coding: general agent frameworks</w:t>
      </w:r>
    </w:p>
    <w:p>
      <w:pPr>
        <w:pStyle w:val="FirstParagraph"/>
      </w:pPr>
      <w:r>
        <w:t xml:space="preserve">The general agent-framework layer settled into three tiers: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Graph-based orchestration:</w:t>
      </w:r>
      <w:r>
        <w:t xml:space="preserve"> </w:t>
      </w:r>
      <w:hyperlink r:id="rId110">
        <w:r>
          <w:rPr>
            <w:rStyle w:val="Hyperlink"/>
          </w:rPr>
          <w:t xml:space="preserve">LangGraph</w:t>
        </w:r>
      </w:hyperlink>
      <w:r>
        <w:t xml:space="preserve">,</w:t>
      </w:r>
      <w:r>
        <w:t xml:space="preserve"> </w:t>
      </w:r>
      <w:r>
        <w:t xml:space="preserve">the production default for stateful, auditable, human-in-the-loop workflows, and Mastra for TypeScript.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Role-based multi-agent:</w:t>
      </w:r>
      <w:r>
        <w:t xml:space="preserve"> </w:t>
      </w:r>
      <w:hyperlink r:id="rId111">
        <w:r>
          <w:rPr>
            <w:rStyle w:val="Hyperlink"/>
          </w:rPr>
          <w:t xml:space="preserve">CrewAI</w:t>
        </w:r>
      </w:hyperlink>
      <w:r>
        <w:t xml:space="preserve">,</w:t>
      </w:r>
      <w:r>
        <w:t xml:space="preserve"> </w:t>
      </w:r>
      <w:r>
        <w:t xml:space="preserve">and AutoGen, now merged with Semantic Kernel into the</w:t>
      </w:r>
      <w:r>
        <w:t xml:space="preserve"> </w:t>
      </w:r>
      <w:hyperlink r:id="rId112">
        <w:r>
          <w:rPr>
            <w:rStyle w:val="Hyperlink"/>
          </w:rPr>
          <w:t xml:space="preserve">Microsoft Agent Framework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Lab SDKs:</w:t>
      </w:r>
      <w:r>
        <w:t xml:space="preserve"> </w:t>
      </w:r>
      <w:r>
        <w:t xml:space="preserve">the OpenAI Agents SDK, Anthropic’s Claude Agent SDK, and Google’s ADK.</w:t>
      </w:r>
    </w:p>
    <w:p>
      <w:pPr>
        <w:pStyle w:val="FirstParagraph"/>
      </w:pPr>
      <w:r>
        <w:t xml:space="preserve">MCP and the Agent-to-Agent protocol moved to Linux Foundation stewardship,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have become cross-tool standards in practice.</w:t>
      </w:r>
      <w:r>
        <w:t xml:space="preserve"> </w:t>
      </w:r>
      <w:r>
        <w:t xml:space="preserve">The practitioner warning that recurs in production surveys is that most deployed agents are short-horizon and single-agent,</w:t>
      </w:r>
      <w:r>
        <w:t xml:space="preserve"> </w:t>
      </w:r>
      <w:r>
        <w:t xml:space="preserve">so the prevailing advice is to start single-agent;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makes the same case for this lab’s own use.</w:t>
      </w:r>
    </w:p>
    <w:p>
      <w:pPr>
        <w:pStyle w:val="BodyText"/>
      </w:pPr>
      <w:r>
        <w:t xml:space="preserve">Browser-use agents are a fast-growing adjacent category,</w:t>
      </w:r>
      <w:r>
        <w:t xml:space="preserve"> </w:t>
      </w:r>
      <w:r>
        <w:t xml:space="preserve">and they remain structurally vulnerable to indirect prompt injection;</w:t>
      </w:r>
      <w:r>
        <w:t xml:space="preserve"> </w:t>
      </w:r>
      <w:r>
        <w:t xml:space="preserve">do not give one credentials or financial access without sandboxing and human checkpoints.</w:t>
      </w:r>
    </w:p>
    <w:bookmarkEnd w:id="113"/>
    <w:bookmarkStart w:id="115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harness-landscape-choi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Matching a harness to the job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If you want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Reach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Maximum code quality and programmable depth, and can absorb the 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on a high-volume plan; drop to Codex or Cursor if the bill or the task mix does not justify 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Cross-surface continuity, terminal tasks, and lower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Codex, the safest default on price for most teams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 stay in the editor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Cursor, or Copilot if you are GitHub-native and want issue-to-pull-request automation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 source, self-hosting, local models, or auditability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Cline (editor, approval-gated), OpenCode (terminal, headless), or OpenHands (autonomous CI); Tabnine for air-gapped deployments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Hands-off delegation of well-scoped backlog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Devin or the cloud agents in Codex, Cursor, and Copilot, with humans still reviewing the pull requests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Control, observability, and cheap parallel runs in a sandbox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 or Goose; stay with a heavier harness for long unattended runs</w:t>
                  </w:r>
                </w:p>
              </w:tc>
            </w:tr>
          </w:tbl>
          <w:bookmarkEnd w:id="114"/>
          <w:p/>
        </w:tc>
      </w:tr>
    </w:tbl>
    <w:p>
      <w:pPr>
        <w:pStyle w:val="BodyText"/>
      </w:pPr>
      <w:r>
        <w:t xml:space="preserve">Then pilot two of them on a repository you actually ship.</w:t>
      </w:r>
      <w:r>
        <w:t xml:space="preserve"> </w:t>
      </w:r>
      <w:r>
        <w:t xml:space="preserve">Token or usage-limit pain points toward Codex or an open bring-your-own-key harness;</w:t>
      </w:r>
      <w:r>
        <w:t xml:space="preserve"> </w:t>
      </w:r>
      <w:r>
        <w:t xml:space="preserve">a need for audit trails points toward Cline or LangGraph;</w:t>
      </w:r>
      <w:r>
        <w:t xml:space="preserve"> </w:t>
      </w:r>
      <w:r>
        <w:t xml:space="preserve">a need for private inference points toward OpenCode or Aider with a local model.</w:t>
      </w:r>
    </w:p>
    <w:bookmarkEnd w:id="115"/>
    <w:bookmarkEnd w:id="116"/>
    <w:bookmarkStart w:id="138" w:name="sec-ai-custom-harnesses"/>
    <w:p>
      <w:pPr>
        <w:pStyle w:val="Heading1"/>
      </w:pPr>
      <w:r>
        <w:t xml:space="preserve">8. Custom Harnesses and How to Build Our Own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defines a harness,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explains which of its layers are code and which are prose,</w:t>
      </w:r>
      <w:r>
        <w:t xml:space="preserve"> </w:t>
      </w:r>
      <w:r>
        <w:t xml:space="preserve">and</w:t>
      </w:r>
      <w:r>
        <w:t xml:space="preserve"> </w:t>
      </w:r>
      <w:hyperlink w:anchor="sec-ai-harness-landscape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maps the vendor harnesses.</w:t>
      </w:r>
      <w:r>
        <w:t xml:space="preserve"> </w:t>
      </w:r>
      <w:r>
        <w:t xml:space="preserve">This section covers the layer that sits on top of those: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custom harnesses</w:t>
      </w:r>
      <w:r>
        <w:t xml:space="preserve"> </w:t>
      </w:r>
      <w:r>
        <w:t xml:space="preserve">that individuals and small teams build for themselves,</w:t>
      </w:r>
      <w:r>
        <w:t xml:space="preserve"> </w:t>
      </w:r>
      <w:r>
        <w:t xml:space="preserve">and what building one would mean for this lab</w:t>
      </w:r>
      <w:r>
        <w:t xml:space="preserve"> </w:t>
      </w:r>
      <w:r>
        <w:t xml:space="preserve">(measured 2026-09-09 unless stated otherwise).</w:t>
      </w:r>
    </w:p>
    <w:bookmarkStart w:id="117" w:name="two-things-people-mean-by-custom-harness"/>
    <w:p>
      <w:pPr>
        <w:pStyle w:val="Heading4"/>
      </w:pPr>
      <w:r>
        <w:t xml:space="preserve">Two things people mean by</w:t>
      </w:r>
      <w:r>
        <w:t xml:space="preserve"> </w:t>
      </w:r>
      <w:r>
        <w:t xml:space="preserve">“custom harness”</w:t>
      </w:r>
    </w:p>
    <w:p>
      <w:pPr>
        <w:pStyle w:val="FirstParagraph"/>
      </w:pPr>
      <w:r>
        <w:t xml:space="preserve">The projects surveyed here split into two kinds,</w:t>
      </w:r>
      <w:r>
        <w:t xml:space="preserve"> </w:t>
      </w:r>
      <w:r>
        <w:t xml:space="preserve">and the distinction decides how much work a custom harness is: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configuration layer on a vendor harness.</w:t>
      </w:r>
      <w:r>
        <w:t xml:space="preserve"> </w:t>
      </w:r>
      <w:r>
        <w:t xml:space="preserve">The execution engine stays Claude Code, Codex, or OpenCode,</w:t>
      </w:r>
      <w:r>
        <w:t xml:space="preserve"> </w:t>
      </w:r>
      <w:r>
        <w:t xml:space="preserve">and the</w:t>
      </w:r>
      <w:r>
        <w:t xml:space="preserve"> </w:t>
      </w:r>
      <w:r>
        <w:t xml:space="preserve">“harness”</w:t>
      </w:r>
      <w:r>
        <w:t xml:space="preserve"> </w:t>
      </w:r>
      <w:r>
        <w:t xml:space="preserve">is a plugin:</w:t>
      </w:r>
      <w:r>
        <w:t xml:space="preserve"> </w:t>
      </w:r>
      <w:r>
        <w:t xml:space="preserve">skills, hooks, subagent definitions, slash commands, and memory files</w:t>
      </w:r>
      <w:r>
        <w:t xml:space="preserve"> </w:t>
      </w:r>
      <w:r>
        <w:t xml:space="preserve">that the vendor harness reads at runtime</w:t>
      </w:r>
      <w:r>
        <w:t xml:space="preserve"> </w:t>
      </w:r>
      <w:r>
        <w:t xml:space="preserve">(the markdown-plus-front-matter layer of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oh-my-claudecode</w:t>
      </w:r>
      <w:r>
        <w:t xml:space="preserve">, Hoyeon, Superpowers, and GSD Core are all this kind.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standalone runtime.</w:t>
      </w:r>
      <w:r>
        <w:t xml:space="preserve"> </w:t>
      </w:r>
      <w:r>
        <w:t xml:space="preserve">The tool-calling loop, permission model, and tool handlers are your own code,</w:t>
      </w:r>
      <w:r>
        <w:t xml:space="preserve"> </w:t>
      </w:r>
      <w:r>
        <w:t xml:space="preserve">and the model is called through an API.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and the LangChain guide are this kind.</w:t>
      </w:r>
    </w:p>
    <w:p>
      <w:pPr>
        <w:pStyle w:val="FirstParagraph"/>
      </w:pPr>
      <w:r>
        <w:t xml:space="preserve">The first kind is days of work and inherits every vendor upgrade for free.</w:t>
      </w:r>
      <w:r>
        <w:t xml:space="preserve"> </w:t>
      </w:r>
      <w:r>
        <w:t xml:space="preserve">The second is months of work and gives you control over the loop itself,</w:t>
      </w:r>
      <w:r>
        <w:t xml:space="preserve"> </w:t>
      </w:r>
      <w:r>
        <w:t xml:space="preserve">which is the only reason to pay for it.</w:t>
      </w:r>
    </w:p>
    <w:bookmarkEnd w:id="117"/>
    <w:bookmarkStart w:id="125" w:name="surveyed-projects"/>
    <w:p>
      <w:pPr>
        <w:pStyle w:val="Heading4"/>
      </w:pPr>
      <w:r>
        <w:t xml:space="preserve">Surveyed projects</w:t>
      </w:r>
    </w:p>
    <w:p>
      <w:pPr>
        <w:pStyle w:val="FirstParagraph"/>
      </w:pPr>
      <w:hyperlink w:anchor="tbl-custom-harnesses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lists the projects surveyed.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custom-harnes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Custom harnesses surveyed for this section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Kind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Runs 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(2026-09-09)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8">
                    <w:r>
                      <w:rPr>
                        <w:rStyle w:val="VerbatimChar"/>
                      </w:rPr>
                      <w:t xml:space="preserve">oh-my-claudecode</w:t>
                    </w:r>
                  </w:hyperlink>
                  <w:r>
                    <w:t xml:space="preserve"> </w:t>
                  </w:r>
                  <w:r>
                    <w:t xml:space="preserve">(Heo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(plus CLI workers for Codex, Gemini, Antigravity, Grok, Cursor)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39.1k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9">
                    <w:r>
                      <w:rPr>
                        <w:rStyle w:val="Hyperlink"/>
                      </w:rPr>
                      <w:t xml:space="preserve">Hoyeon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team-attention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174 stars; last push 2026-05-21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0">
                    <w:r>
                      <w:rPr>
                        <w:rStyle w:val="Hyperlink"/>
                      </w:rPr>
                      <w:t xml:space="preserve">Superpowers</w:t>
                    </w:r>
                  </w:hyperlink>
                  <w:r>
                    <w:t xml:space="preserve"> </w:t>
                  </w:r>
                  <w:r>
                    <w:t xml:space="preserve">(Vincent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Codex, Cursor, OpenCode, Pi, Hermes, and eight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283.8k stars; on the official Claude plugin marketplace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1">
                    <w:r>
                      <w:rPr>
                        <w:rStyle w:val="Hyperlink"/>
                      </w:rPr>
                      <w:t xml:space="preserve">GSD Core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open-gsd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OpenCode, Codex, Copilot, Cursor, and four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9.3k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2">
                    <w:r>
                      <w:rPr>
                        <w:rStyle w:val="VerbatimChar"/>
                      </w:rPr>
                      <w:t xml:space="preserve">OpenHarness</w:t>
                    </w:r>
                  </w:hyperlink>
                  <w:r>
                    <w:t xml:space="preserve"> </w:t>
                  </w:r>
                  <w:r>
                    <w:t xml:space="preserve">(HKUDS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Anthropic- or OpenAI-compatible endpoint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15.7k stars; last push 2026-06-04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3">
                    <w:r>
                      <w:rPr>
                        <w:rStyle w:val="Hyperlink"/>
                      </w:rPr>
                      <w:t xml:space="preserve">LangChain</w:t>
                    </w:r>
                    <w:r>
                      <w:rPr>
                        <w:rStyle w:val="Hyperlink"/>
                      </w:rPr>
                      <w:t xml:space="preserve"> </w:t>
                    </w:r>
                    <w:r>
                      <w:rPr>
                        <w:rStyle w:val="VerbatimChar"/>
                      </w:rPr>
                      <w:t xml:space="preserve">create_agent</w:t>
                    </w:r>
                  </w:hyperlink>
                  <w:r>
                    <w:t xml:space="preserve"> </w:t>
                  </w:r>
                  <w:r>
                    <w:t xml:space="preserve">(Runkle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LangChain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 (library)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guide, not a product</w:t>
                  </w:r>
                </w:p>
              </w:tc>
            </w:tr>
          </w:tbl>
          <w:bookmarkEnd w:id="124"/>
          <w:p/>
        </w:tc>
      </w:tr>
    </w:tbl>
    <w:bookmarkEnd w:id="125"/>
    <w:bookmarkStart w:id="127" w:name="oh-my-claudecode-omc"/>
    <w:p>
      <w:pPr>
        <w:pStyle w:val="Heading4"/>
      </w:pPr>
      <w:r>
        <w:rPr>
          <w:rStyle w:val="VerbatimChar"/>
        </w:rPr>
        <w:t xml:space="preserve">oh-my-claudecode</w:t>
      </w:r>
      <w:r>
        <w:t xml:space="preserve"> </w:t>
      </w:r>
      <w:r>
        <w:t xml:space="preserve">(OMC)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states:</w:t>
      </w:r>
      <w:r>
        <w:t xml:space="preserve"> </w:t>
      </w:r>
      <w:r>
        <w:t xml:space="preserve">“Multi-agent orchestration for Claude Code. Zero learning curve.”</w:t>
      </w:r>
      <w:r>
        <w:t xml:space="preserve"> </w:t>
      </w:r>
      <w:r>
        <w:t xml:space="preserve">(Heo 2026)</w:t>
      </w:r>
      <w:r>
        <w:t xml:space="preserve">.</w:t>
      </w:r>
      <w:r>
        <w:t xml:space="preserve"> </w:t>
      </w:r>
      <w:r>
        <w:t xml:space="preserve">It installs as a Claude Code plugin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/plugin install oh-my-claudecode</w:t>
      </w:r>
      <w:r>
        <w:t xml:space="preserve">)</w:t>
      </w:r>
      <w:r>
        <w:t xml:space="preserve"> </w:t>
      </w:r>
      <w:r>
        <w:t xml:space="preserve">or as an npm CLI,</w:t>
      </w:r>
      <w:r>
        <w:t xml:space="preserve"> </w:t>
      </w:r>
      <w:r>
        <w:t xml:space="preserve">and adds:</w:t>
      </w:r>
    </w:p>
    <w:p>
      <w:pPr>
        <w:pStyle w:val="Compact"/>
        <w:numPr>
          <w:ilvl w:val="0"/>
          <w:numId w:val="1023"/>
        </w:numPr>
      </w:pPr>
      <w:r>
        <w:t xml:space="preserve">execution modes: a staged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team-plan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team-prd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team-fix</w:t>
      </w:r>
      <w:r>
        <w:t xml:space="preserve"> </w:t>
      </w:r>
      <w:r>
        <w:t xml:space="preserve">in a loop),</w:t>
      </w:r>
      <w:r>
        <w:t xml:space="preserve"> </w:t>
      </w:r>
      <w:r>
        <w:rPr>
          <w:rStyle w:val="VerbatimChar"/>
        </w:rPr>
        <w:t xml:space="preserve">autopilot</w:t>
      </w:r>
      <w:r>
        <w:t xml:space="preserve"> </w:t>
      </w:r>
      <w:r>
        <w:t xml:space="preserve">for single-agent autonomy,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ralph</w:t>
      </w:r>
      <w:r>
        <w:t xml:space="preserve"> </w:t>
      </w:r>
      <w:r>
        <w:t xml:space="preserve">for persistence until a task verifies;</w:t>
      </w:r>
    </w:p>
    <w:p>
      <w:pPr>
        <w:pStyle w:val="Compact"/>
        <w:numPr>
          <w:ilvl w:val="0"/>
          <w:numId w:val="1023"/>
        </w:numPr>
      </w:pPr>
      <w:r>
        <w:t xml:space="preserve">19 specialized subagents with a model-by-agent compatibility matrix</w:t>
      </w:r>
      <w:r>
        <w:t xml:space="preserve"> </w:t>
      </w:r>
      <w:r>
        <w:t xml:space="preserve">and routing that sends simple tasks to Haiku and reasoning to Opus,</w:t>
      </w:r>
      <w:r>
        <w:t xml:space="preserve"> </w:t>
      </w:r>
      <w:r>
        <w:t xml:space="preserve">which the README says</w:t>
      </w:r>
      <w:r>
        <w:t xml:space="preserve"> </w:t>
      </w:r>
      <w:r>
        <w:t xml:space="preserve">“saves 30-50% on tokens”</w:t>
      </w:r>
      <w:r>
        <w:t xml:space="preserve"> </w:t>
      </w:r>
      <w:r>
        <w:t xml:space="preserve">without a stated methodology;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/skillify</w:t>
      </w:r>
      <w:r>
        <w:t xml:space="preserve">, which extracts a reusable skill from a session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.omc/skills/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~/.omc/skills/</w:t>
      </w:r>
      <w:r>
        <w:t xml:space="preserve"> </w:t>
      </w:r>
      <w:r>
        <w:t xml:space="preserve">(user)</w:t>
      </w:r>
      <w:r>
        <w:t xml:space="preserve"> </w:t>
      </w:r>
      <w:r>
        <w:t xml:space="preserve">and auto-injects matching skills later;</w:t>
      </w:r>
    </w:p>
    <w:p>
      <w:pPr>
        <w:pStyle w:val="Compact"/>
        <w:numPr>
          <w:ilvl w:val="0"/>
          <w:numId w:val="1023"/>
        </w:numPr>
      </w:pPr>
      <w:r>
        <w:t xml:space="preserve">a HUD status line, cost tracking, Discord/Telegram/Slack notifications,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-based mode that drives other vendors’ CLIs as workers.</w:t>
      </w:r>
    </w:p>
    <w:p>
      <w:pPr>
        <w:pStyle w:val="FirstParagraph"/>
      </w:pPr>
      <w:r>
        <w:t xml:space="preserve">It is the same family as the Oh My OpenCode project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 </w:t>
      </w:r>
      <w:r>
        <w:t xml:space="preserve">(the npm package is still named</w:t>
      </w:r>
      <w:r>
        <w:t xml:space="preserve"> </w:t>
      </w:r>
      <w:r>
        <w:rPr>
          <w:rStyle w:val="VerbatimChar"/>
        </w:rPr>
        <w:t xml:space="preserve">oh-my-claude-sisyphus</w:t>
      </w:r>
      <w:r>
        <w:t xml:space="preserve">),</w:t>
      </w:r>
      <w:r>
        <w:t xml:space="preserve"> </w:t>
      </w:r>
      <w:r>
        <w:t xml:space="preserve">and by star count the most-used custom harness in this survey after Superpowers.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Partly.</w:t>
      </w:r>
      <w:r>
        <w:t xml:space="preserve"> </w:t>
      </w:r>
      <w:r>
        <w:t xml:space="preserve">Its model routing and skill extraction are things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already does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select-model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ums</w:t>
      </w:r>
      <w:r>
        <w:t xml:space="preserve">,</w:t>
      </w:r>
      <w:r>
        <w:t xml:space="preserve"> </w:t>
      </w:r>
      <w:r>
        <w:t xml:space="preserve">so installing OMC on top would double them.</w:t>
      </w:r>
      <w:r>
        <w:t xml:space="preserve"> </w:t>
      </w:r>
      <w:r>
        <w:t xml:space="preserve">Its notification integrations and HUD are the pieces we lack,</w:t>
      </w:r>
      <w:r>
        <w:t xml:space="preserve"> </w:t>
      </w:r>
      <w:r>
        <w:t xml:space="preserve">and they are separable.</w:t>
      </w:r>
    </w:p>
    <w:bookmarkEnd w:id="127"/>
    <w:bookmarkStart w:id="128" w:name="hoyeon"/>
    <w:p>
      <w:pPr>
        <w:pStyle w:val="Heading4"/>
      </w:pPr>
      <w:r>
        <w:t xml:space="preserve">Hoyeon</w:t>
      </w:r>
    </w:p>
    <w:p>
      <w:pPr>
        <w:pStyle w:val="FirstParagraph"/>
      </w:pPr>
      <w:r>
        <w:t xml:space="preserve">Hoyeon calls itself a</w:t>
      </w:r>
      <w:r>
        <w:t xml:space="preserve"> </w:t>
      </w:r>
      <w:r>
        <w:t xml:space="preserve">“Requirements-first Harness — derive, verify, execute”</w:t>
      </w:r>
      <w:r>
        <w:t xml:space="preserve"> </w:t>
      </w:r>
      <w:r>
        <w:t xml:space="preserve">(</w:t>
      </w:r>
      <w:r>
        <w:t xml:space="preserve">team-attention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idea is that most agent failures are planning failures,</w:t>
      </w:r>
      <w:r>
        <w:t xml:space="preserve"> </w:t>
      </w:r>
      <w:r>
        <w:t xml:space="preserve">so it forces a derivation chain</w:t>
      </w:r>
      <w:r>
        <w:t xml:space="preserve"> </w:t>
      </w:r>
      <w:r>
        <w:t xml:space="preserve">(goal, context, decisions, requirements, tasks, execution)</w:t>
      </w:r>
      <w:r>
        <w:t xml:space="preserve"> </w:t>
      </w:r>
      <w:r>
        <w:t xml:space="preserve">and gates each transition twice:</w:t>
      </w:r>
      <w:r>
        <w:t xml:space="preserve"> </w:t>
      </w:r>
      <w:r>
        <w:t xml:space="preserve">a CLI validates the structure of</w:t>
      </w:r>
      <w:r>
        <w:t xml:space="preserve"> </w:t>
      </w:r>
      <w:r>
        <w:rPr>
          <w:rStyle w:val="VerbatimChar"/>
        </w:rPr>
        <w:t xml:space="preserve">requirements.md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plan.json</w:t>
      </w:r>
      <w:r>
        <w:t xml:space="preserve"> </w:t>
      </w:r>
      <w:r>
        <w:t xml:space="preserve">before any model reads them,</w:t>
      </w:r>
      <w:r>
        <w:t xml:space="preserve"> </w:t>
      </w:r>
      <w:r>
        <w:t xml:space="preserve">and a reviewer agent checks for scope drift and blind spots.</w:t>
      </w:r>
      <w:r>
        <w:t xml:space="preserve"> </w:t>
      </w:r>
      <w:r>
        <w:t xml:space="preserve">The commands are</w:t>
      </w:r>
      <w:r>
        <w:t xml:space="preserve"> </w:t>
      </w:r>
      <w:r>
        <w:rPr>
          <w:rStyle w:val="VerbatimChar"/>
        </w:rPr>
        <w:t xml:space="preserve">/specify</w:t>
      </w:r>
      <w:r>
        <w:t xml:space="preserve"> </w:t>
      </w:r>
      <w:r>
        <w:t xml:space="preserve">(a Socratic interview),</w:t>
      </w:r>
      <w:r>
        <w:t xml:space="preserve"> </w:t>
      </w:r>
      <w:r>
        <w:rPr>
          <w:rStyle w:val="VerbatimChar"/>
        </w:rPr>
        <w:t xml:space="preserve">/blueprint</w:t>
      </w:r>
      <w:r>
        <w:t xml:space="preserve"> </w:t>
      </w:r>
      <w:r>
        <w:t xml:space="preserve">(contract-first planning into a task dependency graph),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 </w:t>
      </w:r>
      <w:r>
        <w:t xml:space="preserve">(parallel workers plus independent verification against sub-requirements),</w:t>
      </w:r>
      <w:r>
        <w:t xml:space="preserve"> </w:t>
      </w:r>
      <w:r>
        <w:rPr>
          <w:rStyle w:val="VerbatimChar"/>
        </w:rPr>
        <w:t xml:space="preserve">/bugfix</w:t>
      </w:r>
      <w:r>
        <w:t xml:space="preserve">,</w:t>
      </w:r>
      <w:r>
        <w:t xml:space="preserve"> </w:t>
      </w:r>
      <w:r>
        <w:rPr>
          <w:rStyle w:val="VerbatimChar"/>
        </w:rPr>
        <w:t xml:space="preserve">/council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/tribunal</w:t>
      </w:r>
      <w:r>
        <w:t xml:space="preserve"> </w:t>
      </w:r>
      <w:r>
        <w:t xml:space="preserve">(a three-agent adversarial review: risk, value, feasibility).</w:t>
      </w:r>
      <w:r>
        <w:t xml:space="preserve"> </w:t>
      </w:r>
      <w:r>
        <w:t xml:space="preserve">It ships 22 agents and 29 skills and installs with</w:t>
      </w:r>
      <w:r>
        <w:t xml:space="preserve"> </w:t>
      </w:r>
      <w:r>
        <w:rPr>
          <w:rStyle w:val="VerbatimChar"/>
        </w:rPr>
        <w:t xml:space="preserve">claude plugin add team-attention/hoyeon</w:t>
      </w:r>
      <w:r>
        <w:t xml:space="preserve"> </w:t>
      </w:r>
      <w:r>
        <w:t xml:space="preserve">plus an npm CLI.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design principle is exactly the lab’s own</w:t>
      </w:r>
      <w:r>
        <w:t xml:space="preserve"> </w:t>
      </w:r>
      <w:r>
        <w:t xml:space="preserve">“deterministic tools over model judgment”</w:t>
      </w:r>
      <w:r>
        <w:t xml:space="preserve"> </w:t>
      </w:r>
      <w:r>
        <w:t xml:space="preserve">rule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):</w:t>
      </w:r>
      <w:r>
        <w:t xml:space="preserve"> </w:t>
      </w:r>
      <w:r>
        <w:t xml:space="preserve">a CLI that rejects malformed plans before an LLM sees them</w:t>
      </w:r>
      <w:r>
        <w:t xml:space="preserve"> </w:t>
      </w:r>
      <w:r>
        <w:t xml:space="preserve">is the kind of instrument our hooks already are for pushes and merges.</w:t>
      </w:r>
      <w:r>
        <w:t xml:space="preserve"> </w:t>
      </w:r>
      <w:r>
        <w:t xml:space="preserve">The requirements interview is heavier than most of our tasks need,</w:t>
      </w:r>
      <w:r>
        <w:t xml:space="preserve"> </w:t>
      </w:r>
      <w:r>
        <w:t xml:space="preserve">and it is Claude-Code-only.</w:t>
      </w:r>
    </w:p>
    <w:bookmarkEnd w:id="128"/>
    <w:bookmarkStart w:id="129" w:name="superpowers"/>
    <w:p>
      <w:pPr>
        <w:pStyle w:val="Heading4"/>
      </w:pPr>
      <w:r>
        <w:t xml:space="preserve">Superpowers</w:t>
      </w:r>
    </w:p>
    <w:p>
      <w:pPr>
        <w:pStyle w:val="FirstParagraph"/>
      </w:pPr>
      <w:r>
        <w:t xml:space="preserve">Superpowers is Jesse Vincent’s</w:t>
      </w:r>
      <w:r>
        <w:t xml:space="preserve"> </w:t>
      </w:r>
      <w:r>
        <w:t xml:space="preserve">“agentic skills framework &amp; software development methodology”</w:t>
      </w:r>
      <w:r>
        <w:t xml:space="preserve"> </w:t>
      </w:r>
      <w:r>
        <w:t xml:space="preserve">(Vincent 2026)</w:t>
      </w:r>
      <w:r>
        <w:t xml:space="preserve">.</w:t>
      </w:r>
      <w:r>
        <w:t xml:space="preserve"> </w:t>
      </w:r>
      <w:r>
        <w:t xml:space="preserve">It is the purest example of the layer kind:</w:t>
      </w:r>
      <w:r>
        <w:t xml:space="preserve"> </w:t>
      </w:r>
      <w:r>
        <w:t xml:space="preserve">a set of skills and one bootstrap that makes them mandatory.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meta-skill injects itself at session start</w:t>
      </w:r>
      <w:r>
        <w:t xml:space="preserve"> </w:t>
      </w:r>
      <w:r>
        <w:t xml:space="preserve">so the agent checks for a relevant skill before any task,</w:t>
      </w:r>
      <w:r>
        <w:t xml:space="preserve"> </w:t>
      </w:r>
      <w:r>
        <w:t xml:space="preserve">and the skills encode a workflow:</w:t>
      </w:r>
      <w:r>
        <w:t xml:space="preserve"> </w:t>
      </w:r>
      <w:r>
        <w:t xml:space="preserve">brainstorming, writing and executing plans, test-driven development,</w:t>
      </w:r>
      <w:r>
        <w:t xml:space="preserve"> </w:t>
      </w:r>
      <w:r>
        <w:t xml:space="preserve">systematic debugging, git worktrees, requesting and receiving code review,</w:t>
      </w:r>
      <w:r>
        <w:t xml:space="preserve"> </w:t>
      </w:r>
      <w:r>
        <w:t xml:space="preserve">and subagent-driven development with a two-stage review</w:t>
      </w:r>
      <w:r>
        <w:t xml:space="preserve"> </w:t>
      </w:r>
      <w:r>
        <w:t xml:space="preserve">(spec compliance first, then code quality).</w:t>
      </w:r>
      <w:r>
        <w:t xml:space="preserve"> </w:t>
      </w:r>
      <w:r>
        <w:t xml:space="preserve">It installs from the official Claude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install superpowers@claude-plugins-official</w:t>
      </w:r>
      <w:r>
        <w:t xml:space="preserve">)</w:t>
      </w:r>
      <w:r>
        <w:t xml:space="preserve"> </w:t>
      </w:r>
      <w:r>
        <w:t xml:space="preserve">and from Codex’s</w:t>
      </w:r>
      <w:r>
        <w:t xml:space="preserve"> </w:t>
      </w:r>
      <w:r>
        <w:rPr>
          <w:rStyle w:val="VerbatimChar"/>
        </w:rPr>
        <w:t xml:space="preserve">/plugins</w:t>
      </w:r>
      <w:r>
        <w:t xml:space="preserve">,</w:t>
      </w:r>
      <w:r>
        <w:t xml:space="preserve"> </w:t>
      </w:r>
      <w:r>
        <w:t xml:space="preserve">and supports fourteen harnesses.</w:t>
      </w:r>
      <w:r>
        <w:t xml:space="preserve"> </w:t>
      </w:r>
      <w:r>
        <w:t xml:space="preserve">Its own README records the cost of the layer approach:</w:t>
      </w:r>
      <w:r>
        <w:t xml:space="preserve"> </w:t>
      </w:r>
      <w:r>
        <w:t xml:space="preserve">Hermes has no post-compaction hook,</w:t>
      </w:r>
      <w:r>
        <w:t xml:space="preserve"> </w:t>
      </w:r>
      <w:r>
        <w:t xml:space="preserve">so a long session that compacts loses the bootstrap.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Yes, and the lab’s maintainer already runs it alongside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in Claude Code.</w:t>
      </w:r>
      <w:r>
        <w:t xml:space="preserve"> </w:t>
      </w:r>
      <w:r>
        <w:t xml:space="preserve">The overlap is real</w:t>
      </w:r>
      <w:r>
        <w:t xml:space="preserve"> </w:t>
      </w:r>
      <w:r>
        <w:t xml:space="preserve">(both have a brainstorming skill, both have a code-review workflow),</w:t>
      </w:r>
      <w:r>
        <w:t xml:space="preserve"> </w:t>
      </w:r>
      <w:r>
        <w:t xml:space="preserve">so treat it as a reference implementation of skill design</w:t>
      </w:r>
      <w:r>
        <w:t xml:space="preserve"> </w:t>
      </w:r>
      <w:r>
        <w:t xml:space="preserve">rather than a second source of truth.</w:t>
      </w:r>
    </w:p>
    <w:bookmarkEnd w:id="129"/>
    <w:bookmarkStart w:id="130" w:name="gsd-core"/>
    <w:p>
      <w:pPr>
        <w:pStyle w:val="Heading4"/>
      </w:pPr>
      <w:r>
        <w:t xml:space="preserve">GSD Core</w:t>
      </w:r>
    </w:p>
    <w:p>
      <w:pPr>
        <w:pStyle w:val="FirstParagraph"/>
      </w:pPr>
      <w:r>
        <w:t xml:space="preserve">GSD (</w:t>
      </w:r>
      <w:r>
        <w:t xml:space="preserve">“Git. Ship. Done.”</w:t>
      </w:r>
      <w:r>
        <w:t xml:space="preserve">) describes itself as a</w:t>
      </w:r>
      <w:r>
        <w:t xml:space="preserve"> </w:t>
      </w:r>
      <w:r>
        <w:t xml:space="preserve">“context-engineering and spec-driven development framework</w:t>
      </w:r>
      <w:r>
        <w:t xml:space="preserve"> </w:t>
      </w:r>
      <w:r>
        <w:t xml:space="preserve">that drives AI coding agents through a disciplined phase loop”</w:t>
      </w:r>
      <w:r>
        <w:t xml:space="preserve"> </w:t>
      </w:r>
      <w:r>
        <w:t xml:space="preserve">(</w:t>
      </w:r>
      <w:r>
        <w:t xml:space="preserve">open-gsd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target is</w:t>
      </w:r>
      <w:r>
        <w:t xml:space="preserve"> </w:t>
      </w:r>
      <w:r>
        <w:rPr>
          <w:b/>
          <w:bCs/>
        </w:rPr>
        <w:t xml:space="preserve">context rot</w:t>
      </w:r>
      <w:r>
        <w:t xml:space="preserve">,</w:t>
      </w:r>
      <w:r>
        <w:t xml:space="preserve"> </w:t>
      </w:r>
      <w:r>
        <w:t xml:space="preserve">which it defines as the quality degradation that accumulates as an agent fills its context window.</w:t>
      </w:r>
      <w:r>
        <w:t xml:space="preserve"> </w:t>
      </w:r>
      <w:r>
        <w:t xml:space="preserve">The remedy is a five-step loop per milestone:</w:t>
      </w:r>
    </w:p>
    <w:p>
      <w:pPr>
        <w:pStyle w:val="Compact"/>
        <w:numPr>
          <w:ilvl w:val="0"/>
          <w:numId w:val="1024"/>
        </w:numPr>
      </w:pPr>
      <w:r>
        <w:t xml:space="preserve">discuss (capture decisions);</w:t>
      </w:r>
    </w:p>
    <w:p>
      <w:pPr>
        <w:pStyle w:val="Compact"/>
        <w:numPr>
          <w:ilvl w:val="0"/>
          <w:numId w:val="1024"/>
        </w:numPr>
      </w:pPr>
      <w:r>
        <w:t xml:space="preserve">plan (research and decompose in a subagent);</w:t>
      </w:r>
    </w:p>
    <w:p>
      <w:pPr>
        <w:pStyle w:val="Compact"/>
        <w:numPr>
          <w:ilvl w:val="0"/>
          <w:numId w:val="1024"/>
        </w:numPr>
      </w:pPr>
      <w:r>
        <w:t xml:space="preserve">execute (parallel executors, each starting with a fresh context);</w:t>
      </w:r>
    </w:p>
    <w:p>
      <w:pPr>
        <w:pStyle w:val="Compact"/>
        <w:numPr>
          <w:ilvl w:val="0"/>
          <w:numId w:val="1024"/>
        </w:numPr>
      </w:pPr>
      <w:r>
        <w:t xml:space="preserve">verify (walk through the built work before declaring done);</w:t>
      </w:r>
    </w:p>
    <w:p>
      <w:pPr>
        <w:pStyle w:val="Compact"/>
        <w:numPr>
          <w:ilvl w:val="0"/>
          <w:numId w:val="1024"/>
        </w:numPr>
      </w:pPr>
      <w:r>
        <w:t xml:space="preserve">ship (open the PR, archive the phase).</w:t>
      </w:r>
    </w:p>
    <w:p>
      <w:pPr>
        <w:pStyle w:val="FirstParagraph"/>
      </w:pPr>
      <w:r>
        <w:t xml:space="preserve">State lives in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CONTEXT.md</w:t>
      </w:r>
      <w:r>
        <w:t xml:space="preserve"> </w:t>
      </w:r>
      <w:r>
        <w:t xml:space="preserve">so it survives session boundaries.</w:t>
      </w:r>
      <w:r>
        <w:t xml:space="preserve"> </w:t>
      </w:r>
      <w:r>
        <w:t xml:space="preserve">It installs with</w:t>
      </w:r>
      <w:r>
        <w:t xml:space="preserve"> </w:t>
      </w:r>
      <w:r>
        <w:rPr>
          <w:rStyle w:val="VerbatimChar"/>
        </w:rPr>
        <w:t xml:space="preserve">npx @opengsd/gsd-core@latest</w:t>
      </w:r>
      <w:r>
        <w:t xml:space="preserve">,</w:t>
      </w:r>
      <w:r>
        <w:t xml:space="preserve"> </w:t>
      </w:r>
      <w:r>
        <w:t xml:space="preserve">which asks which of nine runtimes to target.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fresh-context-executor pattern is the same one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recommends,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handoff</w:t>
      </w:r>
      <w:r>
        <w:t xml:space="preserve"> </w:t>
      </w:r>
      <w:r>
        <w:t xml:space="preserve">skills</w:t>
      </w:r>
      <w:r>
        <w:t xml:space="preserve"> </w:t>
      </w:r>
      <w:r>
        <w:t xml:space="preserve">play the role of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.</w:t>
      </w:r>
      <w:r>
        <w:t xml:space="preserve"> </w:t>
      </w:r>
      <w:r>
        <w:t xml:space="preserve">GSD’s contribution is having made the loop the default rather than an option.</w:t>
      </w:r>
    </w:p>
    <w:bookmarkEnd w:id="130"/>
    <w:bookmarkStart w:id="131" w:name="openharness"/>
    <w:p>
      <w:pPr>
        <w:pStyle w:val="Heading4"/>
      </w:pPr>
      <w:r>
        <w:rPr>
          <w:rStyle w:val="VerbatimChar"/>
        </w:rPr>
        <w:t xml:space="preserve">OpenHarness</w:t>
      </w:r>
    </w:p>
    <w:p>
      <w:pPr>
        <w:pStyle w:val="FirstParagraph"/>
      </w:pPr>
      <w:r>
        <w:rPr>
          <w:rStyle w:val="VerbatimChar"/>
        </w:rPr>
        <w:t xml:space="preserve">OpenHarness</w:t>
      </w:r>
      <w:r>
        <w:t xml:space="preserve">, from the HKUDS group at the University of Hong Kong,</w:t>
      </w:r>
      <w:r>
        <w:t xml:space="preserve"> </w:t>
      </w:r>
      <w:r>
        <w:t xml:space="preserve">is an</w:t>
      </w:r>
      <w:r>
        <w:t xml:space="preserve"> </w:t>
      </w:r>
      <w:r>
        <w:t xml:space="preserve">“Open Agent Harness with a Built-in Personal Agent”</w:t>
      </w:r>
      <w:r>
        <w:t xml:space="preserve"> </w:t>
      </w:r>
      <w:r>
        <w:t xml:space="preserve">(HKUDS 2026)</w:t>
      </w:r>
      <w:r>
        <w:t xml:space="preserve"> </w:t>
      </w:r>
      <w:r>
        <w:t xml:space="preserve">and the one standalone runtime in this survey that targets coding-agent use.</w:t>
      </w:r>
      <w:r>
        <w:t xml:space="preserve"> </w:t>
      </w:r>
      <w:r>
        <w:t xml:space="preserve">It is Python with a React terminal UI,</w:t>
      </w:r>
      <w:r>
        <w:t xml:space="preserve"> </w:t>
      </w:r>
      <w:r>
        <w:t xml:space="preserve">installs from a shell script in the repository (the command is</w:t>
      </w:r>
      <w:r>
        <w:t xml:space="preserve"> </w:t>
      </w:r>
      <w:r>
        <w:rPr>
          <w:rStyle w:val="VerbatimChar"/>
        </w:rPr>
        <w:t xml:space="preserve">oh</w:t>
      </w:r>
      <w:r>
        <w:t xml:space="preserve">),</w:t>
      </w:r>
      <w:r>
        <w:t xml:space="preserve"> </w:t>
      </w:r>
      <w:r>
        <w:t xml:space="preserve">and rebuilds the whole stack from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an agent loop with streaming tool use and retries,</w:t>
      </w:r>
      <w:r>
        <w:t xml:space="preserve"> </w:t>
      </w:r>
      <w:r>
        <w:t xml:space="preserve">a registry of more than forty tools,</w:t>
      </w:r>
      <w:r>
        <w:t xml:space="preserve"> </w:t>
      </w:r>
      <w:r>
        <w:t xml:space="preserve">Markdown skills loaded on demand,</w:t>
      </w:r>
      <w:r>
        <w:t xml:space="preserve"> </w:t>
      </w:r>
      <w:r>
        <w:t xml:space="preserve">plugins that follow Claude Code’s conventions</w:t>
      </w:r>
      <w:r>
        <w:t xml:space="preserve"> </w:t>
      </w:r>
      <w:r>
        <w:t xml:space="preserve">(the README reports testing against twelve official plugins),</w:t>
      </w:r>
      <w:r>
        <w:t xml:space="preserve"> </w:t>
      </w:r>
      <w:r>
        <w:t xml:space="preserve">three permission modes (ask, auto, plan) plus path and command rules,</w:t>
      </w:r>
      <w:r>
        <w:t xml:space="preserve"> </w:t>
      </w:r>
      <w:r>
        <w:t xml:space="preserve">lifecycle hooks, MCP, persistent memory, background tasks,</w:t>
      </w:r>
      <w:r>
        <w:t xml:space="preserve"> </w:t>
      </w:r>
      <w:r>
        <w:t xml:space="preserve">and subagent coordination.</w:t>
      </w:r>
      <w:r>
        <w:t xml:space="preserve"> </w:t>
      </w:r>
      <w:r>
        <w:t xml:space="preserve">It talks to Anthropic, OpenAI, Copilot, Codex, Kimi, GLM, MiniMax, and NVIDIA endpoints.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an escape hatch.</w:t>
      </w:r>
      <w:r>
        <w:t xml:space="preserve"> </w:t>
      </w:r>
      <w:r>
        <w:t xml:space="preserve">Because it reads Claude Code skills and plugins,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would largely carry over,</w:t>
      </w:r>
      <w:r>
        <w:t xml:space="preserve"> </w:t>
      </w:r>
      <w:r>
        <w:t xml:space="preserve">so it is the cheapest way to run our configuration</w:t>
      </w:r>
      <w:r>
        <w:t xml:space="preserve"> </w:t>
      </w:r>
      <w:r>
        <w:t xml:space="preserve">on a model or endpoint Claude Code cannot use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subscription restrictions that motivate this).</w:t>
      </w:r>
      <w:r>
        <w:t xml:space="preserve"> </w:t>
      </w:r>
      <w:r>
        <w:t xml:space="preserve">It is not a reason to leave Claude Code while Claude Code does what we need.</w:t>
      </w:r>
    </w:p>
    <w:bookmarkEnd w:id="131"/>
    <w:bookmarkStart w:id="132" w:name="the-langchain-guide"/>
    <w:p>
      <w:pPr>
        <w:pStyle w:val="Heading4"/>
      </w:pPr>
      <w:r>
        <w:t xml:space="preserve">The LangChain guide</w:t>
      </w:r>
    </w:p>
    <w:p>
      <w:pPr>
        <w:pStyle w:val="FirstParagraph"/>
      </w:pPr>
      <w:r>
        <w:t xml:space="preserve">Sydney Runkle’s</w:t>
      </w:r>
      <w:r>
        <w:t xml:space="preserve"> </w:t>
      </w:r>
      <w:r>
        <w:t xml:space="preserve">“How to build a custom agent harness”</w:t>
      </w:r>
      <w:r>
        <w:t xml:space="preserve"> </w:t>
      </w:r>
      <w:r>
        <w:t xml:space="preserve">(2026-06-03)</w:t>
      </w:r>
      <w:r>
        <w:t xml:space="preserve"> </w:t>
      </w:r>
      <w:r>
        <w:t xml:space="preserve">(Runkle 2026)</w:t>
      </w:r>
      <w:r>
        <w:t xml:space="preserve"> </w:t>
      </w:r>
      <w:r>
        <w:t xml:space="preserve">is the runtime kind described from the library side.</w:t>
      </w:r>
      <w:r>
        <w:t xml:space="preserve"> </w:t>
      </w:r>
      <w:r>
        <w:t xml:space="preserve">It defines the harness as</w:t>
      </w:r>
      <w:r>
        <w:t xml:space="preserve"> </w:t>
      </w:r>
      <w:r>
        <w:t xml:space="preserve">“the scaffolding around the model that connects it to the real world,”</w:t>
      </w:r>
      <w:r>
        <w:t xml:space="preserve"> </w:t>
      </w:r>
      <w:r>
        <w:t xml:space="preserve">starts from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with three inputs (a model, tools, a system prompt),</w:t>
      </w:r>
      <w:r>
        <w:t xml:space="preserve"> </w:t>
      </w:r>
      <w:r>
        <w:t xml:space="preserve">and adds everything else as</w:t>
      </w:r>
      <w:r>
        <w:t xml:space="preserve"> </w:t>
      </w:r>
      <w:r>
        <w:rPr>
          <w:b/>
          <w:bCs/>
        </w:rPr>
        <w:t xml:space="preserve">middleware</w:t>
      </w:r>
      <w:r>
        <w:t xml:space="preserve"> </w:t>
      </w:r>
      <w:r>
        <w:t xml:space="preserve">at fixed points in the loop</w:t>
      </w:r>
      <w:r>
        <w:t xml:space="preserve"> </w:t>
      </w:r>
      <w:r>
        <w:t xml:space="preserve">(before and after each model call and tool call).</w:t>
      </w:r>
      <w:r>
        <w:t xml:space="preserve"> </w:t>
      </w:r>
      <w:r>
        <w:t xml:space="preserve">Its table maps eight production needs to middleware:</w:t>
      </w:r>
      <w:r>
        <w:t xml:space="preserve"> </w:t>
      </w:r>
      <w:r>
        <w:t xml:space="preserve">context overflow to summarization and context editing;</w:t>
      </w:r>
      <w:r>
        <w:t xml:space="preserve"> </w:t>
      </w:r>
      <w:r>
        <w:t xml:space="preserve">memory to filesystem, memory, and skills middleware;</w:t>
      </w:r>
      <w:r>
        <w:t xml:space="preserve"> </w:t>
      </w:r>
      <w:r>
        <w:t xml:space="preserve">environment actions to shell, filesystem, and code-interpreter middleware;</w:t>
      </w:r>
      <w:r>
        <w:t xml:space="preserve"> </w:t>
      </w:r>
      <w:r>
        <w:t xml:space="preserve">delegation to subagent and to-do-list middleware;</w:t>
      </w:r>
      <w:r>
        <w:t xml:space="preserve"> </w:t>
      </w:r>
      <w:r>
        <w:t xml:space="preserve">transient failures to retry and model-fallback middleware;</w:t>
      </w:r>
      <w:r>
        <w:t xml:space="preserve"> </w:t>
      </w:r>
      <w:r>
        <w:t xml:space="preserve">policy to personal-data and human-in-the-loop middleware;</w:t>
      </w:r>
      <w:r>
        <w:t xml:space="preserve"> </w:t>
      </w:r>
      <w:r>
        <w:t xml:space="preserve">steering to human-in-the-loop;</w:t>
      </w:r>
      <w:r>
        <w:t xml:space="preserve"> </w:t>
      </w:r>
      <w:r>
        <w:t xml:space="preserve">and cost to call limits and prompt caching.</w:t>
      </w:r>
      <w:r>
        <w:t xml:space="preserve"> </w:t>
      </w:r>
      <w:r>
        <w:t xml:space="preserve">It positions the Claude Agent SDK and its own Deep Agents as pre-assembled alternatives.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 checklist.</w:t>
      </w:r>
      <w:r>
        <w:t xml:space="preserve"> </w:t>
      </w:r>
      <w:r>
        <w:t xml:space="preserve">Every row of that table has a counterpart in the layer approach</w:t>
      </w:r>
      <w:r>
        <w:t xml:space="preserve"> </w:t>
      </w:r>
      <w:r>
        <w:t xml:space="preserve">(a hook, a skill, a permission rule),</w:t>
      </w:r>
      <w:r>
        <w:t xml:space="preserve"> </w:t>
      </w:r>
      <w:r>
        <w:t xml:space="preserve">so it is a good audit of what a harness must cover</w:t>
      </w:r>
      <w:r>
        <w:t xml:space="preserve"> </w:t>
      </w:r>
      <w:r>
        <w:t xml:space="preserve">whichever kind you build.</w:t>
      </w:r>
    </w:p>
    <w:bookmarkEnd w:id="132"/>
    <w:bookmarkStart w:id="135" w:name="the-community-thread"/>
    <w:p>
      <w:pPr>
        <w:pStyle w:val="Heading4"/>
      </w:pPr>
      <w:r>
        <w:t xml:space="preserve">The community thread</w:t>
      </w:r>
    </w:p>
    <w:p>
      <w:pPr>
        <w:pStyle w:val="FirstParagraph"/>
      </w:pPr>
      <w:r>
        <w:t xml:space="preserve">The r/ClaudeCode thread</w:t>
      </w:r>
      <w:r>
        <w:t xml:space="preserve"> </w:t>
      </w:r>
      <w:r>
        <w:t xml:space="preserve">“Show off your own harness setups here”</w:t>
      </w:r>
      <w:r>
        <w:t xml:space="preserve"> </w:t>
      </w:r>
      <w:r>
        <w:t xml:space="preserve">collects personal setups of the layer kind.</w:t>
      </w:r>
      <w:r>
        <w:t xml:space="preserve"> </w:t>
      </w:r>
      <w:r>
        <w:t xml:space="preserve">Reddit blocks automated fetches,</w:t>
      </w:r>
      <w:r>
        <w:t xml:space="preserve"> </w:t>
      </w:r>
      <w:r>
        <w:t xml:space="preserve">so the thread is not summarized here</w:t>
      </w:r>
      <w:r>
        <w:t xml:space="preserve"> </w:t>
      </w:r>
      <w:r>
        <w:t xml:space="preserve">and is worth reading directly.</w:t>
      </w:r>
      <w:r>
        <w:t xml:space="preserve"> </w:t>
      </w:r>
      <w:r>
        <w:t xml:space="preserve">One small repository of the same kind,</w:t>
      </w:r>
      <w:r>
        <w:t xml:space="preserve"> </w:t>
      </w:r>
      <w:hyperlink r:id="rId133">
        <w:r>
          <w:rPr>
            <w:rStyle w:val="VerbatimChar"/>
          </w:rPr>
          <w:t xml:space="preserve">my-claude-code-harness</w:t>
        </w:r>
      </w:hyperlink>
      <w:r>
        <w:t xml:space="preserve"> </w:t>
      </w:r>
      <w:r>
        <w:t xml:space="preserve">(</w:t>
      </w:r>
      <w:r>
        <w:t xml:space="preserve">code-yeongyu</w:t>
      </w:r>
      <w:r>
        <w:t xml:space="preserve"> </w:t>
      </w:r>
      <w:r>
        <w:t xml:space="preserve">2025)</w:t>
      </w:r>
      <w:r>
        <w:t xml:space="preserve"> </w:t>
      </w:r>
      <w:r>
        <w:t xml:space="preserve">(12 stars, no license, last pushed 2025-11-28),</w:t>
      </w:r>
      <w:r>
        <w:t xml:space="preserve"> </w:t>
      </w:r>
      <w:r>
        <w:t xml:space="preserve">shows the shape such personal setups take:</w:t>
      </w:r>
      <w:r>
        <w:t xml:space="preserve"> </w:t>
      </w:r>
      <w:r>
        <w:t xml:space="preserve">plan-reviewer, executor, and librarian agents;</w:t>
      </w:r>
      <w:r>
        <w:t xml:space="preserve"> </w:t>
      </w:r>
      <w:r>
        <w:t xml:space="preserve">hooks that inject language guidelines and run a linter;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/planner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/commit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/create-pr</w:t>
      </w:r>
      <w:r>
        <w:t xml:space="preserve"> </w:t>
      </w:r>
      <w:r>
        <w:t xml:space="preserve">commands.</w:t>
      </w:r>
      <w:r>
        <w:t xml:space="preserve"> </w:t>
      </w:r>
      <w:hyperlink r:id="rId134">
        <w:r>
          <w:rPr>
            <w:rStyle w:val="Hyperlink"/>
          </w:rPr>
          <w:t xml:space="preserve">guidance sources</w:t>
        </w:r>
      </w:hyperlink>
      <w:r>
        <w:t xml:space="preserve"> </w:t>
      </w:r>
      <w:r>
        <w:t xml:space="preserve">lists the communities where these setups are discussed.</w:t>
      </w:r>
    </w:p>
    <w:bookmarkEnd w:id="135"/>
    <w:bookmarkStart w:id="136" w:name="what-the-projects-have-in-common"/>
    <w:p>
      <w:pPr>
        <w:pStyle w:val="Heading4"/>
      </w:pPr>
      <w:r>
        <w:t xml:space="preserve">What the projects have in common</w:t>
      </w:r>
    </w:p>
    <w:p>
      <w:pPr>
        <w:pStyle w:val="FirstParagraph"/>
      </w:pPr>
      <w:r>
        <w:t xml:space="preserve">Across the layer-kind harnesses the same five moves recur: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mandatory workflow</w:t>
      </w:r>
      <w:r>
        <w:t xml:space="preserve"> </w:t>
      </w:r>
      <w:r>
        <w:t xml:space="preserve">injected at session start</w:t>
      </w:r>
      <w:r>
        <w:t xml:space="preserve"> </w:t>
      </w:r>
      <w:r>
        <w:t xml:space="preserve">(Superpowers’ bootstrap, OMC’s prompt triggers, GSD’s loop);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planning before execution</w:t>
      </w:r>
      <w:r>
        <w:t xml:space="preserve">, with the plan written to a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, a writing-plans skill);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fresh-context workers</w:t>
      </w:r>
      <w:r>
        <w:t xml:space="preserve"> </w:t>
      </w:r>
      <w:r>
        <w:t xml:space="preserve">for execution, with the main session kept lean;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independent verification</w:t>
      </w:r>
      <w:r>
        <w:t xml:space="preserve"> </w:t>
      </w:r>
      <w:r>
        <w:t xml:space="preserve">by a different agent than the one that did the work;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deterministic gates</w:t>
      </w:r>
      <w:r>
        <w:t xml:space="preserve"> </w:t>
      </w:r>
      <w:r>
        <w:t xml:space="preserve">where a check can be decided without a model</w:t>
      </w:r>
      <w:r>
        <w:t xml:space="preserve"> </w:t>
      </w:r>
      <w:r>
        <w:t xml:space="preserve">(Hoyeon’s CLI validation,</w:t>
      </w:r>
      <w:r>
        <w:t xml:space="preserve"> </w:t>
      </w:r>
      <w:r>
        <w:rPr>
          <w:rStyle w:val="VerbatimChar"/>
        </w:rPr>
        <w:t xml:space="preserve">my-claude-code-harness</w:t>
      </w:r>
      <w:r>
        <w:t xml:space="preserve">’s linter hooks).</w:t>
      </w:r>
    </w:p>
    <w:p>
      <w:pPr>
        <w:pStyle w:val="FirstParagraph"/>
      </w:pPr>
      <w:r>
        <w:t xml:space="preserve">The runtime-kind projects add the loop itself,</w:t>
      </w:r>
      <w:r>
        <w:t xml:space="preserve"> </w:t>
      </w:r>
      <w:r>
        <w:t xml:space="preserve">the permission model,</w:t>
      </w:r>
      <w:r>
        <w:t xml:space="preserve"> </w:t>
      </w:r>
      <w:r>
        <w:t xml:space="preserve">and provider independence;</w:t>
      </w:r>
      <w:r>
        <w:t xml:space="preserve"> </w:t>
      </w:r>
      <w:r>
        <w:t xml:space="preserve">nothing else in the surveyed runtimes is missing from the layer kind.</w:t>
      </w:r>
    </w:p>
    <w:bookmarkEnd w:id="136"/>
    <w:bookmarkStart w:id="137" w:name="how-we-would-build-our-own"/>
    <w:p>
      <w:pPr>
        <w:pStyle w:val="Heading4"/>
      </w:pPr>
      <w:r>
        <w:t xml:space="preserve">How we would build our own</w:t>
      </w:r>
    </w:p>
    <w:p>
      <w:pPr>
        <w:pStyle w:val="FirstParagraph"/>
      </w:pP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is already a custom harness of the layer kind,</w:t>
      </w:r>
      <w:r>
        <w:t xml:space="preserve"> </w:t>
      </w:r>
      <w:r>
        <w:t xml:space="preserve">and a large one.</w:t>
      </w:r>
      <w:r>
        <w:t xml:space="preserve"> </w:t>
      </w:r>
      <w:r>
        <w:t xml:space="preserve">On 2026-09-09 a local checkout held:</w:t>
      </w:r>
    </w:p>
    <w:p>
      <w:pPr>
        <w:pStyle w:val="Compact"/>
        <w:numPr>
          <w:ilvl w:val="0"/>
          <w:numId w:val="1026"/>
        </w:numPr>
      </w:pPr>
      <w:r>
        <w:t xml:space="preserve">191 skills;</w:t>
      </w:r>
    </w:p>
    <w:p>
      <w:pPr>
        <w:pStyle w:val="Compact"/>
        <w:numPr>
          <w:ilvl w:val="0"/>
          <w:numId w:val="1026"/>
        </w:numPr>
      </w:pPr>
      <w:r>
        <w:t xml:space="preserve">94 hook scripts,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hooks/hooks.json</w:t>
      </w:r>
      <w:r>
        <w:t xml:space="preserve"> </w:t>
      </w:r>
      <w:r>
        <w:t xml:space="preserve">with 55 registrations</w:t>
      </w:r>
      <w:r>
        <w:t xml:space="preserve"> </w:t>
      </w:r>
      <w:r>
        <w:t xml:space="preserve">(30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10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 and 15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8 subagent definitions (including the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 </w:t>
      </w:r>
      <w:r>
        <w:t xml:space="preserve">that gates every push);</w:t>
      </w:r>
    </w:p>
    <w:p>
      <w:pPr>
        <w:pStyle w:val="Compact"/>
        <w:numPr>
          <w:ilvl w:val="0"/>
          <w:numId w:val="1026"/>
        </w:numPr>
      </w:pPr>
      <w:r>
        <w:t xml:space="preserve">131 shared prose fragments and 59 memory files;</w:t>
      </w:r>
    </w:p>
    <w:p>
      <w:pPr>
        <w:pStyle w:val="Compact"/>
        <w:numPr>
          <w:ilvl w:val="0"/>
          <w:numId w:val="1026"/>
        </w:numPr>
      </w:pPr>
      <w:r>
        <w:t xml:space="preserve">a plugin manifest, so Claude Code and Cursor load it as a plugin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explains how, and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what the corpus contains).</w:t>
      </w:r>
    </w:p>
    <w:p>
      <w:pPr>
        <w:pStyle w:val="FirstParagraph"/>
      </w:pPr>
      <w:r>
        <w:t xml:space="preserve">It already implements all five common moves:</w:t>
      </w:r>
      <w:r>
        <w:t xml:space="preserve"> </w:t>
      </w:r>
      <w:r>
        <w:t xml:space="preserve">the bootstrap is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t xml:space="preserve">planning goes through issue-first and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t xml:space="preserve">fresh-context workers are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calls,</w:t>
      </w:r>
      <w:r>
        <w:t xml:space="preserve"> </w:t>
      </w:r>
      <w:r>
        <w:t xml:space="preserve">independent verification is the adversarial-reviewer subagent,</w:t>
      </w:r>
      <w:r>
        <w:t xml:space="preserve"> </w:t>
      </w:r>
      <w:r>
        <w:t xml:space="preserve">and the deterministic gates are the hooks.</w:t>
      </w:r>
      <w:r>
        <w:t xml:space="preserve"> </w:t>
      </w:r>
      <w:r>
        <w:t xml:space="preserve">So</w:t>
      </w:r>
      <w:r>
        <w:t xml:space="preserve"> </w:t>
      </w:r>
      <w:r>
        <w:t xml:space="preserve">“building our own”</w:t>
      </w:r>
      <w:r>
        <w:t xml:space="preserve"> </w:t>
      </w:r>
      <w:r>
        <w:t xml:space="preserve">means three concrete things,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Keep the layer approach.</w:t>
      </w:r>
      <w:r>
        <w:t xml:space="preserve"> </w:t>
      </w:r>
      <w:r>
        <w:t xml:space="preserve">Nothing in the survey justifies a standalone runtime for us yet:</w:t>
      </w:r>
      <w:r>
        <w:t xml:space="preserve"> </w:t>
      </w:r>
      <w:r>
        <w:t xml:space="preserve">every vendor upgrade to Claude Code arrives for free,</w:t>
      </w:r>
      <w:r>
        <w:t xml:space="preserve"> </w:t>
      </w:r>
      <w:r>
        <w:t xml:space="preserve">and the layer is portable to Codex, OpenCode, and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because all of them read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and plugin conventions.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Borrow the pieces we lack.</w:t>
      </w:r>
      <w:r>
        <w:t xml:space="preserve"> </w:t>
      </w:r>
      <w:r>
        <w:t xml:space="preserve">Superpowers’ two-stage review (spec compliance, then code quality)</w:t>
      </w:r>
      <w:r>
        <w:t xml:space="preserve"> </w:t>
      </w:r>
      <w:r>
        <w:t xml:space="preserve">is a sharper split than our single adversarial pass;</w:t>
      </w:r>
      <w:r>
        <w:t xml:space="preserve"> </w:t>
      </w:r>
      <w:r>
        <w:t xml:space="preserve">Hoyeon’s structural validation of a plan file before a model reads it</w:t>
      </w:r>
      <w:r>
        <w:t xml:space="preserve"> </w:t>
      </w:r>
      <w:r>
        <w:t xml:space="preserve">is a hook we do not have;</w:t>
      </w:r>
      <w:r>
        <w:t xml:space="preserve"> </w:t>
      </w:r>
      <w:r>
        <w:t xml:space="preserve">OMC’s notification integrations would replace our scheduled-poll check-ins.</w:t>
      </w:r>
      <w:r>
        <w:t xml:space="preserve"> </w:t>
      </w:r>
      <w:r>
        <w:t xml:space="preserve">Each is one skill or one hook,</w:t>
      </w:r>
      <w:r>
        <w:t xml:space="preserve"> </w:t>
      </w:r>
      <w:r>
        <w:t xml:space="preserve">and each should land as its own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issue and PR.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Decide the runtime question by a measured need, not by ambition.</w:t>
      </w:r>
      <w:r>
        <w:t xml:space="preserve"> </w:t>
      </w:r>
      <w:r>
        <w:t xml:space="preserve">The trigger for the runtime kind is a feature the vendor loop cannot give us:</w:t>
      </w:r>
      <w:r>
        <w:t xml:space="preserve"> </w:t>
      </w:r>
      <w:r>
        <w:t xml:space="preserve">a model Claude Code will not call under our subscription,</w:t>
      </w:r>
      <w:r>
        <w:t xml:space="preserve"> </w:t>
      </w:r>
      <w:r>
        <w:t xml:space="preserve">a permission mode it does not offer,</w:t>
      </w:r>
      <w:r>
        <w:t xml:space="preserve"> </w:t>
      </w:r>
      <w:r>
        <w:t xml:space="preserve">or a loop change (a retry policy, a cost ceiling) that hooks cannot express.</w:t>
      </w:r>
      <w:r>
        <w:t xml:space="preserve"> </w:t>
      </w:r>
      <w:r>
        <w:t xml:space="preserve">When that day comes,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is the cheaper route,</w:t>
      </w:r>
      <w:r>
        <w:t xml:space="preserve"> </w:t>
      </w:r>
      <w:r>
        <w:t xml:space="preserve">because it already loads our plugin,</w:t>
      </w:r>
      <w:r>
        <w:t xml:space="preserve"> </w:t>
      </w:r>
      <w:r>
        <w:t xml:space="preserve">and the LangChain middleware table is the checklist for anything it lacks.</w:t>
      </w:r>
    </w:p>
    <w:bookmarkEnd w:id="137"/>
    <w:bookmarkEnd w:id="138"/>
    <w:bookmarkStart w:id="188" w:name="sec-ai-opencode-ecosystem"/>
    <w:p>
      <w:pPr>
        <w:pStyle w:val="Heading1"/>
      </w:pPr>
      <w:r>
        <w:t xml:space="preserve">9. The OpenCode Ecosystem</w:t>
      </w:r>
    </w:p>
    <w:p>
      <w:pPr>
        <w:pStyle w:val="FirstParagraph"/>
      </w:pPr>
      <w:hyperlink r:id="rId82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(</w:t>
      </w:r>
      <w:r>
        <w:t xml:space="preserve">anomalyco</w:t>
      </w:r>
      <w:r>
        <w:t xml:space="preserve"> </w:t>
      </w:r>
      <w:r>
        <w:t xml:space="preserve">2026)</w:t>
      </w:r>
      <w:r>
        <w:t xml:space="preserve"> </w:t>
      </w:r>
      <w:r>
        <w:t xml:space="preserve">is the open-source coding agent harness (MIT-licensed, about 206,000 GitHub stars, measured 2026-09-09)</w:t>
      </w:r>
      <w:r>
        <w:t xml:space="preserve"> </w:t>
      </w:r>
      <w:r>
        <w:t xml:space="preserve">that the earlier OpenCode sections of this site build on:</w:t>
      </w:r>
      <w:r>
        <w:t xml:space="preserve"> </w:t>
      </w:r>
      <w:r>
        <w:t xml:space="preserve">running it against local models (</w:t>
      </w:r>
      <w:hyperlink r:id="rId139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r>
        <w:t xml:space="preserve">against OpenRouter (</w:t>
      </w:r>
      <w:hyperlink r:id="rId140">
        <w:r>
          <w:rPr>
            <w:rStyle w:val="Hyperlink"/>
          </w:rPr>
          <w:t xml:space="preserve">connecting OpenCode to OpenRouter</w:t>
        </w:r>
      </w:hyperlink>
      <w:r>
        <w:t xml:space="preserve">),</w:t>
      </w:r>
      <w:r>
        <w:t xml:space="preserve"> </w:t>
      </w:r>
      <w:r>
        <w:t xml:space="preserve">and under the Oh My OpenCode multi-agent framework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).</w:t>
      </w:r>
      <w:r>
        <w:t xml:space="preserve"> </w:t>
      </w:r>
      <w:r>
        <w:t xml:space="preserve">Around the harness itself sits a community ecosystem of plugins, clients, and agent bundles,</w:t>
      </w:r>
      <w:r>
        <w:t xml:space="preserve"> </w:t>
      </w:r>
      <w:r>
        <w:t xml:space="preserve">which the OpenCode maintainers index on a single documentation page</w:t>
      </w:r>
      <w:r>
        <w:t xml:space="preserve"> </w:t>
      </w:r>
      <w:r>
        <w:t xml:space="preserve">(OpenCode 2026a)</w:t>
      </w:r>
      <w:r>
        <w:t xml:space="preserve">.</w:t>
      </w:r>
      <w:r>
        <w:t xml:space="preserve"> </w:t>
      </w:r>
      <w:r>
        <w:t xml:space="preserve">This section maps that page (as of 2026-09-09) and calls out the entries most relevant to us.</w:t>
      </w:r>
      <w:r>
        <w:t xml:space="preserve"> </w:t>
      </w:r>
      <w:r>
        <w:t xml:space="preserve">Where the site already covers a project, this section points there instead of repeating it.</w:t>
      </w:r>
    </w:p>
    <w:bookmarkStart w:id="142" w:name="how-the-ecosystem-is-organized"/>
    <w:p>
      <w:pPr>
        <w:pStyle w:val="Heading4"/>
      </w:pPr>
      <w:r>
        <w:t xml:space="preserve">How the ecosystem is organized</w:t>
      </w:r>
    </w:p>
    <w:p>
      <w:pPr>
        <w:pStyle w:val="FirstParagraph"/>
      </w:pPr>
      <w:r>
        <w:t xml:space="preserve">The ecosystem page groups its entries into three lists</w:t>
      </w:r>
      <w:r>
        <w:t xml:space="preserve"> </w:t>
      </w:r>
      <w:r>
        <w:t xml:space="preserve">(OpenCode 2026a)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Plugins</w:t>
      </w:r>
      <w:r>
        <w:t xml:space="preserve"> </w:t>
      </w:r>
      <w:r>
        <w:t xml:space="preserve">(38 entries):</w:t>
      </w:r>
      <w:r>
        <w:t xml:space="preserve"> </w:t>
      </w:r>
      <w:r>
        <w:t xml:space="preserve">JavaScript or TypeScript modules that OpenCode loads at startup and that hook into its lifecycle events</w:t>
      </w:r>
      <w:r>
        <w:t xml:space="preserve"> </w:t>
      </w:r>
      <w:r>
        <w:t xml:space="preserve">(tool execution, file edits, session compaction, permissions, notifications, and so on).</w:t>
      </w:r>
      <w:r>
        <w:t xml:space="preserve"> </w:t>
      </w:r>
      <w:r>
        <w:t xml:space="preserve">A plugin is named in the</w:t>
      </w:r>
      <w:r>
        <w:t xml:space="preserve"> </w:t>
      </w:r>
      <w:r>
        <w:rPr>
          <w:rStyle w:val="VerbatimChar"/>
        </w:rPr>
        <w:t xml:space="preserve">plugin</w:t>
      </w:r>
      <w:r>
        <w:t xml:space="preserve"> </w:t>
      </w:r>
      <w:r>
        <w:t xml:space="preserve">key of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as an npm package,</w:t>
      </w:r>
      <w:r>
        <w:t xml:space="preserve"> </w:t>
      </w:r>
      <w:r>
        <w:t xml:space="preserve">or dropped as a file into</w:t>
      </w:r>
      <w:r>
        <w:t xml:space="preserve"> </w:t>
      </w:r>
      <w:r>
        <w:rPr>
          <w:rStyle w:val="VerbatimChar"/>
        </w:rPr>
        <w:t xml:space="preserve">.opencode/plugins/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~/.config/opencode/plugins/</w:t>
      </w:r>
      <w:r>
        <w:t xml:space="preserve"> </w:t>
      </w:r>
      <w:r>
        <w:t xml:space="preserve">(global);</w:t>
      </w:r>
      <w:r>
        <w:t xml:space="preserve"> </w:t>
      </w:r>
      <w:r>
        <w:t xml:space="preserve">npm packages are fetched automatically with Bun</w:t>
      </w:r>
      <w:r>
        <w:t xml:space="preserve"> </w:t>
      </w:r>
      <w:r>
        <w:t xml:space="preserve">(OpenCode 2026c)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Projects</w:t>
      </w:r>
      <w:r>
        <w:t xml:space="preserve"> </w:t>
      </w:r>
      <w:r>
        <w:t xml:space="preserve">(11 entries):</w:t>
      </w:r>
      <w:r>
        <w:t xml:space="preserve"> </w:t>
      </w:r>
      <w:r>
        <w:t xml:space="preserve">clients and integrations built on the OpenCode server API or SDK —</w:t>
      </w:r>
      <w:r>
        <w:t xml:space="preserve"> </w:t>
      </w:r>
      <w:r>
        <w:t xml:space="preserve">editor front ends, web and desktop apps, a Discord bot, an Obsidian plugin, and an extension manager.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Agents</w:t>
      </w:r>
      <w:r>
        <w:t xml:space="preserve"> </w:t>
      </w:r>
      <w:r>
        <w:t xml:space="preserve">(2 entries):</w:t>
      </w:r>
      <w:r>
        <w:t xml:space="preserve"> </w:t>
      </w:r>
      <w:r>
        <w:t xml:space="preserve">bundles of agent definitions, prompts, and commands that reshape how OpenCode plans and executes work.</w:t>
      </w:r>
    </w:p>
    <w:p>
      <w:pPr>
        <w:pStyle w:val="FirstParagraph"/>
      </w:pPr>
      <w:r>
        <w:t xml:space="preserve">The issue that prompted this section also asked about</w:t>
      </w:r>
      <w:r>
        <w:t xml:space="preserve"> </w:t>
      </w:r>
      <w:r>
        <w:rPr>
          <w:b/>
          <w:bCs/>
        </w:rPr>
        <w:t xml:space="preserve">providers</w:t>
      </w:r>
      <w:r>
        <w:t xml:space="preserve">.</w:t>
      </w:r>
      <w:r>
        <w:t xml:space="preserve"> </w:t>
      </w:r>
      <w:r>
        <w:t xml:space="preserve">The ecosystem page has no provider list;</w:t>
      </w:r>
      <w:r>
        <w:t xml:space="preserve"> </w:t>
      </w:r>
      <w:r>
        <w:t xml:space="preserve">model providers are configured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and documented separately,</w:t>
      </w:r>
      <w:r>
        <w:t xml:space="preserve"> </w:t>
      </w:r>
      <w:r>
        <w:t xml:space="preserve">and the two first-party paid options are covered under</w:t>
      </w:r>
      <w:r>
        <w:t xml:space="preserve"> </w:t>
      </w:r>
      <w:r>
        <w:t xml:space="preserve">“OpenCode Zen and OpenCode Go”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A recurring caveat applies to almost every entry:</w:t>
      </w:r>
      <w:r>
        <w:t xml:space="preserve"> </w:t>
      </w:r>
      <w:r>
        <w:t xml:space="preserve">these projects are independent, and most carry an explicit</w:t>
      </w:r>
      <w:r>
        <w:t xml:space="preserve"> </w:t>
      </w:r>
      <w:r>
        <w:t xml:space="preserve">“not built by the OpenCode team and not affiliated with OpenCode”</w:t>
      </w:r>
      <w:r>
        <w:t xml:space="preserve"> </w:t>
      </w:r>
      <w:r>
        <w:t xml:space="preserve">disclaimer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ocx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opencode-worktree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).</w:t>
      </w:r>
      <w:r>
        <w:t xml:space="preserve"> </w:t>
      </w:r>
      <w:r>
        <w:t xml:space="preserve">Listing on the ecosystem page is a courtesy index, not an endorsement or a security review.</w:t>
      </w:r>
      <w:r>
        <w:t xml:space="preserve"> </w:t>
      </w:r>
      <w:r>
        <w:t xml:space="preserve">Every plugin runs with the same permissions as OpenCode itself,</w:t>
      </w:r>
      <w:r>
        <w:t xml:space="preserve"> </w:t>
      </w:r>
      <w:r>
        <w:t xml:space="preserve">so treat adding one the way you would treat adding any unaudited dependency</w:t>
      </w:r>
      <w:r>
        <w:t xml:space="preserve"> </w:t>
      </w:r>
      <w:r>
        <w:t xml:space="preserve">(see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).</w:t>
      </w:r>
    </w:p>
    <w:bookmarkEnd w:id="142"/>
    <w:bookmarkStart w:id="168" w:name="notable-plugins"/>
    <w:p>
      <w:pPr>
        <w:pStyle w:val="Heading4"/>
      </w:pPr>
      <w:r>
        <w:t xml:space="preserve">Notable plugins</w:t>
      </w:r>
    </w:p>
    <w:p>
      <w:pPr>
        <w:pStyle w:val="FirstParagraph"/>
      </w:pPr>
      <w:r>
        <w:t xml:space="preserve">Activity figures below (stars, last push, latest release) were read from the GitHub API on 2026-09-09.</w:t>
      </w:r>
      <w:r>
        <w:t xml:space="preserve"> </w:t>
      </w:r>
      <w:r>
        <w:t xml:space="preserve">Several repositories have moved since the ecosystem page was written;</w:t>
      </w:r>
      <w:r>
        <w:t xml:space="preserve"> </w:t>
      </w:r>
      <w:r>
        <w:t xml:space="preserve">the current location is given where it differs.</w:t>
      </w:r>
    </w:p>
    <w:p>
      <w:pPr>
        <w:pStyle w:val="BodyText"/>
      </w:pPr>
      <w:r>
        <w:rPr>
          <w:b/>
          <w:bCs/>
        </w:rPr>
        <w:t xml:space="preserve">Context and token management</w:t>
      </w:r>
    </w:p>
    <w:p>
      <w:pPr>
        <w:pStyle w:val="Compact"/>
        <w:numPr>
          <w:ilvl w:val="0"/>
          <w:numId w:val="1029"/>
        </w:numPr>
      </w:pPr>
      <w:hyperlink r:id="rId143">
        <w:r>
          <w:rPr>
            <w:rStyle w:val="VerbatimChar"/>
          </w:rPr>
          <w:t xml:space="preserve">opencode-dynamic-context-pruning</w:t>
        </w:r>
      </w:hyperlink>
      <w:r>
        <w:t xml:space="preserve"> </w:t>
      </w:r>
      <w:r>
        <w:t xml:space="preserve">(Opencode-DCP 2026)</w:t>
      </w:r>
      <w:r>
        <w:t xml:space="preserve"> </w:t>
      </w:r>
      <w:r>
        <w:t xml:space="preserve">(now under the</w:t>
      </w:r>
      <w:r>
        <w:t xml:space="preserve"> </w:t>
      </w:r>
      <w:r>
        <w:rPr>
          <w:rStyle w:val="VerbatimChar"/>
        </w:rPr>
        <w:t xml:space="preserve">Opencode-DCP</w:t>
      </w:r>
      <w:r>
        <w:t xml:space="preserve"> </w:t>
      </w:r>
      <w:r>
        <w:t xml:space="preserve">organization; AGPL-3.0; about 4,200 stars; release</w:t>
      </w:r>
      <w:r>
        <w:t xml:space="preserve"> </w:t>
      </w:r>
      <w:r>
        <w:rPr>
          <w:rStyle w:val="VerbatimChar"/>
        </w:rPr>
        <w:t xml:space="preserve">v3.1.15</w:t>
      </w:r>
      <w:r>
        <w:t xml:space="preserve"> </w:t>
      </w:r>
      <w:r>
        <w:t xml:space="preserve">on 2026-08-16).</w:t>
      </w:r>
      <w:r>
        <w:t xml:space="preserve"> </w:t>
      </w:r>
      <w:r>
        <w:t xml:space="preserve">Reduces token spend by deduplicating repeated tool calls,</w:t>
      </w:r>
      <w:r>
        <w:t xml:space="preserve"> </w:t>
      </w:r>
      <w:r>
        <w:t xml:space="preserve">purging the inputs of failed tool calls after a configurable number of turns,</w:t>
      </w:r>
      <w:r>
        <w:t xml:space="preserve"> </w:t>
      </w:r>
      <w:r>
        <w:t xml:space="preserve">and letting the model compress stale conversation content into summaries.</w:t>
      </w:r>
      <w:r>
        <w:t xml:space="preserve"> </w:t>
      </w:r>
      <w:r>
        <w:t xml:space="preserve">The README reports prompt-cache hit rates of roughly 85% with the plugin versus 90% without,</w:t>
      </w:r>
      <w:r>
        <w:t xml:space="preserve"> </w:t>
      </w:r>
      <w:r>
        <w:t xml:space="preserve">and says development focus has shifted to a separate tool called Sleev.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long ARDI sessions on paid metered providers;</w:t>
      </w:r>
      <w:r>
        <w:t xml:space="preserve"> </w:t>
      </w:r>
      <w:r>
        <w:t xml:space="preserve">the AGPL license is irrelevant for a locally-run tool but worth knowing.</w:t>
      </w:r>
    </w:p>
    <w:p>
      <w:pPr>
        <w:pStyle w:val="Compact"/>
        <w:numPr>
          <w:ilvl w:val="0"/>
          <w:numId w:val="1029"/>
        </w:numPr>
      </w:pPr>
      <w:hyperlink r:id="rId144">
        <w:r>
          <w:rPr>
            <w:rStyle w:val="VerbatimChar"/>
          </w:rPr>
          <w:t xml:space="preserve">opencode-morph-plugin</w:t>
        </w:r>
      </w:hyperlink>
      <w:r>
        <w:t xml:space="preserve"> </w:t>
      </w:r>
      <w:r>
        <w:t xml:space="preserve">(Morph, the vendor; MIT; 85 stars; release</w:t>
      </w:r>
      <w:r>
        <w:t xml:space="preserve"> </w:t>
      </w:r>
      <w:r>
        <w:rPr>
          <w:rStyle w:val="VerbatimChar"/>
        </w:rPr>
        <w:t xml:space="preserve">v2.0.17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and its community predecessor</w:t>
      </w:r>
      <w:r>
        <w:t xml:space="preserve"> </w:t>
      </w:r>
      <w:hyperlink r:id="rId145">
        <w:r>
          <w:rPr>
            <w:rStyle w:val="VerbatimChar"/>
          </w:rPr>
          <w:t xml:space="preserve">opencode-morph-fast-apply</w:t>
        </w:r>
      </w:hyperlink>
      <w:r>
        <w:t xml:space="preserve"> </w:t>
      </w:r>
      <w:r>
        <w:t xml:space="preserve">(MIT; 170 stars).</w:t>
      </w:r>
      <w:r>
        <w:t xml:space="preserve"> </w:t>
      </w:r>
      <w:r>
        <w:t xml:space="preserve">Both route edits through Morph’s hosted</w:t>
      </w:r>
      <w:r>
        <w:t xml:space="preserve"> </w:t>
      </w:r>
      <w:r>
        <w:t xml:space="preserve">“Fast Apply”</w:t>
      </w:r>
      <w:r>
        <w:t xml:space="preserve"> </w:t>
      </w:r>
      <w:r>
        <w:t xml:space="preserve">model to cut edit latency,</w:t>
      </w:r>
      <w:r>
        <w:t xml:space="preserve"> </w:t>
      </w:r>
      <w:r>
        <w:t xml:space="preserve">which means a second paid API and a second party seeing your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Not by default; the privacy cost outweighs the speed gain for research code.</w:t>
      </w:r>
    </w:p>
    <w:p>
      <w:pPr>
        <w:pStyle w:val="FirstParagraph"/>
      </w:pPr>
      <w:r>
        <w:rPr>
          <w:b/>
          <w:bCs/>
        </w:rPr>
        <w:t xml:space="preserve">Subscription and quota bridges</w:t>
      </w:r>
    </w:p>
    <w:p>
      <w:pPr>
        <w:pStyle w:val="BodyText"/>
      </w:pPr>
      <w:r>
        <w:t xml:space="preserve">These plugins let OpenCode consume a chat subscription you already pay for instead of API credits.</w:t>
      </w:r>
      <w:r>
        <w:t xml:space="preserve"> </w:t>
      </w:r>
      <w:r>
        <w:t xml:space="preserve">They are among the most-starred plugins on the page and also the most fragile,</w:t>
      </w:r>
      <w:r>
        <w:t xml:space="preserve"> </w:t>
      </w:r>
      <w:r>
        <w:t xml:space="preserve">since they depend on undocumented OAuth flows that the subscription vendors can close at any time:</w:t>
      </w:r>
    </w:p>
    <w:p>
      <w:pPr>
        <w:pStyle w:val="Compact"/>
        <w:numPr>
          <w:ilvl w:val="0"/>
          <w:numId w:val="1030"/>
        </w:numPr>
      </w:pPr>
      <w:hyperlink r:id="rId146">
        <w:r>
          <w:rPr>
            <w:rStyle w:val="VerbatimChar"/>
          </w:rPr>
          <w:t xml:space="preserve">opencode-openai-codex-auth</w:t>
        </w:r>
      </w:hyperlink>
      <w:r>
        <w:t xml:space="preserve"> </w:t>
      </w:r>
      <w:r>
        <w:t xml:space="preserve">(Ali 2026)</w:t>
      </w:r>
      <w:r>
        <w:t xml:space="preserve"> </w:t>
      </w:r>
      <w:r>
        <w:t xml:space="preserve">(Numman Ali; about 2,200 stars; release</w:t>
      </w:r>
      <w:r>
        <w:t xml:space="preserve"> </w:t>
      </w:r>
      <w:r>
        <w:rPr>
          <w:rStyle w:val="VerbatimChar"/>
        </w:rPr>
        <w:t xml:space="preserve">v4.4.0</w:t>
      </w:r>
      <w:r>
        <w:t xml:space="preserve"> </w:t>
      </w:r>
      <w:r>
        <w:t xml:space="preserve">on 2026-01-09; no push since then).</w:t>
      </w:r>
      <w:r>
        <w:t xml:space="preserve"> </w:t>
      </w:r>
      <w:r>
        <w:t xml:space="preserve">Uses the ChatGPT Plus/Pro OAuth flow to expose the GPT and Codex model presets,</w:t>
      </w:r>
      <w:r>
        <w:t xml:space="preserve"> </w:t>
      </w:r>
      <w:r>
        <w:t xml:space="preserve">and its README restricts it to</w:t>
      </w:r>
      <w:r>
        <w:t xml:space="preserve"> </w:t>
      </w:r>
      <w:r>
        <w:t xml:space="preserve">“personal development use”</w:t>
      </w:r>
      <w:r>
        <w:t xml:space="preserve"> </w:t>
      </w:r>
      <w:r>
        <w:t xml:space="preserve">with your own subscription.</w:t>
      </w:r>
    </w:p>
    <w:p>
      <w:pPr>
        <w:pStyle w:val="Compact"/>
        <w:numPr>
          <w:ilvl w:val="0"/>
          <w:numId w:val="1030"/>
        </w:numPr>
      </w:pPr>
      <w:hyperlink r:id="rId147">
        <w:r>
          <w:rPr>
            <w:rStyle w:val="VerbatimChar"/>
          </w:rPr>
          <w:t xml:space="preserve">opencode-gemini-auth</w:t>
        </w:r>
      </w:hyperlink>
      <w:r>
        <w:t xml:space="preserve"> </w:t>
      </w:r>
      <w:r>
        <w:t xml:space="preserve">(MIT; about 1,700 stars; release</w:t>
      </w:r>
      <w:r>
        <w:t xml:space="preserve"> </w:t>
      </w:r>
      <w:r>
        <w:rPr>
          <w:rStyle w:val="VerbatimChar"/>
        </w:rPr>
        <w:t xml:space="preserve">v1.4.16</w:t>
      </w:r>
      <w:r>
        <w:t xml:space="preserve"> </w:t>
      </w:r>
      <w:r>
        <w:t xml:space="preserve">on 2026-05-21).</w:t>
      </w:r>
      <w:r>
        <w:t xml:space="preserve"> </w:t>
      </w:r>
      <w:r>
        <w:t xml:space="preserve">The same idea for a Gemini plan.</w:t>
      </w:r>
    </w:p>
    <w:p>
      <w:pPr>
        <w:pStyle w:val="Compact"/>
        <w:numPr>
          <w:ilvl w:val="0"/>
          <w:numId w:val="1030"/>
        </w:numPr>
      </w:pPr>
      <w:hyperlink r:id="rId148">
        <w:r>
          <w:rPr>
            <w:rStyle w:val="VerbatimChar"/>
          </w:rPr>
          <w:t xml:space="preserve">opencode-antigravity-auth</w:t>
        </w:r>
      </w:hyperlink>
      <w:r>
        <w:t xml:space="preserve"> </w:t>
      </w:r>
      <w:r>
        <w:t xml:space="preserve">(Fabris 2026)</w:t>
      </w:r>
      <w:r>
        <w:t xml:space="preserve"> </w:t>
      </w:r>
      <w:r>
        <w:t xml:space="preserve">(MIT; about 11,000 stars;</w:t>
      </w:r>
      <w:r>
        <w:t xml:space="preserve"> </w:t>
      </w:r>
      <w:r>
        <w:rPr>
          <w:b/>
          <w:bCs/>
        </w:rPr>
        <w:t xml:space="preserve">archived</w:t>
      </w:r>
      <w:r>
        <w:t xml:space="preserve"> </w:t>
      </w:r>
      <w:r>
        <w:t xml:space="preserve">on GitHub as of 2026-09-09).</w:t>
      </w:r>
      <w:r>
        <w:t xml:space="preserve"> </w:t>
      </w:r>
      <w:r>
        <w:t xml:space="preserve">Authenticated against Google Antigravity’s model pool with a Google account,</w:t>
      </w:r>
      <w:r>
        <w:t xml:space="preserve"> </w:t>
      </w:r>
      <w:r>
        <w:t xml:space="preserve">rotating across accounts to stay under quota.</w:t>
      </w:r>
      <w:r>
        <w:t xml:space="preserve"> </w:t>
      </w:r>
      <w:r>
        <w:t xml:space="preserve">Its own README states that using it</w:t>
      </w:r>
      <w:r>
        <w:t xml:space="preserve"> </w:t>
      </w:r>
      <w:r>
        <w:t xml:space="preserve">“violates Google’s Terms of Service”</w:t>
      </w:r>
      <w:r>
        <w:t xml:space="preserve"> </w:t>
      </w:r>
      <w:r>
        <w:t xml:space="preserve">and that your account</w:t>
      </w:r>
      <w:r>
        <w:t xml:space="preserve"> </w:t>
      </w:r>
      <w:r>
        <w:t xml:space="preserve">“may be suspended or permanently banned”</w:t>
      </w:r>
      <w:r>
        <w:t xml:space="preserve">.</w:t>
      </w:r>
      <w:r>
        <w:t xml:space="preserve"> </w:t>
      </w:r>
      <w:r>
        <w:t xml:space="preserve">The similar</w:t>
      </w:r>
      <w:r>
        <w:t xml:space="preserve"> </w:t>
      </w:r>
      <w:hyperlink r:id="rId149">
        <w:r>
          <w:rPr>
            <w:rStyle w:val="VerbatimChar"/>
          </w:rPr>
          <w:t xml:space="preserve">opencode-google-antigravity-auth</w:t>
        </w:r>
      </w:hyperlink>
      <w:r>
        <w:t xml:space="preserve"> </w:t>
      </w:r>
      <w:r>
        <w:t xml:space="preserve">(375 stars) is archived as well.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No.</w:t>
      </w:r>
      <w:r>
        <w:t xml:space="preserve"> </w:t>
      </w:r>
      <w:r>
        <w:t xml:space="preserve">Our lab policy is to use delegation budgets through their supported routes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CLI on the ChatGPT plan, OpenCode Go or Zen, OpenRouter credits),</w:t>
      </w:r>
      <w:r>
        <w:t xml:space="preserve"> </w:t>
      </w:r>
      <w:r>
        <w:t xml:space="preserve">and a bridge whose README concedes a terms-of-service violation is a liability, not a saving.</w:t>
      </w:r>
      <w:r>
        <w:t xml:space="preserve"> </w:t>
      </w:r>
      <w:r>
        <w:t xml:space="preserve">The Codex and Gemini bridges are less clearly prohibited but share the fragility.</w:t>
      </w:r>
    </w:p>
    <w:p>
      <w:pPr>
        <w:pStyle w:val="BodyText"/>
      </w:pPr>
      <w:r>
        <w:rPr>
          <w:b/>
          <w:bCs/>
        </w:rPr>
        <w:t xml:space="preserve">Sandboxing, isolation, and worktrees</w:t>
      </w:r>
    </w:p>
    <w:p>
      <w:pPr>
        <w:pStyle w:val="Compact"/>
        <w:numPr>
          <w:ilvl w:val="0"/>
          <w:numId w:val="1031"/>
        </w:numPr>
      </w:pPr>
      <w:hyperlink r:id="rId150">
        <w:r>
          <w:rPr>
            <w:rStyle w:val="VerbatimChar"/>
          </w:rPr>
          <w:t xml:space="preserve">opencode-daytona</w:t>
        </w:r>
      </w:hyperlink>
      <w:r>
        <w:t xml:space="preserve"> </w:t>
      </w:r>
      <w:r>
        <w:t xml:space="preserve">(Daytona 2026)</w:t>
      </w:r>
      <w:r>
        <w:t xml:space="preserve"> </w:t>
      </w:r>
      <w:r>
        <w:t xml:space="preserve">(Daytona, the vendor; Apache-2.0; release</w:t>
      </w:r>
      <w:r>
        <w:t xml:space="preserve"> </w:t>
      </w:r>
      <w:r>
        <w:rPr>
          <w:rStyle w:val="VerbatimChar"/>
        </w:rPr>
        <w:t xml:space="preserve">opencode-plugin-v0.192.1</w:t>
      </w:r>
      <w:r>
        <w:t xml:space="preserve"> </w:t>
      </w:r>
      <w:r>
        <w:t xml:space="preserve">on 2026-09-03).</w:t>
      </w:r>
      <w:r>
        <w:t xml:space="preserve"> </w:t>
      </w:r>
      <w:r>
        <w:t xml:space="preserve">Runs each session in a hosted Daytona sandbox,</w:t>
      </w:r>
      <w:r>
        <w:t xml:space="preserve"> </w:t>
      </w:r>
      <w:r>
        <w:t xml:space="preserve">syncs the sandbox to a local branch named</w:t>
      </w:r>
      <w:r>
        <w:t xml:space="preserve"> </w:t>
      </w:r>
      <w:r>
        <w:rPr>
          <w:rStyle w:val="VerbatimChar"/>
        </w:rPr>
        <w:t xml:space="preserve">opencode/&lt;n&gt;</w:t>
      </w:r>
      <w:r>
        <w:t xml:space="preserve">,</w:t>
      </w:r>
      <w:r>
        <w:t xml:space="preserve"> </w:t>
      </w:r>
      <w:r>
        <w:t xml:space="preserve">and produces live preview links when a server starts.</w:t>
      </w:r>
      <w:r>
        <w:t xml:space="preserve"> </w:t>
      </w:r>
      <w:r>
        <w:t xml:space="preserve">Requires a Daytona account and API key.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untrusted-code experiments;</w:t>
      </w:r>
      <w:r>
        <w:t xml:space="preserve"> </w:t>
      </w:r>
      <w:r>
        <w:t xml:space="preserve">otherwise the firewall and container setups in this chapter’s Firewall and Network Configuration section cover the same ground.</w:t>
      </w:r>
    </w:p>
    <w:p>
      <w:pPr>
        <w:pStyle w:val="Compact"/>
        <w:numPr>
          <w:ilvl w:val="0"/>
          <w:numId w:val="1031"/>
        </w:numPr>
      </w:pPr>
      <w:hyperlink r:id="rId151">
        <w:r>
          <w:rPr>
            <w:rStyle w:val="VerbatimChar"/>
          </w:rPr>
          <w:t xml:space="preserve">opencode-devcontainers</w:t>
        </w:r>
      </w:hyperlink>
      <w:r>
        <w:t xml:space="preserve"> </w:t>
      </w:r>
      <w:r>
        <w:t xml:space="preserve">(MIT; 222 stars; release</w:t>
      </w:r>
      <w:r>
        <w:t xml:space="preserve"> </w:t>
      </w:r>
      <w:r>
        <w:rPr>
          <w:rStyle w:val="VerbatimChar"/>
        </w:rPr>
        <w:t xml:space="preserve">v0.5.1</w:t>
      </w:r>
      <w:r>
        <w:t xml:space="preserve"> </w:t>
      </w:r>
      <w:r>
        <w:t xml:space="preserve">on 2026-08-24; pushed 2026-09-08).</w:t>
      </w:r>
      <w:r>
        <w:t xml:space="preserve"> </w:t>
      </w:r>
      <w:r>
        <w:t xml:space="preserve">Runs several devcontainer instances at once, one per branch, with auto-assigned ports.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repositories that already ship a</w:t>
      </w:r>
      <w:r>
        <w:t xml:space="preserve"> </w:t>
      </w:r>
      <w:r>
        <w:rPr>
          <w:rStyle w:val="VerbatimChar"/>
        </w:rPr>
        <w:t xml:space="preserve">.devcontainer/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hyperlink r:id="rId152">
        <w:r>
          <w:rPr>
            <w:rStyle w:val="VerbatimChar"/>
          </w:rPr>
          <w:t xml:space="preserve">opencode-worktree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 </w:t>
      </w:r>
      <w:r>
        <w:t xml:space="preserve">(MIT; 726 stars; no tagged release; pushed 2026-08-17).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worktree_create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worktree_delete</w:t>
      </w:r>
      <w:r>
        <w:t xml:space="preserve"> </w:t>
      </w:r>
      <w:r>
        <w:t xml:space="preserve">tools that create an isolated git worktree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~/.local/share/opencode/worktree/</w:t>
      </w:r>
      <w:r>
        <w:t xml:space="preserve">, sync configured files into it,</w:t>
      </w:r>
      <w:r>
        <w:t xml:space="preserve"> </w:t>
      </w:r>
      <w:r>
        <w:t xml:space="preserve">and open a terminal with OpenCode running there.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it is the OpenCode counterpart of the per-agent worktrees our Claude Code sessions use.</w:t>
      </w:r>
    </w:p>
    <w:p>
      <w:pPr>
        <w:pStyle w:val="FirstParagraph"/>
      </w:pPr>
      <w:r>
        <w:rPr>
          <w:b/>
          <w:bCs/>
        </w:rPr>
        <w:t xml:space="preserve">Orchestration and workflow bundles</w:t>
      </w:r>
    </w:p>
    <w:p>
      <w:pPr>
        <w:pStyle w:val="Compact"/>
        <w:numPr>
          <w:ilvl w:val="0"/>
          <w:numId w:val="1032"/>
        </w:numPr>
      </w:pPr>
      <w:hyperlink r:id="rId153">
        <w:r>
          <w:rPr>
            <w:rStyle w:val="VerbatimChar"/>
          </w:rPr>
          <w:t xml:space="preserve">oh-my-opencode</w:t>
        </w:r>
      </w:hyperlink>
      <w:r>
        <w:t xml:space="preserve"> </w:t>
      </w:r>
      <w:r>
        <w:t xml:space="preserve">(now</w:t>
      </w:r>
      <w:r>
        <w:t xml:space="preserve"> </w:t>
      </w:r>
      <w:r>
        <w:rPr>
          <w:rStyle w:val="VerbatimChar"/>
        </w:rPr>
        <w:t xml:space="preserve">oh-my-openagent</w:t>
      </w:r>
      <w:r>
        <w:t xml:space="preserve">; about 68,800 stars; release</w:t>
      </w:r>
      <w:r>
        <w:t xml:space="preserve"> </w:t>
      </w:r>
      <w:r>
        <w:rPr>
          <w:rStyle w:val="VerbatimChar"/>
        </w:rPr>
        <w:t xml:space="preserve">v5.0.0-beta.51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Covered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.</w:t>
      </w:r>
    </w:p>
    <w:p>
      <w:pPr>
        <w:pStyle w:val="Compact"/>
        <w:numPr>
          <w:ilvl w:val="0"/>
          <w:numId w:val="1032"/>
        </w:numPr>
      </w:pPr>
      <w:hyperlink r:id="rId154">
        <w:r>
          <w:rPr>
            <w:rStyle w:val="VerbatimChar"/>
          </w:rPr>
          <w:t xml:space="preserve">opencode-workspace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2026c)</w:t>
      </w:r>
      <w:r>
        <w:t xml:space="preserve"> </w:t>
      </w:r>
      <w:r>
        <w:t xml:space="preserve">(MIT; 586 stars; no tagged release).</w:t>
      </w:r>
      <w:r>
        <w:t xml:space="preserve"> </w:t>
      </w:r>
      <w:r>
        <w:t xml:space="preserve">A one-install bundle of 16 components:</w:t>
      </w:r>
      <w:r>
        <w:t xml:space="preserve"> </w:t>
      </w:r>
      <w:r>
        <w:t xml:space="preserve">four plugins (workspace management, async delegation, notifications, git isolation),</w:t>
      </w:r>
      <w:r>
        <w:t xml:space="preserve"> </w:t>
      </w:r>
      <w:r>
        <w:t xml:space="preserve">two npm plugins, three MCP servers (documentation, web search, code search),</w:t>
      </w:r>
      <w:r>
        <w:t xml:space="preserve"> </w:t>
      </w:r>
      <w:r>
        <w:t xml:space="preserve">four specialist agents (researcher, coder, scribe, reviewer),</w:t>
      </w:r>
      <w:r>
        <w:t xml:space="preserve"> </w:t>
      </w:r>
      <w:r>
        <w:t xml:space="preserve">four skill modules, and one command interface.</w:t>
      </w:r>
      <w:r>
        <w:t xml:space="preserve"> </w:t>
      </w:r>
      <w:r>
        <w:t xml:space="preserve">Its sibling</w:t>
      </w:r>
      <w:r>
        <w:t xml:space="preserve"> </w:t>
      </w:r>
      <w:hyperlink r:id="rId155">
        <w:r>
          <w:rPr>
            <w:rStyle w:val="VerbatimChar"/>
          </w:rPr>
          <w:t xml:space="preserve">opencode-background-agents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2026b)</w:t>
      </w:r>
      <w:r>
        <w:t xml:space="preserve"> </w:t>
      </w:r>
      <w:r>
        <w:t xml:space="preserve">(MIT; 382 stars) provides</w:t>
      </w:r>
      <w:r>
        <w:t xml:space="preserve"> </w:t>
      </w:r>
      <w:r>
        <w:rPr>
          <w:rStyle w:val="VerbatimChar"/>
        </w:rPr>
        <w:t xml:space="preserve">delegate()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delegation_read()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delegation_list()</w:t>
      </w:r>
      <w:r>
        <w:t xml:space="preserve"> </w:t>
      </w:r>
      <w:r>
        <w:t xml:space="preserve">tools</w:t>
      </w:r>
      <w:r>
        <w:t xml:space="preserve"> </w:t>
      </w:r>
      <w:r>
        <w:t xml:space="preserve">whose results persist to disk under</w:t>
      </w:r>
      <w:r>
        <w:t xml:space="preserve"> </w:t>
      </w:r>
      <w:r>
        <w:rPr>
          <w:rStyle w:val="VerbatimChar"/>
        </w:rPr>
        <w:t xml:space="preserve">~/.local/share/opencode/delegations/</w:t>
      </w:r>
      <w:r>
        <w:t xml:space="preserve">,</w:t>
      </w:r>
      <w:r>
        <w:t xml:space="preserve"> </w:t>
      </w:r>
      <w:r>
        <w:t xml:space="preserve">so they survive context compaction;</w:t>
      </w:r>
      <w:r>
        <w:t xml:space="preserve"> </w:t>
      </w:r>
      <w:r>
        <w:t xml:space="preserve">only read-only sub-agents may run in the background,</w:t>
      </w:r>
      <w:r>
        <w:t xml:space="preserve"> </w:t>
      </w:r>
      <w:r>
        <w:t xml:space="preserve">because background sessions sit outside OpenCode’s undo and branching system.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Worth a trial as a lighter alternative to Oh My OpenCode;</w:t>
      </w:r>
      <w:r>
        <w:t xml:space="preserve"> </w:t>
      </w:r>
      <w:r>
        <w:t xml:space="preserve">the disk-persisted delegation results address the same loss-on-compaction problem</w:t>
      </w:r>
      <w:r>
        <w:t xml:space="preserve"> </w:t>
      </w:r>
      <w:r>
        <w:t xml:space="preserve">our lab notebook convention exists for.</w:t>
      </w:r>
    </w:p>
    <w:p>
      <w:pPr>
        <w:pStyle w:val="Compact"/>
        <w:numPr>
          <w:ilvl w:val="0"/>
          <w:numId w:val="1032"/>
        </w:numPr>
      </w:pPr>
      <w:hyperlink r:id="rId156">
        <w:r>
          <w:rPr>
            <w:rStyle w:val="VerbatimChar"/>
          </w:rPr>
          <w:t xml:space="preserve">micode</w:t>
        </w:r>
      </w:hyperlink>
      <w:r>
        <w:t xml:space="preserve"> </w:t>
      </w:r>
      <w:r>
        <w:t xml:space="preserve">(MIT; 483 stars) and</w:t>
      </w:r>
      <w:r>
        <w:t xml:space="preserve"> </w:t>
      </w:r>
      <w:hyperlink r:id="rId157">
        <w:r>
          <w:rPr>
            <w:rStyle w:val="VerbatimChar"/>
          </w:rPr>
          <w:t xml:space="preserve">octto</w:t>
        </w:r>
      </w:hyperlink>
      <w:r>
        <w:t xml:space="preserve"> </w:t>
      </w:r>
      <w:r>
        <w:t xml:space="preserve">(MIT; 493 stars),</w:t>
      </w:r>
      <w:r>
        <w:t xml:space="preserve"> </w:t>
      </w:r>
      <w:r>
        <w:t xml:space="preserve">from the same author:</w:t>
      </w:r>
      <w:r>
        <w:t xml:space="preserve"> </w:t>
      </w:r>
      <w:r>
        <w:t xml:space="preserve">a brainstorm-plan-implement workflow with session continuity,</w:t>
      </w:r>
      <w:r>
        <w:t xml:space="preserve"> </w:t>
      </w:r>
      <w:r>
        <w:t xml:space="preserve">and a browser UI that turns an agent’s clarifying questions into multi-question forms.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Possibly</w:t>
      </w:r>
      <w:r>
        <w:t xml:space="preserve"> </w:t>
      </w:r>
      <w:r>
        <w:rPr>
          <w:rStyle w:val="VerbatimChar"/>
        </w:rPr>
        <w:t xml:space="preserve">octto</w:t>
      </w:r>
      <w:r>
        <w:t xml:space="preserve">, which does for OpenCode what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 </w:t>
      </w:r>
      <w:r>
        <w:t xml:space="preserve">does in Claude Code.</w:t>
      </w:r>
    </w:p>
    <w:p>
      <w:pPr>
        <w:pStyle w:val="Compact"/>
        <w:numPr>
          <w:ilvl w:val="0"/>
          <w:numId w:val="1032"/>
        </w:numPr>
      </w:pPr>
      <w:hyperlink r:id="rId158">
        <w:r>
          <w:rPr>
            <w:rStyle w:val="VerbatimChar"/>
          </w:rPr>
          <w:t xml:space="preserve">opencode-conductor</w:t>
        </w:r>
      </w:hyperlink>
      <w:r>
        <w:t xml:space="preserve"> </w:t>
      </w:r>
      <w:r>
        <w:t xml:space="preserve">(Apache-2.0; 129 stars; last push 2026-03-02)</w:t>
      </w:r>
      <w:r>
        <w:t xml:space="preserve"> </w:t>
      </w:r>
      <w:r>
        <w:t xml:space="preserve">ports the Context, Spec, Plan, Implement lifecycle described in</w:t>
      </w:r>
      <w:r>
        <w:t xml:space="preserve"> </w:t>
      </w:r>
      <w:hyperlink r:id="rId159">
        <w:r>
          <w:rPr>
            <w:rStyle w:val="Hyperlink"/>
          </w:rPr>
          <w:t xml:space="preserve">Conductor extension</w:t>
        </w:r>
      </w:hyperlink>
      <w:r>
        <w:t xml:space="preserve"> </w:t>
      </w:r>
      <w:r>
        <w:t xml:space="preserve">to OpenCode.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if that lifecycle is adopted; the port looks dormant.</w:t>
      </w:r>
    </w:p>
    <w:p>
      <w:pPr>
        <w:pStyle w:val="Compact"/>
        <w:numPr>
          <w:ilvl w:val="0"/>
          <w:numId w:val="1032"/>
        </w:numPr>
      </w:pPr>
      <w:hyperlink r:id="rId160">
        <w:r>
          <w:rPr>
            <w:rStyle w:val="VerbatimChar"/>
          </w:rPr>
          <w:t xml:space="preserve">plannotator</w:t>
        </w:r>
      </w:hyperlink>
      <w:r>
        <w:t xml:space="preserve"> </w:t>
      </w:r>
      <w:r>
        <w:t xml:space="preserve">(Apache-2.0; about 8,600 stars; release</w:t>
      </w:r>
      <w:r>
        <w:t xml:space="preserve"> </w:t>
      </w:r>
      <w:r>
        <w:rPr>
          <w:rStyle w:val="VerbatimChar"/>
        </w:rPr>
        <w:t xml:space="preserve">v0.27.12</w:t>
      </w:r>
      <w:r>
        <w:t xml:space="preserve"> </w:t>
      </w:r>
      <w:r>
        <w:t xml:space="preserve">on 2026-09-03)</w:t>
      </w:r>
      <w:r>
        <w:t xml:space="preserve"> </w:t>
      </w:r>
      <w:r>
        <w:t xml:space="preserve">is a visual plan-and-diff annotation tool with an OpenCode plugin;</w:t>
      </w:r>
      <w:r>
        <w:t xml:space="preserve"> </w:t>
      </w:r>
      <w:r>
        <w:t xml:space="preserve">it is agent-agnostic and also targets Claude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reviewing agent plans before implementation;</w:t>
      </w:r>
      <w:r>
        <w:t xml:space="preserve"> </w:t>
      </w:r>
      <w:r>
        <w:t xml:space="preserve">it addresses the plan-review step directly.</w:t>
      </w:r>
    </w:p>
    <w:p>
      <w:pPr>
        <w:pStyle w:val="Compact"/>
        <w:numPr>
          <w:ilvl w:val="0"/>
          <w:numId w:val="1032"/>
        </w:numPr>
      </w:pPr>
      <w:hyperlink r:id="rId161">
        <w:r>
          <w:rPr>
            <w:rStyle w:val="VerbatimChar"/>
          </w:rPr>
          <w:t xml:space="preserve">opencode-goal-plugin</w:t>
        </w:r>
      </w:hyperlink>
      <w:r>
        <w:t xml:space="preserve"> </w:t>
      </w:r>
      <w:r>
        <w:t xml:space="preserve">(MIT; 252 stars; release</w:t>
      </w:r>
      <w:r>
        <w:t xml:space="preserve"> </w:t>
      </w:r>
      <w:r>
        <w:rPr>
          <w:rStyle w:val="VerbatimChar"/>
        </w:rPr>
        <w:t xml:space="preserve">v0.10.0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adds a session-scoped</w:t>
      </w:r>
      <w:r>
        <w:t xml:space="preserve"> </w:t>
      </w:r>
      <w:r>
        <w:rPr>
          <w:rStyle w:val="VerbatimChar"/>
        </w:rPr>
        <w:t xml:space="preserve">/goal</w:t>
      </w:r>
      <w:r>
        <w:t xml:space="preserve"> </w:t>
      </w:r>
      <w:r>
        <w:t xml:space="preserve">that keeps an objective in context</w:t>
      </w:r>
      <w:r>
        <w:t xml:space="preserve"> </w:t>
      </w:r>
      <w:r>
        <w:t xml:space="preserve">and auto-continues until</w:t>
      </w:r>
      <w:r>
        <w:t xml:space="preserve"> </w:t>
      </w:r>
      <w:r>
        <w:t xml:space="preserve">“evidence-gated completion”</w:t>
      </w:r>
      <w:r>
        <w:t xml:space="preserve">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unattended ARDI-style loops.</w:t>
      </w:r>
    </w:p>
    <w:p>
      <w:pPr>
        <w:pStyle w:val="FirstParagraph"/>
      </w:pPr>
      <w:r>
        <w:rPr>
          <w:b/>
          <w:bCs/>
        </w:rPr>
        <w:t xml:space="preserve">Safety and observability</w:t>
      </w:r>
    </w:p>
    <w:p>
      <w:pPr>
        <w:pStyle w:val="Compact"/>
        <w:numPr>
          <w:ilvl w:val="0"/>
          <w:numId w:val="1033"/>
        </w:numPr>
      </w:pPr>
      <w:hyperlink r:id="rId162">
        <w:r>
          <w:rPr>
            <w:rStyle w:val="VerbatimChar"/>
          </w:rPr>
          <w:t xml:space="preserve">opencode-vibeguard</w:t>
        </w:r>
      </w:hyperlink>
      <w:r>
        <w:t xml:space="preserve"> </w:t>
      </w:r>
      <w:r>
        <w:t xml:space="preserve">(</w:t>
      </w:r>
      <w:r>
        <w:t xml:space="preserve">inkdust2021</w:t>
      </w:r>
      <w:r>
        <w:t xml:space="preserve"> </w:t>
      </w:r>
      <w:r>
        <w:t xml:space="preserve">2026)</w:t>
      </w:r>
      <w:r>
        <w:t xml:space="preserve"> </w:t>
      </w:r>
      <w:r>
        <w:t xml:space="preserve">(MIT; 198 stars; no tagged release; last push 2026-03-01).</w:t>
      </w:r>
      <w:r>
        <w:t xml:space="preserve"> </w:t>
      </w:r>
      <w:r>
        <w:t xml:space="preserve">Replaces configured secrets and personal data with placeholders of the form</w:t>
      </w:r>
      <w:r>
        <w:t xml:space="preserve"> </w:t>
      </w:r>
      <w:r>
        <w:rPr>
          <w:rStyle w:val="VerbatimChar"/>
        </w:rPr>
        <w:t xml:space="preserve">__VG_&lt;CATEGORY&gt;_&lt;hash&gt;__</w:t>
      </w:r>
      <w:r>
        <w:t xml:space="preserve"> </w:t>
      </w:r>
      <w:r>
        <w:t xml:space="preserve">before each request leaves for the model provider,</w:t>
      </w:r>
      <w:r>
        <w:t xml:space="preserve"> </w:t>
      </w:r>
      <w:r>
        <w:t xml:space="preserve">restores them locally when output completes,</w:t>
      </w:r>
      <w:r>
        <w:t xml:space="preserve"> </w:t>
      </w:r>
      <w:r>
        <w:t xml:space="preserve">and restores them again before tool execution so shell commands still work.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 in principle, for work touching participant data,</w:t>
      </w:r>
      <w:r>
        <w:t xml:space="preserve"> </w:t>
      </w:r>
      <w:r>
        <w:t xml:space="preserve">but the redaction list is hand-configured and the project has been quiet for six months;</w:t>
      </w:r>
      <w:r>
        <w:t xml:space="preserve"> </w:t>
      </w:r>
      <w:r>
        <w:t xml:space="preserve">test it before relying on it.</w:t>
      </w:r>
    </w:p>
    <w:p>
      <w:pPr>
        <w:pStyle w:val="Compact"/>
        <w:numPr>
          <w:ilvl w:val="0"/>
          <w:numId w:val="1033"/>
        </w:numPr>
      </w:pPr>
      <w:hyperlink r:id="rId163">
        <w:r>
          <w:rPr>
            <w:rStyle w:val="VerbatimChar"/>
          </w:rPr>
          <w:t xml:space="preserve">opencode-shell-strategy</w:t>
        </w:r>
      </w:hyperlink>
      <w:r>
        <w:t xml:space="preserve"> </w:t>
      </w:r>
      <w:r>
        <w:t xml:space="preserve">(MIT; 136 stars) and</w:t>
      </w:r>
      <w:r>
        <w:t xml:space="preserve"> </w:t>
      </w:r>
      <w:hyperlink r:id="rId164">
        <w:r>
          <w:rPr>
            <w:rStyle w:val="VerbatimChar"/>
          </w:rPr>
          <w:t xml:space="preserve">opencode-pty</w:t>
        </w:r>
      </w:hyperlink>
      <w:r>
        <w:t xml:space="preserve"> </w:t>
      </w:r>
      <w:r>
        <w:t xml:space="preserve">(MIT; 571 stars)</w:t>
      </w:r>
      <w:r>
        <w:t xml:space="preserve"> </w:t>
      </w:r>
      <w:r>
        <w:t xml:space="preserve">tackle the same hang: an agent running a TTY-dependent command with no terminal attached.</w:t>
      </w:r>
      <w:r>
        <w:t xml:space="preserve"> </w:t>
      </w:r>
      <w:r>
        <w:t xml:space="preserve">The first injects instructions to use non-interactive flags;</w:t>
      </w:r>
      <w:r>
        <w:t xml:space="preserve"> </w:t>
      </w:r>
      <w:r>
        <w:t xml:space="preserve">the second gives the agent a real pseudo-terminal it can write to and read from.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hang they fix is one we hit regularly with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hyperlink r:id="rId165">
        <w:r>
          <w:rPr>
            <w:rStyle w:val="VerbatimChar"/>
          </w:rPr>
          <w:t xml:space="preserve">opencode-sentry-monitor</w:t>
        </w:r>
      </w:hyperlink>
      <w:r>
        <w:t xml:space="preserve"> </w:t>
      </w:r>
      <w:r>
        <w:t xml:space="preserve">(53 stars),</w:t>
      </w:r>
      <w:r>
        <w:t xml:space="preserve"> </w:t>
      </w:r>
      <w:hyperlink r:id="rId166">
        <w:r>
          <w:rPr>
            <w:rStyle w:val="VerbatimChar"/>
          </w:rPr>
          <w:t xml:space="preserve">opencode-wakatime</w:t>
        </w:r>
      </w:hyperlink>
      <w:r>
        <w:t xml:space="preserve"> </w:t>
      </w:r>
      <w:r>
        <w:t xml:space="preserve">(198 stars),</w:t>
      </w:r>
      <w:r>
        <w:t xml:space="preserve"> </w:t>
      </w:r>
      <w:r>
        <w:t xml:space="preserve">and</w:t>
      </w:r>
      <w:r>
        <w:t xml:space="preserve"> </w:t>
      </w:r>
      <w:hyperlink r:id="rId167">
        <w:r>
          <w:rPr>
            <w:rStyle w:val="VerbatimChar"/>
          </w:rPr>
          <w:t xml:space="preserve">opencode-helicone-session</w:t>
        </w:r>
      </w:hyperlink>
      <w:r>
        <w:t xml:space="preserve"> </w:t>
      </w:r>
      <w:r>
        <w:t xml:space="preserve">(16 stars)</w:t>
      </w:r>
      <w:r>
        <w:t xml:space="preserve"> </w:t>
      </w:r>
      <w:r>
        <w:t xml:space="preserve">send traces or usage to Sentry, Wakatime, and Helicone respectively.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No; we do not run those services.</w:t>
      </w:r>
    </w:p>
    <w:p>
      <w:pPr>
        <w:pStyle w:val="FirstParagraph"/>
      </w:pPr>
      <w:r>
        <w:rPr>
          <w:b/>
          <w:bCs/>
        </w:rPr>
        <w:t xml:space="preserve">Notifications and quality of life</w:t>
      </w:r>
    </w:p>
    <w:p>
      <w:pPr>
        <w:pStyle w:val="BodyText"/>
      </w:pPr>
      <w:r>
        <w:t xml:space="preserve">Four plugins do desktop notifications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opencode-notifier</w:t>
      </w:r>
      <w:r>
        <w:t xml:space="preserve">, 810 stars, is the most-used;</w:t>
      </w:r>
      <w:r>
        <w:t xml:space="preserve"> </w:t>
      </w:r>
      <w:r>
        <w:rPr>
          <w:rStyle w:val="VerbatimChar"/>
        </w:rPr>
        <w:t xml:space="preserve">opencode-notify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opencode-notificator</w:t>
      </w:r>
      <w:r>
        <w:t xml:space="preserve">),</w:t>
      </w:r>
      <w:r>
        <w:t xml:space="preserve"> </w:t>
      </w:r>
      <w:r>
        <w:t xml:space="preserve">and the rest of the list is small conveniences:</w:t>
      </w:r>
      <w:r>
        <w:t xml:space="preserve"> </w:t>
      </w:r>
      <w:r>
        <w:rPr>
          <w:rStyle w:val="VerbatimChar"/>
        </w:rPr>
        <w:t xml:space="preserve">opencode-md-table-formatter</w:t>
      </w:r>
      <w:r>
        <w:t xml:space="preserve"> </w:t>
      </w:r>
      <w:r>
        <w:t xml:space="preserve">cleans up model-generated Markdown tables,</w:t>
      </w:r>
      <w:r>
        <w:t xml:space="preserve"> </w:t>
      </w:r>
      <w:r>
        <w:rPr>
          <w:rStyle w:val="VerbatimChar"/>
        </w:rPr>
        <w:t xml:space="preserve">opencode-zellij-namer</w:t>
      </w:r>
      <w:r>
        <w:t xml:space="preserve"> </w:t>
      </w:r>
      <w:r>
        <w:t xml:space="preserve">names Zellij sessions,</w:t>
      </w:r>
      <w:r>
        <w:t xml:space="preserve"> </w:t>
      </w:r>
      <w:r>
        <w:rPr>
          <w:rStyle w:val="VerbatimChar"/>
        </w:rPr>
        <w:t xml:space="preserve">opencode-supermemory</w:t>
      </w:r>
      <w:r>
        <w:t xml:space="preserve"> </w:t>
      </w:r>
      <w:r>
        <w:t xml:space="preserve">(about 1,600 stars) adds cross-session memory through the hosted Supermemory service,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opencode-scheduler</w:t>
      </w:r>
      <w:r>
        <w:t xml:space="preserve"> </w:t>
      </w:r>
      <w:r>
        <w:t xml:space="preserve">runs recurring jobs through</w:t>
      </w:r>
      <w:r>
        <w:t xml:space="preserve"> </w:t>
      </w:r>
      <w:r>
        <w:rPr>
          <w:rStyle w:val="VerbatimChar"/>
        </w:rPr>
        <w:t xml:space="preserve">launchd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.</w:t>
      </w:r>
      <w:r>
        <w:t xml:space="preserve"> </w:t>
      </w:r>
      <w:r>
        <w:t xml:space="preserve">Vendor plugins from JFrog, Firecrawl, and Tavily wrap their own CLIs.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A notifier, yes; the rest only with a specific need.</w:t>
      </w:r>
    </w:p>
    <w:bookmarkEnd w:id="168"/>
    <w:bookmarkStart w:id="182" w:name="notable-clients-and-integrations"/>
    <w:p>
      <w:pPr>
        <w:pStyle w:val="Heading4"/>
      </w:pPr>
      <w:r>
        <w:t xml:space="preserve">Notable clients and integrations</w:t>
      </w:r>
    </w:p>
    <w:p>
      <w:pPr>
        <w:pStyle w:val="Compact"/>
        <w:numPr>
          <w:ilvl w:val="0"/>
          <w:numId w:val="1034"/>
        </w:numPr>
      </w:pPr>
      <w:hyperlink r:id="rId169">
        <w:r>
          <w:rPr>
            <w:rStyle w:val="VerbatimChar"/>
          </w:rPr>
          <w:t xml:space="preserve">CodeNomad</w:t>
        </w:r>
      </w:hyperlink>
      <w:r>
        <w:t xml:space="preserve"> </w:t>
      </w:r>
      <w:r>
        <w:t xml:space="preserve">(Neural Nomads AI 2026)</w:t>
      </w:r>
      <w:r>
        <w:t xml:space="preserve"> </w:t>
      </w:r>
      <w:r>
        <w:t xml:space="preserve">(Neural Nomads AI; MIT; about 2,600 stars; release</w:t>
      </w:r>
      <w:r>
        <w:t xml:space="preserve"> </w:t>
      </w:r>
      <w:r>
        <w:rPr>
          <w:rStyle w:val="VerbatimChar"/>
        </w:rPr>
        <w:t xml:space="preserve">v0.19.0</w:t>
      </w:r>
      <w:r>
        <w:t xml:space="preserve"> </w:t>
      </w:r>
      <w:r>
        <w:t xml:space="preserve">on 2026-08-24; pushed 2026-09-09).</w:t>
      </w:r>
      <w:r>
        <w:t xml:space="preserve"> </w:t>
      </w:r>
      <w:r>
        <w:t xml:space="preserve">Describes itself as</w:t>
      </w:r>
      <w:r>
        <w:t xml:space="preserve"> </w:t>
      </w:r>
      <w:r>
        <w:t xml:space="preserve">“The AI Coding Cockpit for OpenCode”</w:t>
      </w:r>
      <w:r>
        <w:t xml:space="preserve">:</w:t>
      </w:r>
      <w:r>
        <w:t xml:space="preserve"> </w:t>
      </w:r>
      <w:r>
        <w:t xml:space="preserve">a SolidJS front end with a Node.js server that wraps an OpenCode CLI already on your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It ships as Electron and Tauri desktop builds for macOS, Windows (x64 and ARM64), and Linux,</w:t>
      </w:r>
      <w:r>
        <w:t xml:space="preserve"> </w:t>
      </w:r>
      <w:r>
        <w:t xml:space="preserve">and as a password-protected local web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npx @neuralnomads/codenomad --password &lt;password&gt; --launch</w:t>
      </w:r>
      <w:r>
        <w:t xml:space="preserve">) for remote or browser access.</w:t>
      </w:r>
      <w:r>
        <w:t xml:space="preserve"> </w:t>
      </w:r>
      <w:r>
        <w:t xml:space="preserve">Features include multi-instance workspaces, session management, git worktrees,</w:t>
      </w:r>
      <w:r>
        <w:t xml:space="preserve"> </w:t>
      </w:r>
      <w:r>
        <w:t xml:space="preserve">voice input, a file browser, a command palette, and</w:t>
      </w:r>
      <w:r>
        <w:t xml:space="preserve"> </w:t>
      </w:r>
      <w:r>
        <w:t xml:space="preserve">“SideCars”</w:t>
      </w:r>
      <w:r>
        <w:t xml:space="preserve"> </w:t>
      </w:r>
      <w:r>
        <w:t xml:space="preserve">that embed local web tools as tabs.</w:t>
      </w:r>
      <w:r>
        <w:t xml:space="preserve"> </w:t>
      </w:r>
      <w:r>
        <w:t xml:space="preserve">Despite the ecosystem page’s</w:t>
      </w:r>
      <w:r>
        <w:t xml:space="preserve"> </w:t>
      </w:r>
      <w:r>
        <w:t xml:space="preserve">“Desktop, Web, Mobile and Remote”</w:t>
      </w:r>
      <w:r>
        <w:t xml:space="preserve"> </w:t>
      </w:r>
      <w:r>
        <w:t xml:space="preserve">description,</w:t>
      </w:r>
      <w:r>
        <w:t xml:space="preserve"> </w:t>
      </w:r>
      <w:r>
        <w:t xml:space="preserve">the README documents no native mobile app; mobile access is through the web server.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as the most complete graphical front end for OpenCode</w:t>
      </w:r>
      <w:r>
        <w:t xml:space="preserve"> </w:t>
      </w:r>
      <w:r>
        <w:t xml:space="preserve">and a plausible answer to</w:t>
      </w:r>
      <w:r>
        <w:t xml:space="preserve"> </w:t>
      </w:r>
      <w:r>
        <w:t xml:space="preserve">“I want several OpenCode sessions side by side without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hyperlink r:id="rId170">
        <w:r>
          <w:rPr>
            <w:rStyle w:val="VerbatimChar"/>
          </w:rPr>
          <w:t xml:space="preserve">OpenChamber</w:t>
        </w:r>
      </w:hyperlink>
      <w:r>
        <w:t xml:space="preserve"> </w:t>
      </w:r>
      <w:r>
        <w:t xml:space="preserve">(</w:t>
      </w:r>
      <w:hyperlink r:id="rId171">
        <w:r>
          <w:rPr>
            <w:rStyle w:val="Hyperlink"/>
          </w:rPr>
          <w:t xml:space="preserve">GitHub</w:t>
        </w:r>
      </w:hyperlink>
      <w:r>
        <w:t xml:space="preserve">)</w:t>
      </w:r>
      <w:r>
        <w:t xml:space="preserve"> </w:t>
      </w:r>
      <w:r>
        <w:t xml:space="preserve">(OpenChamber 2026)</w:t>
      </w:r>
      <w:r>
        <w:t xml:space="preserve"> </w:t>
      </w:r>
      <w:r>
        <w:t xml:space="preserve">(now under its own organization; MIT; post-survey update as of 2026-09-24: about 10,500 stars; release</w:t>
      </w:r>
      <w:r>
        <w:t xml:space="preserve"> </w:t>
      </w:r>
      <w:r>
        <w:rPr>
          <w:rStyle w:val="VerbatimChar"/>
        </w:rPr>
        <w:t xml:space="preserve">v2.0.1</w:t>
      </w:r>
      <w:r>
        <w:t xml:space="preserve">).</w:t>
      </w:r>
      <w:r>
        <w:t xml:space="preserve"> </w:t>
      </w:r>
      <w:r>
        <w:t xml:space="preserve">An agentic development environment built on top of the OpenCode SDK.</w:t>
      </w:r>
      <w:r>
        <w:t xml:space="preserve"> </w:t>
      </w:r>
      <w:r>
        <w:t xml:space="preserve">It splits execution across a self-hosted instance (</w:t>
      </w:r>
      <w:r>
        <w:rPr>
          <w:rStyle w:val="VerbatimChar"/>
        </w:rPr>
        <w:t xml:space="preserve">openchamber</w:t>
      </w:r>
      <w:r>
        <w:t xml:space="preserve">) running on a machine you control</w:t>
      </w:r>
      <w:r>
        <w:t xml:space="preserve"> </w:t>
      </w:r>
      <w:r>
        <w:t xml:space="preserve">(local workstation, Linux box, or server) and client interfaces across desktop apps</w:t>
      </w:r>
      <w:r>
        <w:t xml:space="preserve"> </w:t>
      </w:r>
      <w:r>
        <w:t xml:space="preserve">(macOS, Windows, Linux, and editor integrations across VS Code, Cursor, Windsurf, and Trae),</w:t>
      </w:r>
      <w:r>
        <w:t xml:space="preserve"> </w:t>
      </w:r>
      <w:r>
        <w:t xml:space="preserve">browsers, and mobile (iOS beta, Android, and PWA).</w:t>
      </w:r>
      <w:r>
        <w:t xml:space="preserve"> </w:t>
      </w:r>
      <w:r>
        <w:t xml:space="preserve">Remote connectivity uses an end-to-end encrypted</w:t>
      </w:r>
      <w:r>
        <w:t xml:space="preserve"> </w:t>
      </w:r>
      <w:r>
        <w:t xml:space="preserve">“Private Relay”</w:t>
      </w:r>
      <w:r>
        <w:t xml:space="preserve"> </w:t>
      </w:r>
      <w:r>
        <w:t xml:space="preserve">paired via QR code</w:t>
      </w:r>
      <w:r>
        <w:t xml:space="preserve"> </w:t>
      </w:r>
      <w:r>
        <w:t xml:space="preserve">without exposing inbound ports or maintaining public tunnels.</w:t>
      </w:r>
      <w:r>
        <w:t xml:space="preserve"> </w:t>
      </w:r>
      <w:r>
        <w:t xml:space="preserve">Users can start sessions from GitHub issues/PRs or Linear tickets with session goals and recurring schedules,</w:t>
      </w:r>
      <w:r>
        <w:t xml:space="preserve"> </w:t>
      </w:r>
      <w:r>
        <w:t xml:space="preserve">run tasks across up to five models in parallel (each in its own session, with optional worktree isolation per the repository README)</w:t>
      </w:r>
      <w:r>
        <w:t xml:space="preserve"> </w:t>
      </w:r>
      <w:r>
        <w:t xml:space="preserve">with interactive browser verification and multi-model fusion,</w:t>
      </w:r>
      <w:r>
        <w:t xml:space="preserve"> </w:t>
      </w:r>
      <w:r>
        <w:t xml:space="preserve">and inspect changes through ordered diff walkthroughs while attaching failed CI checks or review comments directly to the agent’s chat context.</w:t>
      </w:r>
      <w:r>
        <w:t xml:space="preserve"> </w:t>
      </w:r>
      <w:r>
        <w:t xml:space="preserve">Like CodeNomad it uses OpenCode as the underlying engine and is not affiliated with the OpenCode team.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multi-model parallel run and worktree isolation mirror our own practices,</w:t>
      </w:r>
      <w:r>
        <w:t xml:space="preserve"> </w:t>
      </w:r>
      <w:r>
        <w:t xml:space="preserve">and Private Relay enables headless server agent monitoring from mobile or browser without exposing ports.</w:t>
      </w:r>
    </w:p>
    <w:p>
      <w:pPr>
        <w:pStyle w:val="Compact"/>
        <w:numPr>
          <w:ilvl w:val="0"/>
          <w:numId w:val="1034"/>
        </w:numPr>
      </w:pPr>
      <w:hyperlink r:id="rId172">
        <w:r>
          <w:rPr>
            <w:rStyle w:val="VerbatimChar"/>
          </w:rPr>
          <w:t xml:space="preserve">OpenWork</w:t>
        </w:r>
      </w:hyperlink>
      <w:r>
        <w:t xml:space="preserve"> </w:t>
      </w:r>
      <w:r>
        <w:t xml:space="preserve">(</w:t>
      </w:r>
      <w:r>
        <w:t xml:space="preserve">different-ai</w:t>
      </w:r>
      <w:r>
        <w:t xml:space="preserve"> </w:t>
      </w:r>
      <w:r>
        <w:t xml:space="preserve">2026)</w:t>
      </w:r>
      <w:r>
        <w:t xml:space="preserve"> </w:t>
      </w:r>
      <w:r>
        <w:t xml:space="preserve">(different-ai; about 23,400 stars; release</w:t>
      </w:r>
      <w:r>
        <w:t xml:space="preserve"> </w:t>
      </w:r>
      <w:r>
        <w:rPr>
          <w:rStyle w:val="VerbatimChar"/>
        </w:rPr>
        <w:t xml:space="preserve">v0.18.44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Positions itself as</w:t>
      </w:r>
      <w:r>
        <w:t xml:space="preserve"> </w:t>
      </w:r>
      <w:r>
        <w:t xml:space="preserve">“an open-source alternative to Claude Cowork and Codex”</w:t>
      </w:r>
      <w:r>
        <w:t xml:space="preserve"> </w:t>
      </w:r>
      <w:r>
        <w:t xml:space="preserve">for macOS, Windows, and Linux,</w:t>
      </w:r>
      <w:r>
        <w:t xml:space="preserve"> </w:t>
      </w:r>
      <w:r>
        <w:t xml:space="preserve">sharing skills, MCP servers, and connected services across tools and machines.</w:t>
      </w:r>
      <w:r>
        <w:t xml:space="preserve"> </w:t>
      </w:r>
      <w:r>
        <w:t xml:space="preserve">Code outside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is MIT; the organizational control plane under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uses a separate license</w:t>
      </w:r>
      <w:r>
        <w:t xml:space="preserve"> </w:t>
      </w:r>
      <w:r>
        <w:t xml:space="preserve">that is free for up to five users.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Compare against the collaborative workspaces in</w:t>
      </w:r>
      <w:r>
        <w:t xml:space="preserve"> </w:t>
      </w:r>
      <w:hyperlink r:id="rId173">
        <w:r>
          <w:rPr>
            <w:rStyle w:val="Hyperlink"/>
          </w:rPr>
          <w:t xml:space="preserve">collaborative workspaces</w:t>
        </w:r>
      </w:hyperlink>
      <w:r>
        <w:t xml:space="preserve">;</w:t>
      </w:r>
      <w:r>
        <w:t xml:space="preserve"> </w:t>
      </w:r>
      <w:r>
        <w:t xml:space="preserve">the five-user free tier fits a lab, and the open core makes it auditable.</w:t>
      </w:r>
    </w:p>
    <w:p>
      <w:pPr>
        <w:pStyle w:val="Compact"/>
        <w:numPr>
          <w:ilvl w:val="0"/>
          <w:numId w:val="1034"/>
        </w:numPr>
      </w:pPr>
      <w:hyperlink r:id="rId174">
        <w:r>
          <w:rPr>
            <w:rStyle w:val="VerbatimChar"/>
          </w:rPr>
          <w:t xml:space="preserve">opencode.nvim</w:t>
        </w:r>
      </w:hyperlink>
      <w:r>
        <w:t xml:space="preserve"> </w:t>
      </w:r>
      <w:r>
        <w:t xml:space="preserve">(Dyke 2026)</w:t>
      </w:r>
      <w:r>
        <w:t xml:space="preserve"> </w:t>
      </w:r>
      <w:r>
        <w:t xml:space="preserve">(Nick van Dyke; MIT; about 3,800 stars; release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on 2026-08-20)</w:t>
      </w:r>
      <w:r>
        <w:t xml:space="preserve"> </w:t>
      </w:r>
      <w:r>
        <w:t xml:space="preserve">connects Neovim to a running OpenCode server (</w:t>
      </w:r>
      <w:r>
        <w:rPr>
          <w:rStyle w:val="VerbatimChar"/>
        </w:rPr>
        <w:t xml:space="preserve">opencode --port</w:t>
      </w:r>
      <w:r>
        <w:t xml:space="preserve">),</w:t>
      </w:r>
      <w:r>
        <w:t xml:space="preserve"> </w:t>
      </w:r>
      <w:r>
        <w:t xml:space="preserve">injects editor context (cursor, selection, diagnostics) into prompts,</w:t>
      </w:r>
      <w:r>
        <w:t xml:space="preserve"> </w:t>
      </w:r>
      <w:r>
        <w:t xml:space="preserve">surfaces OpenCode’s server-sent events as Neovim autocommands,</w:t>
      </w:r>
      <w:r>
        <w:t xml:space="preserve"> </w:t>
      </w:r>
      <w:r>
        <w:t xml:space="preserve">and reloads buffers when the agent edits files.</w:t>
      </w:r>
      <w:r>
        <w:t xml:space="preserve"> </w:t>
      </w:r>
      <w:r>
        <w:t xml:space="preserve">A second, unrelated</w:t>
      </w:r>
      <w:r>
        <w:t xml:space="preserve"> </w:t>
      </w:r>
      <w:hyperlink r:id="rId175">
        <w:r>
          <w:rPr>
            <w:rStyle w:val="VerbatimChar"/>
          </w:rPr>
          <w:t xml:space="preserve">sudo-tee/opencode.nvim</w:t>
        </w:r>
      </w:hyperlink>
      <w:r>
        <w:t xml:space="preserve"> </w:t>
      </w:r>
      <w:r>
        <w:t xml:space="preserve">(Apache-2.0; 937 stars) is a full Neovim front end rather than a bridge.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For the Neovim users in the lab, yes.</w:t>
      </w:r>
    </w:p>
    <w:p>
      <w:pPr>
        <w:pStyle w:val="Compact"/>
        <w:numPr>
          <w:ilvl w:val="0"/>
          <w:numId w:val="1034"/>
        </w:numPr>
      </w:pPr>
      <w:hyperlink r:id="rId176">
        <w:r>
          <w:rPr>
            <w:rStyle w:val="VerbatimChar"/>
          </w:rPr>
          <w:t xml:space="preserve">kimaki</w:t>
        </w:r>
      </w:hyperlink>
      <w:r>
        <w:t xml:space="preserve"> </w:t>
      </w:r>
      <w:r>
        <w:t xml:space="preserve">(</w:t>
      </w:r>
      <w:r>
        <w:t xml:space="preserve">remorses</w:t>
      </w:r>
      <w:r>
        <w:t xml:space="preserve"> </w:t>
      </w:r>
      <w:r>
        <w:t xml:space="preserve">2026)</w:t>
      </w:r>
      <w:r>
        <w:t xml:space="preserve"> </w:t>
      </w:r>
      <w:r>
        <w:t xml:space="preserve">(MIT; about 1,400 stars; release</w:t>
      </w:r>
      <w:r>
        <w:t xml:space="preserve"> </w:t>
      </w:r>
      <w:r>
        <w:rPr>
          <w:rStyle w:val="VerbatimChar"/>
        </w:rPr>
        <w:t xml:space="preserve">kimaki@0.27.0</w:t>
      </w:r>
      <w:r>
        <w:t xml:space="preserve"> </w:t>
      </w:r>
      <w:r>
        <w:t xml:space="preserve">on 2026-09-01).</w:t>
      </w:r>
      <w:r>
        <w:t xml:space="preserve"> </w:t>
      </w:r>
      <w:r>
        <w:t xml:space="preserve">A Discord bot in which each project is a channel and each session a thread;</w:t>
      </w:r>
      <w:r>
        <w:t xml:space="preserve"> </w:t>
      </w:r>
      <w:r>
        <w:t xml:space="preserve">it queues messages, forks sessions, transcribes voice messages, shows diffs,</w:t>
      </w:r>
      <w:r>
        <w:t xml:space="preserve"> </w:t>
      </w:r>
      <w:r>
        <w:t xml:space="preserve">and maps Discord roles to permission controls.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 for now; our coordination runs through GitHub, not Discord.</w:t>
      </w:r>
    </w:p>
    <w:p>
      <w:pPr>
        <w:pStyle w:val="Compact"/>
        <w:numPr>
          <w:ilvl w:val="0"/>
          <w:numId w:val="1034"/>
        </w:numPr>
      </w:pPr>
      <w:hyperlink r:id="rId177">
        <w:r>
          <w:rPr>
            <w:rStyle w:val="VerbatimChar"/>
          </w:rPr>
          <w:t xml:space="preserve">portal</w:t>
        </w:r>
      </w:hyperlink>
      <w:r>
        <w:t xml:space="preserve"> </w:t>
      </w:r>
      <w:r>
        <w:t xml:space="preserve">(</w:t>
      </w:r>
      <w:r>
        <w:t xml:space="preserve">hosenur</w:t>
      </w:r>
      <w:r>
        <w:t xml:space="preserve"> </w:t>
      </w:r>
      <w:r>
        <w:t xml:space="preserve">2026)</w:t>
      </w:r>
      <w:r>
        <w:t xml:space="preserve"> </w:t>
      </w:r>
      <w:r>
        <w:t xml:space="preserve">(MIT; 798 stars; last push 2026-05-12) is a mobile-first web UI meant to be reached over Tailscale.</w:t>
      </w:r>
      <w:r>
        <w:t xml:space="preserve"> </w:t>
      </w:r>
      <w:hyperlink r:id="rId178">
        <w:r>
          <w:rPr>
            <w:rStyle w:val="VerbatimChar"/>
          </w:rPr>
          <w:t xml:space="preserve">OpenCode-Obsidian</w:t>
        </w:r>
      </w:hyperlink>
      <w:r>
        <w:t xml:space="preserve"> </w:t>
      </w:r>
      <w:r>
        <w:t xml:space="preserve">(MIT; about 1,100 stars)</w:t>
      </w:r>
      <w:r>
        <w:t xml:space="preserve"> </w:t>
      </w:r>
      <w:r>
        <w:t xml:space="preserve">embeds OpenCode in Obsidian’s sidebar.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Niche; CodeNomad and OpenChamber cover the remote-access case with more activity.</w:t>
      </w:r>
    </w:p>
    <w:p>
      <w:pPr>
        <w:pStyle w:val="Compact"/>
        <w:numPr>
          <w:ilvl w:val="0"/>
          <w:numId w:val="1034"/>
        </w:numPr>
      </w:pPr>
      <w:hyperlink r:id="rId179">
        <w:r>
          <w:rPr>
            <w:rStyle w:val="VerbatimChar"/>
          </w:rPr>
          <w:t xml:space="preserve">ocx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(MIT; 942 stars; release</w:t>
      </w:r>
      <w:r>
        <w:t xml:space="preserve"> </w:t>
      </w:r>
      <w:r>
        <w:rPr>
          <w:rStyle w:val="VerbatimChar"/>
        </w:rPr>
        <w:t xml:space="preserve">v2.0.15</w:t>
      </w:r>
      <w:r>
        <w:t xml:space="preserve"> </w:t>
      </w:r>
      <w:r>
        <w:t xml:space="preserve">on 2026-08-17).</w:t>
      </w:r>
      <w:r>
        <w:t xml:space="preserve"> </w:t>
      </w:r>
      <w:r>
        <w:t xml:space="preserve">An extension manager with portable, isolated profiles:</w:t>
      </w:r>
      <w:r>
        <w:t xml:space="preserve"> </w:t>
      </w:r>
      <w:r>
        <w:rPr>
          <w:rStyle w:val="VerbatimChar"/>
        </w:rPr>
        <w:t xml:space="preserve">ocx profile add</w:t>
      </w:r>
      <w:r>
        <w:t xml:space="preserve"> </w:t>
      </w:r>
      <w:r>
        <w:t xml:space="preserve">installs a profile from a registry,</w:t>
      </w:r>
      <w:r>
        <w:t xml:space="preserve"> </w:t>
      </w:r>
      <w:r>
        <w:rPr>
          <w:rStyle w:val="VerbatimChar"/>
        </w:rPr>
        <w:t xml:space="preserve">ocx oc -p &lt;name&gt;</w:t>
      </w:r>
      <w:r>
        <w:t xml:space="preserve"> </w:t>
      </w:r>
      <w:r>
        <w:t xml:space="preserve">launches OpenCode with it,</w:t>
      </w:r>
      <w:r>
        <w:t xml:space="preserve"> </w:t>
      </w:r>
      <w:r>
        <w:t xml:space="preserve">and components are copied into</w:t>
      </w:r>
      <w:r>
        <w:t xml:space="preserve"> </w:t>
      </w:r>
      <w:r>
        <w:rPr>
          <w:rStyle w:val="VerbatimChar"/>
        </w:rPr>
        <w:t xml:space="preserve">.opencode/</w:t>
      </w:r>
      <w:r>
        <w:t xml:space="preserve"> </w:t>
      </w:r>
      <w:r>
        <w:t xml:space="preserve">(the shadcn model) rather than hidden in dependencies,</w:t>
      </w:r>
      <w:r>
        <w:t xml:space="preserve"> </w:t>
      </w:r>
      <w:r>
        <w:t xml:space="preserve">with SHA verification of what is installed.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if we standardize an OpenCode profile for the lab;</w:t>
      </w:r>
      <w:r>
        <w:t xml:space="preserve"> </w:t>
      </w:r>
      <w:r>
        <w:t xml:space="preserve">it is the closest thing to the plugin marketplace we use for Claude Code (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).</w:t>
      </w:r>
    </w:p>
    <w:p>
      <w:pPr>
        <w:pStyle w:val="Compact"/>
        <w:numPr>
          <w:ilvl w:val="0"/>
          <w:numId w:val="1034"/>
        </w:numPr>
      </w:pPr>
      <w:hyperlink r:id="rId180">
        <w:r>
          <w:rPr>
            <w:rStyle w:val="VerbatimChar"/>
          </w:rPr>
          <w:t xml:space="preserve">ai-sdk-provider-opencode-sdk</w:t>
        </w:r>
      </w:hyperlink>
      <w:r>
        <w:t xml:space="preserve"> </w:t>
      </w:r>
      <w:r>
        <w:t xml:space="preserve">(MIT; 116 stars) exposes OpenCode’s configured providers to the Vercel AI SDK,</w:t>
      </w:r>
      <w:r>
        <w:t xml:space="preserve"> </w:t>
      </w:r>
      <w:r>
        <w:t xml:space="preserve">and</w:t>
      </w:r>
      <w:r>
        <w:t xml:space="preserve"> </w:t>
      </w:r>
      <w:hyperlink r:id="rId181">
        <w:r>
          <w:rPr>
            <w:rStyle w:val="VerbatimChar"/>
          </w:rPr>
          <w:t xml:space="preserve">opencode-plugin-template</w:t>
        </w:r>
      </w:hyperlink>
      <w:r>
        <w:t xml:space="preserve"> </w:t>
      </w:r>
      <w:r>
        <w:t xml:space="preserve">(archived)</w:t>
      </w:r>
      <w:r>
        <w:t xml:space="preserve"> </w:t>
      </w:r>
      <w:r>
        <w:t xml:space="preserve">was the scaffold for writing plugins.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when building on the SDK.</w:t>
      </w:r>
    </w:p>
    <w:bookmarkEnd w:id="182"/>
    <w:bookmarkStart w:id="185" w:name="agent-bundles"/>
    <w:p>
      <w:pPr>
        <w:pStyle w:val="Heading4"/>
      </w:pPr>
      <w:r>
        <w:t xml:space="preserve">Agent bundles</w:t>
      </w:r>
    </w:p>
    <w:p>
      <w:pPr>
        <w:pStyle w:val="Compact"/>
        <w:numPr>
          <w:ilvl w:val="0"/>
          <w:numId w:val="1035"/>
        </w:numPr>
      </w:pPr>
      <w:hyperlink r:id="rId183">
        <w:r>
          <w:rPr>
            <w:rStyle w:val="VerbatimChar"/>
          </w:rPr>
          <w:t xml:space="preserve">OpenAgentsControl</w:t>
        </w:r>
      </w:hyperlink>
      <w:r>
        <w:t xml:space="preserve"> </w:t>
      </w:r>
      <w:r>
        <w:t xml:space="preserve">(listed as</w:t>
      </w:r>
      <w:r>
        <w:t xml:space="preserve"> </w:t>
      </w:r>
      <w:r>
        <w:rPr>
          <w:rStyle w:val="VerbatimChar"/>
        </w:rPr>
        <w:t xml:space="preserve">opencode-agents</w:t>
      </w:r>
      <w:r>
        <w:t xml:space="preserve">; MIT; about 4,800 stars; release</w:t>
      </w:r>
      <w:r>
        <w:t xml:space="preserve"> </w:t>
      </w:r>
      <w:r>
        <w:rPr>
          <w:rStyle w:val="VerbatimChar"/>
        </w:rPr>
        <w:t xml:space="preserve">v0.7.1</w:t>
      </w:r>
      <w:r>
        <w:t xml:space="preserve"> </w:t>
      </w:r>
      <w:r>
        <w:t xml:space="preserve">on 2026-01-30)</w:t>
      </w:r>
      <w:r>
        <w:t xml:space="preserve"> </w:t>
      </w:r>
      <w:r>
        <w:t xml:space="preserve">is a plan-first framework with approval-gated execution and built-in test, review, and validation steps.</w:t>
      </w:r>
    </w:p>
    <w:p>
      <w:pPr>
        <w:pStyle w:val="Compact"/>
        <w:numPr>
          <w:ilvl w:val="0"/>
          <w:numId w:val="1035"/>
        </w:numPr>
      </w:pPr>
      <w:hyperlink r:id="rId184">
        <w:r>
          <w:rPr>
            <w:rStyle w:val="VerbatimChar"/>
          </w:rPr>
          <w:t xml:space="preserve">agentic</w:t>
        </w:r>
      </w:hyperlink>
      <w:r>
        <w:t xml:space="preserve"> </w:t>
      </w:r>
      <w:r>
        <w:t xml:space="preserve">(MIT; 638 stars; last push 2025-09-02) is a context-engineering toolkit that appears dormant.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rPr>
          <w:rStyle w:val="VerbatimChar"/>
        </w:rPr>
        <w:t xml:space="preserve">OpenAgentsControl</w:t>
      </w:r>
      <w:r>
        <w:t xml:space="preserve"> </w:t>
      </w:r>
      <w:r>
        <w:t xml:space="preserve">overlaps heavily with Oh My OpenCode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 and</w:t>
      </w:r>
      <w:r>
        <w:t xml:space="preserve"> </w:t>
      </w:r>
      <w:r>
        <w:rPr>
          <w:rStyle w:val="VerbatimChar"/>
        </w:rPr>
        <w:t xml:space="preserve">opencode-workspace</w:t>
      </w:r>
      <w:r>
        <w:t xml:space="preserve">;</w:t>
      </w:r>
      <w:r>
        <w:t xml:space="preserve"> </w:t>
      </w:r>
      <w:r>
        <w:t xml:space="preserve">pick one such harness rather than layering them.</w:t>
      </w:r>
    </w:p>
    <w:bookmarkEnd w:id="185"/>
    <w:bookmarkStart w:id="186" w:name="opencode-zen-and-opencode-go"/>
    <w:p>
      <w:pPr>
        <w:pStyle w:val="Heading4"/>
      </w:pPr>
      <w:r>
        <w:t xml:space="preserve">OpenCode Zen and OpenCode Go</w:t>
      </w:r>
    </w:p>
    <w:p>
      <w:pPr>
        <w:pStyle w:val="FirstParagraph"/>
      </w:pPr>
      <w:r>
        <w:t xml:space="preserve">The ecosystem page does not describe them, but two first-party paid services sit alongside the community projects: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Zen</w:t>
      </w:r>
      <w:r>
        <w:t xml:space="preserve"> </w:t>
      </w:r>
      <w:r>
        <w:t xml:space="preserve">(OpenCode 2026d)</w:t>
      </w:r>
      <w:r>
        <w:t xml:space="preserve"> </w:t>
      </w:r>
      <w:r>
        <w:t xml:space="preserve">is the maintainers’ own model gateway:</w:t>
      </w:r>
      <w:r>
        <w:t xml:space="preserve"> </w:t>
      </w:r>
      <w:r>
        <w:t xml:space="preserve">a curated set of models tested against coding-agent workloads,</w:t>
      </w:r>
      <w:r>
        <w:t xml:space="preserve"> </w:t>
      </w:r>
      <w:r>
        <w:t xml:space="preserve">billed pay-as-you-go per million tokens from a prepaid balance</w:t>
      </w:r>
      <w:r>
        <w:t xml:space="preserve"> </w:t>
      </w:r>
      <w:r>
        <w:t xml:space="preserve">(with optional auto-reload, by default $20 whenever the balance drops below $5).</w:t>
      </w:r>
      <w:r>
        <w:t xml:space="preserve"> </w:t>
      </w:r>
      <w:r>
        <w:t xml:space="preserve">As of 2026-09-09 it lists six free models under limited-time trials,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Big Pickle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MiMo-V2.5 Free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Nemotron 3 Ultra Free</w:t>
      </w:r>
      <w:r>
        <w:t xml:space="preserve">,</w:t>
      </w:r>
      <w:r>
        <w:t xml:space="preserve"> </w:t>
      </w:r>
      <w:r>
        <w:t xml:space="preserve">beside paid Claude, GPT, Gemini, Grok, Qwen, DeepSeek, Kimi, and GLM models.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Go</w:t>
      </w:r>
      <w:r>
        <w:t xml:space="preserve"> </w:t>
      </w:r>
      <w:r>
        <w:t xml:space="preserve">(OpenCode 2026b)</w:t>
      </w:r>
      <w:r>
        <w:t xml:space="preserve"> </w:t>
      </w:r>
      <w:r>
        <w:t xml:space="preserve">is a $10-per-month subscription to 30-plus open-weight coding models</w:t>
      </w:r>
      <w:r>
        <w:t xml:space="preserve"> </w:t>
      </w:r>
      <w:r>
        <w:t xml:space="preserve">(Qwen, DeepSeek, Kimi, GLM, MiMo, Grok, and others)</w:t>
      </w:r>
      <w:r>
        <w:t xml:space="preserve"> </w:t>
      </w:r>
      <w:r>
        <w:t xml:space="preserve">with usage caps expressed in dollar value: $12 per five hours, $30 per week, $60 per month.</w:t>
      </w:r>
      <w:r>
        <w:t xml:space="preserve"> </w:t>
      </w:r>
      <w:r>
        <w:t xml:space="preserve">When a cap is hit, an optional</w:t>
      </w:r>
      <w:r>
        <w:t xml:space="preserve"> </w:t>
      </w:r>
      <w:r>
        <w:t xml:space="preserve">“Use balance”</w:t>
      </w:r>
      <w:r>
        <w:t xml:space="preserve"> </w:t>
      </w:r>
      <w:r>
        <w:t xml:space="preserve">setting falls back to Zen credits.</w:t>
      </w:r>
      <w:r>
        <w:t xml:space="preserve"> </w:t>
      </w:r>
      <w:r>
        <w:t xml:space="preserve">Only one member per workspace can hold the subscription.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Yes; OpenCode Go is already one of the lab’s delegation budgets,</w:t>
      </w:r>
      <w:r>
        <w:t xml:space="preserve"> </w:t>
      </w:r>
      <w:r>
        <w:t xml:space="preserve">and the Zen free tier is a zero-cost way to try a new open-weight model before routing work to it</w:t>
      </w:r>
      <w:r>
        <w:t xml:space="preserve"> </w:t>
      </w:r>
      <w:r>
        <w:t xml:space="preserve">(compare the OpenRouter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models in</w:t>
      </w:r>
      <w:r>
        <w:t xml:space="preserve"> </w:t>
      </w:r>
      <w:hyperlink r:id="rId140">
        <w:r>
          <w:rPr>
            <w:rStyle w:val="Hyperlink"/>
          </w:rPr>
          <w:t xml:space="preserve">OpenRouter</w:t>
        </w:r>
      </w:hyperlink>
      <w:r>
        <w:t xml:space="preserve">).</w:t>
      </w:r>
    </w:p>
    <w:bookmarkEnd w:id="186"/>
    <w:bookmarkStart w:id="187" w:name="summary"/>
    <w:p>
      <w:pPr>
        <w:pStyle w:val="Heading4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Start with</w:t>
            </w:r>
          </w:p>
        </w:tc>
        <w:tc>
          <w:tcPr/>
          <w:p>
            <w:pPr>
              <w:pStyle w:val="Compact"/>
            </w:pPr>
            <w:r>
              <w:t xml:space="preserve">Also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Graphical or remote front 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CodeNomad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OpenChamber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orchestration</w:t>
            </w:r>
          </w:p>
        </w:tc>
        <w:tc>
          <w:tcPr/>
          <w:p>
            <w:pPr>
              <w:pStyle w:val="Compact"/>
            </w:pPr>
            <w:r>
              <w:t xml:space="preserve">Oh My OpenCode (</w:t>
            </w:r>
            <w:hyperlink r:id="rId126">
              <w:r>
                <w:rPr>
                  <w:rStyle w:val="Hyperlink"/>
                </w:rPr>
                <w:t xml:space="preserve">Oh My OpenCode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opencode-workspace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OpenAgentsControl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Cheaper tokens</w:t>
            </w:r>
          </w:p>
        </w:tc>
        <w:tc>
          <w:tcPr/>
          <w:p>
            <w:pPr>
              <w:pStyle w:val="Compact"/>
            </w:pPr>
            <w:r>
              <w:t xml:space="preserve">OpenCode Go, Zen free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opencode-dynamic-context-pruning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per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opencode-worktree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opencode-devcontainers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opencode-daytona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Redaction of sensitive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opencode-vibeguard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review before implementation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plannotator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octto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opencode-conductor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Shareable lab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ocx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</w:tbl>
    <w:p>
      <w:pPr>
        <w:pStyle w:val="BodyText"/>
      </w:pPr>
      <w:r>
        <w:t xml:space="preserve">Skip the subscription-bridge plugins.</w:t>
      </w:r>
    </w:p>
    <w:bookmarkEnd w:id="187"/>
    <w:bookmarkEnd w:id="188"/>
    <w:bookmarkStart w:id="198" w:name="sec-ai-voltagent"/>
    <w:p>
      <w:pPr>
        <w:pStyle w:val="Heading1"/>
      </w:pPr>
      <w:r>
        <w:t xml:space="preserve">10. VoltAgent: TypeScript Agent Framework</w:t>
      </w:r>
    </w:p>
    <w:p>
      <w:pPr>
        <w:pStyle w:val="FirstParagraph"/>
      </w:pPr>
      <w:hyperlink r:id="rId189">
        <w:r>
          <w:rPr>
            <w:rStyle w:val="Hyperlink"/>
          </w:rPr>
          <w:t xml:space="preserve">VoltAgent</w:t>
        </w:r>
      </w:hyperlink>
      <w:r>
        <w:t xml:space="preserve"> </w:t>
      </w:r>
      <w:r>
        <w:t xml:space="preserve">is an open-source</w:t>
      </w:r>
      <w:r>
        <w:t xml:space="preserve"> </w:t>
      </w:r>
      <w:r>
        <w:t xml:space="preserve">TypeScript framework for building LLM agents,</w:t>
      </w:r>
      <w:r>
        <w:t xml:space="preserve"> </w:t>
      </w:r>
      <w:r>
        <w:t xml:space="preserve">paired with a commercial console called VoltOps</w:t>
      </w:r>
      <w:r>
        <w:t xml:space="preserve"> </w:t>
      </w:r>
      <w:r>
        <w:t xml:space="preserve">that adds observability, deployment, evals, and prompt management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GitHub repository reports about 10,600 stars, 1,100 forks,</w:t>
      </w:r>
      <w:r>
        <w:t xml:space="preserve"> </w:t>
      </w:r>
      <w:r>
        <w:t xml:space="preserve">and an MIT license,</w:t>
      </w:r>
      <w:r>
        <w:t xml:space="preserve"> </w:t>
      </w:r>
      <w:r>
        <w:t xml:space="preserve">with the latest package releases published on 2026-08-27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project started in April 2025,</w:t>
      </w:r>
      <w:r>
        <w:t xml:space="preserve"> </w:t>
      </w:r>
      <w:r>
        <w:t xml:space="preserve">so it is young but actively maintained.</w:t>
      </w:r>
    </w:p>
    <w:bookmarkStart w:id="193" w:name="how-agents-are-expressed"/>
    <w:p>
      <w:pPr>
        <w:pStyle w:val="Heading4"/>
      </w:pPr>
      <w:r>
        <w:t xml:space="preserve">How agents are expressed</w:t>
      </w:r>
    </w:p>
    <w:p>
      <w:pPr>
        <w:pStyle w:val="FirstParagraph"/>
      </w:pPr>
      <w:r>
        <w:t xml:space="preserve">An agent is a TypeScript object built from a name, a set of instructions,</w:t>
      </w:r>
      <w:r>
        <w:t xml:space="preserve"> </w:t>
      </w:r>
      <w:r>
        <w:t xml:space="preserve">and a model</w:t>
      </w:r>
      <w:r>
        <w:t xml:space="preserve"> </w:t>
      </w:r>
      <w:r>
        <w:t xml:space="preserve">(VoltAgent 2026a)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"my-agent"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instructions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helpful assistant that can check weather"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[weatherTool]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 takes either a model object from the</w:t>
      </w:r>
      <w:r>
        <w:t xml:space="preserve"> </w:t>
      </w:r>
      <w:hyperlink r:id="rId190">
        <w:r>
          <w:rPr>
            <w:rStyle w:val="Hyperlink"/>
          </w:rPr>
          <w:t xml:space="preserve">Vercel AI SDK</w:t>
        </w:r>
      </w:hyperlink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ai-sdk</w:t>
      </w:r>
      <w:r>
        <w:t xml:space="preserve"> </w:t>
      </w:r>
      <w:r>
        <w:t xml:space="preserve">packages)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provider/model</w:t>
      </w:r>
      <w:r>
        <w:t xml:space="preserve"> </w:t>
      </w:r>
      <w:r>
        <w:t xml:space="preserve">string that VoltAgent resolves for you</w:t>
      </w:r>
      <w:r>
        <w:t xml:space="preserve"> </w:t>
      </w:r>
      <w:r>
        <w:t xml:space="preserve">(VoltAgent 2026a)</w:t>
      </w:r>
      <w:r>
        <w:t xml:space="preserve">.</w:t>
      </w:r>
      <w:r>
        <w:t xml:space="preserve"> </w:t>
      </w:r>
      <w:r>
        <w:t xml:space="preserve">Because the model layer is the AI SDK,</w:t>
      </w:r>
      <w:r>
        <w:t xml:space="preserve"> </w:t>
      </w:r>
      <w:r>
        <w:t xml:space="preserve">swapping between OpenAI, Anthropic, Google, and other providers</w:t>
      </w:r>
      <w:r>
        <w:t xml:space="preserve"> </w:t>
      </w:r>
      <w:r>
        <w:t xml:space="preserve">is a configuration change rather than a rewrite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agent exposes</w:t>
      </w:r>
      <w:r>
        <w:t xml:space="preserve"> </w:t>
      </w:r>
      <w:r>
        <w:rPr>
          <w:rStyle w:val="VerbatimChar"/>
        </w:rPr>
        <w:t xml:space="preserve">generateText()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streamText()</w:t>
      </w:r>
      <w:r>
        <w:t xml:space="preserve"> </w:t>
      </w:r>
      <w:r>
        <w:t xml:space="preserve">methods,</w:t>
      </w:r>
      <w:r>
        <w:t xml:space="preserve"> </w:t>
      </w:r>
      <w:r>
        <w:t xml:space="preserve">and both accept an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schema for structured results.</w:t>
      </w:r>
      <w:r>
        <w:t xml:space="preserve"> </w:t>
      </w:r>
      <w:r>
        <w:t xml:space="preserve">The default step limit is five model calls per turn</w:t>
      </w:r>
      <w:r>
        <w:t xml:space="preserve"> </w:t>
      </w:r>
      <w:r>
        <w:t xml:space="preserve">(VoltAgent 2026a)</w:t>
      </w:r>
      <w:r>
        <w:t xml:space="preserve">.</w:t>
      </w:r>
    </w:p>
    <w:p>
      <w:pPr>
        <w:pStyle w:val="BodyText"/>
      </w:pPr>
      <w:r>
        <w:t xml:space="preserve">Other building blocks follow the same pattern: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Tools</w:t>
      </w:r>
      <w:r>
        <w:t xml:space="preserve"> </w:t>
      </w:r>
      <w:r>
        <w:t xml:space="preserve">are functions with a</w:t>
      </w:r>
      <w:r>
        <w:t xml:space="preserve"> </w:t>
      </w:r>
      <w:hyperlink r:id="rId191">
        <w:r>
          <w:rPr>
            <w:rStyle w:val="Hyperlink"/>
          </w:rPr>
          <w:t xml:space="preserve">Zod</w:t>
        </w:r>
      </w:hyperlink>
      <w:r>
        <w:t xml:space="preserve"> </w:t>
      </w:r>
      <w:r>
        <w:t xml:space="preserve">parameter schema,</w:t>
      </w:r>
      <w:r>
        <w:t xml:space="preserve"> </w:t>
      </w:r>
      <w:r>
        <w:t xml:space="preserve">plus lifecycle hooks and cancellation support.</w:t>
      </w:r>
      <w:r>
        <w:t xml:space="preserve"> </w:t>
      </w:r>
      <w:r>
        <w:t xml:space="preserve">MCP servers can be attached as tool sources</w:t>
      </w:r>
      <w:r>
        <w:t xml:space="preserve"> </w:t>
      </w:r>
      <w:r>
        <w:t xml:space="preserve">“without extra glue code”</w:t>
      </w:r>
      <w:r>
        <w:t xml:space="preserve"> </w:t>
      </w:r>
      <w:r>
        <w:t xml:space="preserve">(VoltAgent 2026g)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Workflows</w:t>
      </w:r>
      <w:r>
        <w:t xml:space="preserve"> </w:t>
      </w:r>
      <w:r>
        <w:t xml:space="preserve">are chains built with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.</w:t>
      </w:r>
      <w:r>
        <w:t xml:space="preserve"> </w:t>
      </w:r>
      <w:r>
        <w:t xml:space="preserve">Steps are added with</w:t>
      </w:r>
      <w:r>
        <w:t xml:space="preserve"> </w:t>
      </w:r>
      <w:r>
        <w:rPr>
          <w:rStyle w:val="VerbatimChar"/>
        </w:rPr>
        <w:t xml:space="preserve">andThen()</w:t>
      </w:r>
      <w:r>
        <w:t xml:space="preserve"> </w:t>
      </w:r>
      <w:r>
        <w:t xml:space="preserve">(plain code),</w:t>
      </w:r>
      <w:r>
        <w:t xml:space="preserve"> </w:t>
      </w:r>
      <w:r>
        <w:rPr>
          <w:rStyle w:val="VerbatimChar"/>
        </w:rPr>
        <w:t xml:space="preserve">andAgent()</w:t>
      </w:r>
      <w:r>
        <w:t xml:space="preserve"> </w:t>
      </w:r>
      <w:r>
        <w:t xml:space="preserve">(an LLM call),</w:t>
      </w:r>
      <w:r>
        <w:t xml:space="preserve"> </w:t>
      </w:r>
      <w:r>
        <w:rPr>
          <w:rStyle w:val="VerbatimChar"/>
        </w:rPr>
        <w:t xml:space="preserve">andWhen()</w:t>
      </w:r>
      <w:r>
        <w:t xml:space="preserve"> </w:t>
      </w:r>
      <w:r>
        <w:t xml:space="preserve">(a conditional),</w:t>
      </w:r>
      <w:r>
        <w:t xml:space="preserve"> </w:t>
      </w:r>
      <w:r>
        <w:rPr>
          <w:rStyle w:val="VerbatimChar"/>
        </w:rPr>
        <w:t xml:space="preserve">andAll()</w:t>
      </w:r>
      <w:r>
        <w:t xml:space="preserve"> </w:t>
      </w:r>
      <w:r>
        <w:t xml:space="preserve">(parallel, wait for all),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andRace()</w:t>
      </w:r>
      <w:r>
        <w:t xml:space="preserve"> </w:t>
      </w:r>
      <w:r>
        <w:t xml:space="preserve">(parallel, first to finish wins).</w:t>
      </w:r>
      <w:r>
        <w:t xml:space="preserve"> </w:t>
      </w:r>
      <w:r>
        <w:t xml:space="preserve">Input, result, and suspend/resume payloads are validated with Zod schemas,</w:t>
      </w:r>
      <w:r>
        <w:t xml:space="preserve"> </w:t>
      </w:r>
      <w:r>
        <w:t xml:space="preserve">and the TypeScript type of the data flowing through the chain</w:t>
      </w:r>
      <w:r>
        <w:t xml:space="preserve"> </w:t>
      </w:r>
      <w:r>
        <w:t xml:space="preserve">is inferred at each step</w:t>
      </w:r>
      <w:r>
        <w:t xml:space="preserve"> </w:t>
      </w:r>
      <w:r>
        <w:t xml:space="preserve">(VoltAgent 2026f)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Memory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object wrapping a storage adapter.</w:t>
      </w:r>
      <w:r>
        <w:t xml:space="preserve"> </w:t>
      </w:r>
      <w:r>
        <w:t xml:space="preserve">Adapters exist for:</w:t>
      </w:r>
    </w:p>
    <w:p>
      <w:pPr>
        <w:pStyle w:val="Compact"/>
        <w:numPr>
          <w:ilvl w:val="1"/>
          <w:numId w:val="1038"/>
        </w:numPr>
      </w:pPr>
      <w:r>
        <w:t xml:space="preserve">in-process memory</w:t>
      </w:r>
    </w:p>
    <w:p>
      <w:pPr>
        <w:pStyle w:val="Compact"/>
        <w:numPr>
          <w:ilvl w:val="1"/>
          <w:numId w:val="1038"/>
        </w:numPr>
      </w:pPr>
      <w:r>
        <w:t xml:space="preserve">LibSQL/SQLite</w:t>
      </w:r>
    </w:p>
    <w:p>
      <w:pPr>
        <w:pStyle w:val="Compact"/>
        <w:numPr>
          <w:ilvl w:val="1"/>
          <w:numId w:val="1038"/>
        </w:numPr>
      </w:pPr>
      <w:r>
        <w:t xml:space="preserve">PostgreSQL</w:t>
      </w:r>
    </w:p>
    <w:p>
      <w:pPr>
        <w:pStyle w:val="Compact"/>
        <w:numPr>
          <w:ilvl w:val="1"/>
          <w:numId w:val="1038"/>
        </w:numPr>
      </w:pPr>
      <w:r>
        <w:t xml:space="preserve">Supabase</w:t>
      </w:r>
    </w:p>
    <w:p>
      <w:pPr>
        <w:pStyle w:val="Compact"/>
        <w:numPr>
          <w:ilvl w:val="1"/>
          <w:numId w:val="1038"/>
        </w:numPr>
      </w:pPr>
      <w:r>
        <w:t xml:space="preserve">Cloudflare D1</w:t>
      </w:r>
    </w:p>
    <w:p>
      <w:pPr>
        <w:pStyle w:val="Compact"/>
        <w:numPr>
          <w:ilvl w:val="1"/>
          <w:numId w:val="1038"/>
        </w:numPr>
      </w:pPr>
      <w:r>
        <w:t xml:space="preserve">a hosted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on VoltOps</w:t>
      </w:r>
    </w:p>
    <w:p>
      <w:pPr>
        <w:numPr>
          <w:ilvl w:val="0"/>
          <w:numId w:val="1000"/>
        </w:numPr>
      </w:pPr>
      <w:r>
        <w:t xml:space="preserve">Optional embedding and vector adapters add semantic recall,</w:t>
      </w:r>
      <w:r>
        <w:t xml:space="preserve"> </w:t>
      </w:r>
      <w:r>
        <w:t xml:space="preserve">and a</w:t>
      </w:r>
      <w:r>
        <w:t xml:space="preserve"> </w:t>
      </w:r>
      <w:r>
        <w:t xml:space="preserve">“working memory”</w:t>
      </w:r>
      <w:r>
        <w:t xml:space="preserve"> </w:t>
      </w:r>
      <w:r>
        <w:t xml:space="preserve">slot holds a compact summary</w:t>
      </w:r>
      <w:r>
        <w:t xml:space="preserve"> </w:t>
      </w:r>
      <w:r>
        <w:t xml:space="preserve">the agent can read and update through built-in tools</w:t>
      </w:r>
      <w:r>
        <w:t xml:space="preserve"> </w:t>
      </w:r>
      <w:r>
        <w:t xml:space="preserve">(VoltAgent 2026b)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Supervisors and sub-agents</w:t>
      </w:r>
      <w:r>
        <w:t xml:space="preserve"> </w:t>
      </w:r>
      <w:r>
        <w:t xml:space="preserve">are ordinary agents</w:t>
      </w:r>
      <w:r>
        <w:t xml:space="preserve"> </w:t>
      </w:r>
      <w:r>
        <w:t xml:space="preserve">passed in a</w:t>
      </w:r>
      <w:r>
        <w:t xml:space="preserve"> </w:t>
      </w:r>
      <w:r>
        <w:rPr>
          <w:rStyle w:val="VerbatimChar"/>
        </w:rPr>
        <w:t xml:space="preserve">subAgents</w:t>
      </w:r>
      <w:r>
        <w:t xml:space="preserve"> </w:t>
      </w:r>
      <w:r>
        <w:t xml:space="preserve">array.</w:t>
      </w:r>
      <w:r>
        <w:t xml:space="preserve"> </w:t>
      </w:r>
      <w:r>
        <w:t xml:space="preserve">The supervisor gains a</w:t>
      </w:r>
      <w:r>
        <w:t xml:space="preserve"> </w:t>
      </w:r>
      <w:r>
        <w:rPr>
          <w:rStyle w:val="VerbatimChar"/>
        </w:rPr>
        <w:t xml:space="preserve">delegate_task</w:t>
      </w:r>
      <w:r>
        <w:t xml:space="preserve"> </w:t>
      </w:r>
      <w:r>
        <w:t xml:space="preserve">tool</w:t>
      </w:r>
      <w:r>
        <w:t xml:space="preserve"> </w:t>
      </w:r>
      <w:r>
        <w:t xml:space="preserve">that takes a task description and the names of the sub-agents to call,</w:t>
      </w:r>
      <w:r>
        <w:t xml:space="preserve"> </w:t>
      </w:r>
      <w:r>
        <w:t xml:space="preserve">and returns each sub-agent’s text plus its token usage.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supervisorConfig</w:t>
      </w:r>
      <w:r>
        <w:t xml:space="preserve"> </w:t>
      </w:r>
      <w:r>
        <w:t xml:space="preserve">option controls the delegation guidelines,</w:t>
      </w:r>
      <w:r>
        <w:t xml:space="preserve"> </w:t>
      </w:r>
      <w:r>
        <w:t xml:space="preserve">event forwarding, error handling, and the system prompt</w:t>
      </w:r>
      <w:r>
        <w:t xml:space="preserve"> </w:t>
      </w:r>
      <w:r>
        <w:t xml:space="preserve">(VoltAgent 2026d)</w:t>
      </w:r>
      <w:r>
        <w:t xml:space="preserve">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VoltAgent</w:t>
      </w:r>
      <w:r>
        <w:t xml:space="preserve"> </w:t>
      </w:r>
      <w:r>
        <w:t xml:space="preserve">instance registers the agents and workflows</w:t>
      </w:r>
      <w:r>
        <w:t xml:space="preserve"> </w:t>
      </w:r>
      <w:r>
        <w:t xml:space="preserve">and serves them over HTTP through a</w:t>
      </w:r>
      <w:r>
        <w:t xml:space="preserve"> </w:t>
      </w:r>
      <w:hyperlink r:id="rId192">
        <w:r>
          <w:rPr>
            <w:rStyle w:val="Hyperlink"/>
          </w:rPr>
          <w:t xml:space="preserve">Hono</w:t>
        </w:r>
      </w:hyperlink>
      <w:r>
        <w:t xml:space="preserve"> </w:t>
      </w:r>
      <w:r>
        <w:t xml:space="preserve">server,</w:t>
      </w:r>
      <w:r>
        <w:t xml:space="preserve"> </w:t>
      </w:r>
      <w:r>
        <w:t xml:space="preserve">which is how the console and other clients reach them</w:t>
      </w:r>
      <w:r>
        <w:t xml:space="preserve"> </w:t>
      </w:r>
      <w:r>
        <w:t xml:space="preserve">(VoltAgent 2026g)</w:t>
      </w:r>
      <w:r>
        <w:t xml:space="preserve">.</w:t>
      </w:r>
    </w:p>
    <w:bookmarkEnd w:id="193"/>
    <w:bookmarkStart w:id="194" w:name="observability-and-hosted-parts"/>
    <w:p>
      <w:pPr>
        <w:pStyle w:val="Heading4"/>
      </w:pPr>
      <w:r>
        <w:t xml:space="preserve">Observability and hosted parts</w:t>
      </w:r>
    </w:p>
    <w:p>
      <w:pPr>
        <w:pStyle w:val="FirstParagraph"/>
      </w:pPr>
      <w:r>
        <w:t xml:space="preserve">The framework emits traces through an OpenTelemetry-based module.</w:t>
      </w:r>
      <w:r>
        <w:t xml:space="preserve"> </w:t>
      </w:r>
      <w:r>
        <w:t xml:space="preserve">In development, the VoltOps console at</w:t>
      </w:r>
      <w:r>
        <w:t xml:space="preserve"> </w:t>
      </w:r>
      <w:r>
        <w:rPr>
          <w:rStyle w:val="VerbatimChar"/>
        </w:rPr>
        <w:t xml:space="preserve">console.voltagent.dev</w:t>
      </w:r>
      <w:r>
        <w:t xml:space="preserve"> </w:t>
      </w:r>
      <w:r>
        <w:t xml:space="preserve">connects from the browser to the local agent process,</w:t>
      </w:r>
      <w:r>
        <w:t xml:space="preserve"> </w:t>
      </w:r>
      <w:r>
        <w:t xml:space="preserve">and the documentation states that in this mode</w:t>
      </w:r>
      <w:r>
        <w:t xml:space="preserve"> </w:t>
      </w:r>
      <w:r>
        <w:t xml:space="preserve">no data is sent to or stored on external servers</w:t>
      </w:r>
      <w:r>
        <w:t xml:space="preserve"> </w:t>
      </w:r>
      <w:r>
        <w:t xml:space="preserve">(VoltAgent 2026e)</w:t>
      </w:r>
      <w:r>
        <w:t xml:space="preserve">.</w:t>
      </w:r>
      <w:r>
        <w:t xml:space="preserve"> </w:t>
      </w:r>
      <w:r>
        <w:t xml:space="preserve">In production, export to the hosted platform switches on</w:t>
      </w:r>
      <w:r>
        <w:t xml:space="preserve"> </w:t>
      </w:r>
      <w:r>
        <w:t xml:space="preserve">when VoltOps API keys are present in the environment;</w:t>
      </w:r>
      <w:r>
        <w:t xml:space="preserve"> </w:t>
      </w:r>
      <w:r>
        <w:t xml:space="preserve">Langfuse and MLflow are also listed as export targets</w:t>
      </w:r>
      <w:r>
        <w:t xml:space="preserve"> </w:t>
      </w:r>
      <w:r>
        <w:t xml:space="preserve">(VoltAgent 2026c)</w:t>
      </w:r>
      <w:r>
        <w:t xml:space="preserve">.</w:t>
      </w:r>
    </w:p>
    <w:p>
      <w:pPr>
        <w:pStyle w:val="BodyText"/>
      </w:pPr>
      <w:r>
        <w:t xml:space="preserve">VoltOps itself is not open source.</w:t>
      </w:r>
      <w:r>
        <w:t xml:space="preserve"> </w:t>
      </w:r>
      <w:r>
        <w:t xml:space="preserve">The README labels it</w:t>
      </w:r>
      <w:r>
        <w:t xml:space="preserve"> </w:t>
      </w:r>
      <w:r>
        <w:t xml:space="preserve">“Cloud”</w:t>
      </w:r>
      <w:r>
        <w:t xml:space="preserve"> </w:t>
      </w:r>
      <w:r>
        <w:t xml:space="preserve">and</w:t>
      </w:r>
      <w:r>
        <w:t xml:space="preserve"> </w:t>
      </w:r>
      <w:r>
        <w:t xml:space="preserve">“Self-Hosted”</w:t>
      </w:r>
      <w:r>
        <w:t xml:space="preserve"> </w:t>
      </w:r>
      <w:r>
        <w:t xml:space="preserve">(VoltAgent 2026g)</w:t>
      </w:r>
      <w:r>
        <w:t xml:space="preserve">,</w:t>
      </w:r>
      <w:r>
        <w:t xml:space="preserve"> </w:t>
      </w:r>
      <w:r>
        <w:t xml:space="preserve">but self-hosting is listed only on the Enterprise plan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plans as of 2026-09-09: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Developer</w:t>
      </w:r>
      <w:r>
        <w:t xml:space="preserve">, free: one seat, one project, 250 traces per month,</w:t>
      </w:r>
      <w:r>
        <w:t xml:space="preserve"> </w:t>
      </w:r>
      <w:r>
        <w:t xml:space="preserve">seven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Core</w:t>
      </w:r>
      <w:r>
        <w:t xml:space="preserve">, USD 50 per month: three seats, 50,000 traces per month,</w:t>
      </w:r>
      <w:r>
        <w:t xml:space="preserve"> </w:t>
      </w:r>
      <w:r>
        <w:t xml:space="preserve">90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Pro</w:t>
      </w:r>
      <w:r>
        <w:t xml:space="preserve">, USD 250 per month: 20 seats, 250,000 traces per month,</w:t>
      </w:r>
      <w:r>
        <w:t xml:space="preserve"> </w:t>
      </w:r>
      <w:r>
        <w:t xml:space="preserve">90 days of retention, SSO.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Enterprise</w:t>
      </w:r>
      <w:r>
        <w:t xml:space="preserve">, custom pricing: unlimited tracing</w:t>
      </w:r>
      <w:r>
        <w:t xml:space="preserve"> </w:t>
      </w:r>
      <w:r>
        <w:t xml:space="preserve">and self-hosted deployment.</w:t>
      </w:r>
    </w:p>
    <w:p>
      <w:pPr>
        <w:pStyle w:val="FirstParagraph"/>
      </w:pPr>
      <w:r>
        <w:t xml:space="preserve">Overage is USD 10 per 5,000 additional traces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managed RAG</w:t>
      </w:r>
      <w:r>
        <w:t xml:space="preserve"> </w:t>
      </w:r>
      <w:r>
        <w:t xml:space="preserve">“Knowledge Base”</w:t>
      </w:r>
      <w:r>
        <w:t xml:space="preserve"> </w:t>
      </w:r>
      <w:r>
        <w:t xml:space="preserve">(VoltAgent 2026g)</w:t>
      </w:r>
      <w:r>
        <w:t xml:space="preserve"> </w:t>
      </w:r>
      <w:r>
        <w:t xml:space="preserve">and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(VoltAgent 2026b)</w:t>
      </w:r>
      <w:r>
        <w:t xml:space="preserve"> </w:t>
      </w:r>
      <w:r>
        <w:t xml:space="preserve">adapters</w:t>
      </w:r>
      <w:r>
        <w:t xml:space="preserve"> </w:t>
      </w:r>
      <w:r>
        <w:t xml:space="preserve">are also VoltOps features,</w:t>
      </w:r>
      <w:r>
        <w:t xml:space="preserve"> </w:t>
      </w:r>
      <w:r>
        <w:t xml:space="preserve">so an agent that uses them depends on the hosted service</w:t>
      </w:r>
      <w:r>
        <w:t xml:space="preserve"> </w:t>
      </w:r>
      <w:r>
        <w:t xml:space="preserve">even though the framework around them is MIT-licensed.</w:t>
      </w:r>
    </w:p>
    <w:bookmarkEnd w:id="194"/>
    <w:bookmarkStart w:id="197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Probably not as a replacement for what we already run.</w:t>
      </w:r>
      <w:r>
        <w:t xml:space="preserve"> </w:t>
      </w:r>
      <w:r>
        <w:t xml:space="preserve">Our orchestration baseline (</w:t>
      </w:r>
      <w:hyperlink r:id="rId195">
        <w:r>
          <w:rPr>
            <w:rStyle w:val="Hyperlink"/>
          </w:rPr>
          <w:t xml:space="preserve">our orchestration baseline</w:t>
        </w:r>
      </w:hyperlink>
      <w:r>
        <w:t xml:space="preserve">)</w:t>
      </w:r>
      <w:r>
        <w:t xml:space="preserve"> </w:t>
      </w:r>
      <w:r>
        <w:t xml:space="preserve">is Claude Code subagents, the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 tool,</w:t>
      </w:r>
      <w:r>
        <w:t xml:space="preserve"> </w:t>
      </w:r>
      <w:r>
        <w:t xml:space="preserve">and git worktrees,</w:t>
      </w:r>
      <w:r>
        <w:t xml:space="preserve"> </w:t>
      </w:r>
      <w:r>
        <w:t xml:space="preserve">driven from R and Python repositories.</w:t>
      </w:r>
      <w:r>
        <w:t xml:space="preserve"> </w:t>
      </w:r>
      <w:r>
        <w:t xml:space="preserve">VoltAgent’s supervisor and sub-agent pattern</w:t>
      </w:r>
      <w:r>
        <w:t xml:space="preserve"> </w:t>
      </w:r>
      <w:r>
        <w:t xml:space="preserve">is the same idea expressed as a TypeScript library</w:t>
      </w:r>
      <w:r>
        <w:t xml:space="preserve"> </w:t>
      </w:r>
      <w:r>
        <w:t xml:space="preserve">rather than as a coding harness:</w:t>
      </w:r>
      <w:r>
        <w:t xml:space="preserve"> </w:t>
      </w:r>
      <w:r>
        <w:t xml:space="preserve">the sub-agents are LLM calls with tools,</w:t>
      </w:r>
      <w:r>
        <w:t xml:space="preserve"> </w:t>
      </w:r>
      <w:r>
        <w:t xml:space="preserve">not sessions with a shell and a checkout.</w:t>
      </w:r>
      <w:r>
        <w:t xml:space="preserve"> </w:t>
      </w:r>
      <w:r>
        <w:t xml:space="preserve">Adopting it would mean writing our agent logic in TypeScript</w:t>
      </w:r>
      <w:r>
        <w:t xml:space="preserve"> </w:t>
      </w:r>
      <w:r>
        <w:t xml:space="preserve">and hosting a Node server,</w:t>
      </w:r>
      <w:r>
        <w:t xml:space="preserve"> </w:t>
      </w:r>
      <w:r>
        <w:t xml:space="preserve">which adds a language and a runtime the lab does not otherwise use.</w:t>
      </w:r>
    </w:p>
    <w:p>
      <w:pPr>
        <w:pStyle w:val="BodyText"/>
      </w:pPr>
      <w:r>
        <w:t xml:space="preserve">Where it could earn a place: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 long-running service</w:t>
      </w:r>
      <w:r>
        <w:t xml:space="preserve"> </w:t>
      </w:r>
      <w:r>
        <w:t xml:space="preserve">rather than a coding session.</w:t>
      </w:r>
      <w:r>
        <w:t xml:space="preserve"> </w:t>
      </w:r>
      <w:r>
        <w:t xml:space="preserve">A lab chatbot over the manual, or a triage bot for issue queues,</w:t>
      </w:r>
      <w:r>
        <w:t xml:space="preserve"> </w:t>
      </w:r>
      <w:r>
        <w:t xml:space="preserve">is the shape VoltAgent is built for:</w:t>
      </w:r>
      <w:r>
        <w:t xml:space="preserve"> </w:t>
      </w:r>
      <w:r>
        <w:t xml:space="preserve">persistent memory keyed by user and conversation,</w:t>
      </w:r>
      <w:r>
        <w:t xml:space="preserve"> </w:t>
      </w:r>
      <w:r>
        <w:t xml:space="preserve">typed tools, and an HTTP server out of the box.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Typed, resumable workflows.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 </w:t>
      </w:r>
      <w:r>
        <w:t xml:space="preserve">builder with Zod-validated</w:t>
      </w:r>
      <w:r>
        <w:t xml:space="preserve"> </w:t>
      </w:r>
      <w:r>
        <w:t xml:space="preserve">suspend and resume payloads is more structured than what</w:t>
      </w:r>
      <w:r>
        <w:t xml:space="preserve"> </w:t>
      </w:r>
      <w:r>
        <w:t xml:space="preserve">our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tool offers for human-in-the-loop pauses.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Local trace inspection.</w:t>
      </w:r>
      <w:r>
        <w:t xml:space="preserve"> </w:t>
      </w:r>
      <w:r>
        <w:t xml:space="preserve">The console’s localhost mode gives a trace viewer</w:t>
      </w:r>
      <w:r>
        <w:t xml:space="preserve"> </w:t>
      </w:r>
      <w:r>
        <w:t xml:space="preserve">without sending data off the machine,</w:t>
      </w:r>
      <w:r>
        <w:t xml:space="preserve"> </w:t>
      </w:r>
      <w:r>
        <w:t xml:space="preserve">which matters for anything touching unpublished data.</w:t>
      </w:r>
      <w:r>
        <w:t xml:space="preserve"> </w:t>
      </w:r>
      <w:r>
        <w:t xml:space="preserve">The same OpenTelemetry traces can go to Langfuse or MLflow instead,</w:t>
      </w:r>
      <w:r>
        <w:t xml:space="preserve"> </w:t>
      </w:r>
      <w:r>
        <w:t xml:space="preserve">so the viewer does not lock us in.</w:t>
      </w:r>
    </w:p>
    <w:p>
      <w:pPr>
        <w:pStyle w:val="FirstParagraph"/>
      </w:pPr>
      <w:r>
        <w:t xml:space="preserve">The comparison table in</w:t>
      </w:r>
      <w:r>
        <w:t xml:space="preserve"> </w:t>
      </w:r>
      <w:hyperlink r:id="rId196">
        <w:r>
          <w:rPr>
            <w:rStyle w:val="Hyperlink"/>
          </w:rPr>
          <w:t xml:space="preserve">the comparison table</w:t>
        </w:r>
      </w:hyperlink>
      <w:r>
        <w:t xml:space="preserve"> </w:t>
      </w:r>
      <w:r>
        <w:t xml:space="preserve">covers three other orchestrators and does not include VoltAgent.</w:t>
      </w:r>
      <w:r>
        <w:t xml:space="preserve"> </w:t>
      </w:r>
      <w:r>
        <w:t xml:space="preserve">On that table’s dimensions, VoltAgent would read as: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Primary domain</w:t>
      </w:r>
      <w:r>
        <w:t xml:space="preserve">: general agent infrastructure, in TypeScript.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License</w:t>
      </w:r>
      <w:r>
        <w:t xml:space="preserve">: MIT framework, paid and closed console.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Maturity</w:t>
      </w:r>
      <w:r>
        <w:t xml:space="preserve">: young but active.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Execution model</w:t>
      </w:r>
      <w:r>
        <w:t xml:space="preserve">: supervisor agents delegating to sub-agents</w:t>
      </w:r>
      <w:r>
        <w:t xml:space="preserve"> </w:t>
      </w:r>
      <w:r>
        <w:t xml:space="preserve">in one Node process.</w:t>
      </w:r>
    </w:p>
    <w:bookmarkEnd w:id="197"/>
    <w:bookmarkEnd w:id="198"/>
    <w:bookmarkStart w:id="208" w:name="sec-ai-anthropic-repos"/>
    <w:p>
      <w:pPr>
        <w:pStyle w:val="Heading1"/>
      </w:pPr>
      <w:r>
        <w:t xml:space="preserve">11. Anthropic’s Public Repositories</w:t>
      </w:r>
    </w:p>
    <w:p>
      <w:pPr>
        <w:pStyle w:val="FirstParagraph"/>
      </w:pPr>
      <w:r>
        <w:t xml:space="preserve">Anthropic publishes its code under the</w:t>
      </w:r>
      <w:r>
        <w:t xml:space="preserve"> </w:t>
      </w:r>
      <w:hyperlink r:id="rId199">
        <w:r>
          <w:rPr>
            <w:rStyle w:val="VerbatimChar"/>
          </w:rPr>
          <w:t xml:space="preserve">anthropics</w:t>
        </w:r>
      </w:hyperlink>
      <w:r>
        <w:t xml:space="preserve"> </w:t>
      </w:r>
      <w:r>
        <w:t xml:space="preserve">GitHub organization.</w:t>
      </w:r>
      <w:r>
        <w:t xml:space="preserve"> </w:t>
      </w:r>
      <w:r>
        <w:t xml:space="preserve">The organization held 108 repositories when surveyed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Claude Code itself is not open source,</w:t>
      </w:r>
      <w:r>
        <w:t xml:space="preserve"> </w:t>
      </w:r>
      <w:r>
        <w:t xml:space="preserve">but its public repository is still useful,</w:t>
      </w:r>
      <w:r>
        <w:t xml:space="preserve"> </w:t>
      </w:r>
      <w:r>
        <w:t xml:space="preserve">and so are several others.</w:t>
      </w:r>
      <w:r>
        <w:t xml:space="preserve"> </w:t>
      </w:r>
      <w:r>
        <w:t xml:space="preserve">This section inventories the repositories that matter to us,</w:t>
      </w:r>
      <w:r>
        <w:t xml:space="preserve"> </w:t>
      </w:r>
      <w:r>
        <w:t xml:space="preserve">says what the two headline repositories actually contain,</w:t>
      </w:r>
      <w:r>
        <w:t xml:space="preserve"> </w:t>
      </w:r>
      <w:r>
        <w:t xml:space="preserve">and ends with a verdict on each.</w:t>
      </w:r>
    </w:p>
    <w:p>
      <w:pPr>
        <w:pStyle w:val="BodyText"/>
      </w:pPr>
      <w:r>
        <w:t xml:space="preserve">All counts below come from the GitHub API on the survey date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stars and push dates drift daily,</w:t>
      </w:r>
      <w:r>
        <w:t xml:space="preserve"> </w:t>
      </w:r>
      <w:r>
        <w:t xml:space="preserve">and the license column reports what the API detected.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means the API found no license;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that is because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proprietary notice rather than a recognized open-source license,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none (proprietary)</w:t>
      </w:r>
      <w:r>
        <w:t xml:space="preserve">,</w:t>
      </w:r>
      <w:r>
        <w:t xml:space="preserve"> </w:t>
      </w:r>
      <w:r>
        <w:t xml:space="preserve">and for the other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rows there is no license file at all.</w:t>
      </w:r>
      <w:r>
        <w:t xml:space="preserve"> </w:t>
      </w:r>
      <w:r>
        <w:rPr>
          <w:rStyle w:val="VerbatimChar"/>
        </w:rPr>
        <w:t xml:space="preserve">not detected</w:t>
      </w:r>
      <w:r>
        <w:t xml:space="preserve"> </w:t>
      </w:r>
      <w:r>
        <w:t xml:space="preserve">means a license file exists that the API could not classify</w:t>
      </w:r>
      <w:r>
        <w:t xml:space="preserve"> </w:t>
      </w:r>
      <w:r>
        <w:t xml:space="preserve">(it reports</w:t>
      </w:r>
      <w:r>
        <w:t xml:space="preserve"> </w:t>
      </w:r>
      <w:r>
        <w:rPr>
          <w:rStyle w:val="VerbatimChar"/>
        </w:rPr>
        <w:t xml:space="preserve">NOASSERTION</w:t>
      </w:r>
      <w:r>
        <w:t xml:space="preserve">).</w:t>
      </w:r>
      <w:r>
        <w:t xml:space="preserve"> </w:t>
      </w:r>
      <w:r>
        <w:t xml:space="preserve">A single row can also hide a split: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has no root license file, so the API reports none,</w:t>
      </w:r>
      <w:r>
        <w:t xml:space="preserve"> </w:t>
      </w:r>
      <w:r>
        <w:t xml:space="preserve">while its README says four of its skills are source-available.</w:t>
      </w:r>
    </w:p>
    <w:bookmarkStart w:id="201" w:name="which-repositories-matter-to-us"/>
    <w:p>
      <w:pPr>
        <w:pStyle w:val="Heading4"/>
      </w:pPr>
      <w:r>
        <w:t xml:space="preserve">Which repositories matter to us</w:t>
      </w:r>
    </w:p>
    <w:p>
      <w:pPr>
        <w:pStyle w:val="FirstParagraph"/>
      </w:pPr>
      <w:r>
        <w:t xml:space="preserve">Forks and archived repositories together are 38 of the 108</w:t>
      </w:r>
      <w:r>
        <w:t xml:space="preserve"> </w:t>
      </w:r>
      <w:r>
        <w:t xml:space="preserve">(measured 2026-09-09):</w:t>
      </w:r>
      <w:r>
        <w:t xml:space="preserve"> </w:t>
      </w:r>
      <w:r>
        <w:t xml:space="preserve">forks of infrastructure projects that Anthropic contributes patches to</w:t>
      </w:r>
      <w:r>
        <w:t xml:space="preserve"> </w:t>
      </w:r>
      <w:r>
        <w:t xml:space="preserve">(</w:t>
      </w:r>
      <w:r>
        <w:rPr>
          <w:rStyle w:val="VerbatimChar"/>
        </w:rPr>
        <w:t xml:space="preserve">tokio</w:t>
      </w:r>
      <w:r>
        <w:t xml:space="preserve">,</w:t>
      </w:r>
      <w:r>
        <w:t xml:space="preserve"> </w:t>
      </w:r>
      <w:r>
        <w:rPr>
          <w:rStyle w:val="VerbatimChar"/>
        </w:rPr>
        <w:t xml:space="preserve">rayon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argo-cd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orjson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beam</w:t>
      </w:r>
      <w:r>
        <w:t xml:space="preserve">),</w:t>
      </w:r>
      <w:r>
        <w:t xml:space="preserve"> </w:t>
      </w:r>
      <w:r>
        <w:t xml:space="preserve">and archived companions to research papers</w:t>
      </w:r>
      <w:r>
        <w:t xml:space="preserve"> </w:t>
      </w:r>
      <w:r>
        <w:t xml:space="preserve">(</w:t>
      </w:r>
      <w:r>
        <w:rPr>
          <w:rStyle w:val="VerbatimChar"/>
        </w:rPr>
        <w:t xml:space="preserve">hh-rlhf</w:t>
      </w:r>
      <w:r>
        <w:t xml:space="preserve">,</w:t>
      </w:r>
      <w:r>
        <w:t xml:space="preserve"> </w:t>
      </w:r>
      <w:r>
        <w:rPr>
          <w:rStyle w:val="VerbatimChar"/>
        </w:rPr>
        <w:t xml:space="preserve">toy-models-of-superposition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sleeper-agents-paper</w:t>
      </w:r>
      <w:r>
        <w:t xml:space="preserve">).</w:t>
      </w:r>
      <w:r>
        <w:t xml:space="preserve"> </w:t>
      </w:r>
      <w:r>
        <w:t xml:space="preserve">Neither group concerns a lab that consumes Claude as a product.</w:t>
      </w:r>
      <w:r>
        <w:t xml:space="preserve"> </w:t>
      </w:r>
      <w:r>
        <w:t xml:space="preserve">The rest sorts into six groups.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</w:t>
            </w:r>
          </w:p>
        </w:tc>
        <w:tc>
          <w:tcPr/>
          <w:p>
            <w:pPr>
              <w:pStyle w:val="Compact"/>
            </w:pPr>
            <w:r>
              <w:t xml:space="preserve">Issue tracker, changelog, and bundled plugins for the Claude Code CLI</w:t>
            </w:r>
          </w:p>
        </w:tc>
        <w:tc>
          <w:tcPr/>
          <w:p>
            <w:pPr>
              <w:pStyle w:val="Compact"/>
            </w:pPr>
            <w:r>
              <w:t xml:space="preserve">Python (plugin scripts)</w:t>
            </w:r>
          </w:p>
        </w:tc>
        <w:tc>
          <w:tcPr/>
          <w:p>
            <w:pPr>
              <w:pStyle w:val="Compact"/>
            </w:pPr>
            <w:r>
              <w:t xml:space="preserve">144.5k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and read the plugins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claude-code-action</w:t>
            </w:r>
          </w:p>
        </w:tc>
        <w:tc>
          <w:tcPr/>
          <w:p>
            <w:pPr>
              <w:pStyle w:val="Compact"/>
            </w:pPr>
            <w:r>
              <w:t xml:space="preserve">GitHub Action that runs Claude Code on PRs and issues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8.8k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Already in use; read its</w:t>
            </w:r>
            <w:r>
              <w:t xml:space="preserve"> </w:t>
            </w:r>
            <w:r>
              <w:rPr>
                <w:rStyle w:val="VerbatimChar"/>
              </w:rPr>
              <w:t xml:space="preserve">examples/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claude-code-base-action</w:t>
            </w:r>
          </w:p>
        </w:tc>
        <w:tc>
          <w:tcPr/>
          <w:p>
            <w:pPr>
              <w:pStyle w:val="Compact"/>
            </w:pPr>
            <w:r>
              <w:t xml:space="preserve">Read-only mirror of</w:t>
            </w:r>
            <w:r>
              <w:t xml:space="preserve"> </w:t>
            </w:r>
            <w:r>
              <w:rPr>
                <w:rStyle w:val="VerbatimChar"/>
              </w:rPr>
              <w:t xml:space="preserve">base-action/</w:t>
            </w:r>
            <w:r>
              <w:t xml:space="preserve"> </w:t>
            </w:r>
            <w:r>
              <w:t xml:space="preserve">from the repository above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974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only; do not pin to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claude-code-security-review</w:t>
            </w:r>
          </w:p>
        </w:tc>
        <w:tc>
          <w:tcPr/>
          <w:p>
            <w:pPr>
              <w:pStyle w:val="Compact"/>
            </w:pPr>
            <w:r>
              <w:t xml:space="preserve">Security-focused PR review action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6.2k</w:t>
            </w:r>
          </w:p>
        </w:tc>
        <w:tc>
          <w:tcPr/>
          <w:p>
            <w:pPr>
              <w:pStyle w:val="Compact"/>
            </w:pPr>
            <w:r>
              <w:t xml:space="preserve">2026-02-11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Low priority; superseded by a review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claude-agent-sdk-python</w:t>
            </w:r>
          </w:p>
        </w:tc>
        <w:tc>
          <w:tcPr/>
          <w:p>
            <w:pPr>
              <w:pStyle w:val="Compact"/>
            </w:pPr>
            <w:r>
              <w:t xml:space="preserve">Python SDK wrapping the Claude Code agent loop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8.1k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scripted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claude-agent-sdk-typescript</w:t>
            </w:r>
          </w:p>
        </w:tc>
        <w:tc>
          <w:tcPr/>
          <w:p>
            <w:pPr>
              <w:pStyle w:val="Compact"/>
            </w:pPr>
            <w:r>
              <w:t xml:space="preserve">Issue tracker and changelog for the TypeScript agent SDK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1.7k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anthropic-sdk-python</w:t>
            </w:r>
          </w:p>
        </w:tc>
        <w:tc>
          <w:tcPr/>
          <w:p>
            <w:pPr>
              <w:pStyle w:val="Compact"/>
            </w:pPr>
            <w:r>
              <w:t xml:space="preserve">Raw Messages API client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3.9k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direct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sandbox-runtime</w:t>
            </w:r>
          </w:p>
        </w:tc>
        <w:tc>
          <w:tcPr/>
          <w:p>
            <w:pPr>
              <w:pStyle w:val="Compact"/>
            </w:pPr>
            <w:r>
              <w:t xml:space="preserve">OS-level sandbox (</w:t>
            </w:r>
            <w:r>
              <w:rPr>
                <w:rStyle w:val="VerbatimChar"/>
              </w:rPr>
              <w:t xml:space="preserve">srt</w:t>
            </w:r>
            <w:r>
              <w:t xml:space="preserve">) for processes, MCP servers, and agents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5.2k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Trial on Linux and macOS; alpha on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</w:t>
            </w:r>
          </w:p>
        </w:tc>
        <w:tc>
          <w:tcPr/>
          <w:p>
            <w:pPr>
              <w:pStyle w:val="Compact"/>
            </w:pPr>
            <w:r>
              <w:t xml:space="preserve">Reference Agent Skills plus the</w:t>
            </w:r>
            <w:r>
              <w:t xml:space="preserve"> </w:t>
            </w:r>
            <w:r>
              <w:rPr>
                <w:rStyle w:val="VerbatimChar"/>
              </w:rPr>
              <w:t xml:space="preserve">spec/</w:t>
            </w:r>
            <w:r>
              <w:t xml:space="preserve"> </w:t>
            </w:r>
            <w:r>
              <w:t xml:space="preserve">for the skill format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175.4k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the spec; borrow document 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claude-plugins-official</w:t>
            </w:r>
          </w:p>
        </w:tc>
        <w:tc>
          <w:tcPr/>
          <w:p>
            <w:pPr>
              <w:pStyle w:val="Compact"/>
            </w:pPr>
            <w:r>
              <w:t xml:space="preserve">Anthropic-curated plugin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36.1k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Install from it; see</w:t>
            </w:r>
            <w:r>
              <w:t xml:space="preserve"> </w:t>
            </w:r>
            <w:hyperlink r:id="rId200">
              <w:r>
                <w:rPr>
                  <w:rStyle w:val="Hyperlink"/>
                </w:rPr>
                <w:t xml:space="preserve">useful plugins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claude-plugins-community</w:t>
            </w:r>
          </w:p>
        </w:tc>
        <w:tc>
          <w:tcPr/>
          <w:p>
            <w:pPr>
              <w:pStyle w:val="Compact"/>
            </w:pPr>
            <w:r>
              <w:t xml:space="preserve">Read-only mirror of the community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3.7k</w:t>
            </w:r>
          </w:p>
        </w:tc>
        <w:tc>
          <w:tcPr/>
          <w:p>
            <w:pPr>
              <w:pStyle w:val="Compact"/>
            </w:pPr>
            <w:r>
              <w:t xml:space="preserve">2026-08-25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Browse before writing our 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knowledge-work-plugins</w:t>
            </w:r>
          </w:p>
        </w:tc>
        <w:tc>
          <w:tcPr/>
          <w:p>
            <w:pPr>
              <w:pStyle w:val="Compact"/>
            </w:pPr>
            <w:r>
              <w:t xml:space="preserve">Role-specific plugins built for Claude Cowork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23.9k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Templates for a lab-role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claude-cookbooks</w:t>
            </w:r>
          </w:p>
        </w:tc>
        <w:tc>
          <w:tcPr/>
          <w:p>
            <w:pPr>
              <w:pStyle w:val="Compact"/>
            </w:pPr>
            <w:r>
              <w:t xml:space="preserve">Notebook recipes for the Claude API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52.6k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when scripting the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t xml:space="preserve">Five API and prompting courses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22.8k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Introductory material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prompt-eng-interactive-tutorial</w:t>
            </w:r>
          </w:p>
        </w:tc>
        <w:tc>
          <w:tcPr/>
          <w:p>
            <w:pPr>
              <w:pStyle w:val="Compact"/>
            </w:pPr>
            <w:r>
              <w:t xml:space="preserve">Nine-chapter prompting tutorial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38.1k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Introductory material; dated model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claude-quickstarts</w:t>
            </w:r>
          </w:p>
        </w:tc>
        <w:tc>
          <w:tcPr/>
          <w:p>
            <w:pPr>
              <w:pStyle w:val="Compact"/>
            </w:pPr>
            <w:r>
              <w:t xml:space="preserve">Starter apps you can deploy (support agent, computer use)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17.6k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Skim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devcontainer-features</w:t>
            </w:r>
          </w:p>
        </w:tc>
        <w:tc>
          <w:tcPr/>
          <w:p>
            <w:pPr>
              <w:pStyle w:val="Compact"/>
            </w:pPr>
            <w:r>
              <w:t xml:space="preserve">Dev Container feature that installs the CLI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2025-12-16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a GitHub Codespaces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claude-code-monitoring-guide</w:t>
            </w:r>
          </w:p>
        </w:tc>
        <w:tc>
          <w:tcPr/>
          <w:p>
            <w:pPr>
              <w:pStyle w:val="Compact"/>
            </w:pPr>
            <w:r>
              <w:t xml:space="preserve">Telemetry and cost-tracking guide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369</w:t>
            </w:r>
          </w:p>
        </w:tc>
        <w:tc>
          <w:tcPr/>
          <w:p>
            <w:pPr>
              <w:pStyle w:val="Compact"/>
            </w:pPr>
            <w:r>
              <w:t xml:space="preserve">2025-07-29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once if we meter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claude-ai-mcp</w:t>
            </w:r>
          </w:p>
        </w:tc>
        <w:tc>
          <w:tcPr/>
          <w:p>
            <w:pPr>
              <w:pStyle w:val="Compact"/>
            </w:pPr>
            <w:r>
              <w:t xml:space="preserve">Issue tracker for MCP inside claude.ai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  <w:tc>
          <w:tcPr/>
          <w:p>
            <w:pPr>
              <w:pStyle w:val="Compact"/>
            </w:pPr>
            <w:r>
              <w:t xml:space="preserve">2026-06-08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Search before filing an MCP bug</w:t>
            </w:r>
          </w:p>
        </w:tc>
      </w:tr>
    </w:tbl>
    <w:p>
      <w:pPr>
        <w:pStyle w:val="BodyText"/>
      </w:pPr>
      <w:r>
        <w:t xml:space="preserve">The six groups, and what each is for: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Product trackers.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claude-ai-mcp</w:t>
      </w:r>
      <w:r>
        <w:t xml:space="preserve"> </w:t>
      </w:r>
      <w:r>
        <w:t xml:space="preserve">exist mainly so users can file issues against a closed product.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Automation.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, its mirror, and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run Claude inside GitHub Actions.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Programmatic access.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anthropic-sdk-*</w:t>
      </w:r>
      <w:r>
        <w:t xml:space="preserve"> </w:t>
      </w:r>
      <w:r>
        <w:t xml:space="preserve">clients (Python, TypeScript, Go, Java, Ruby, C#, PHP)</w:t>
      </w:r>
      <w:r>
        <w:t xml:space="preserve"> </w:t>
      </w:r>
      <w:r>
        <w:t xml:space="preserve">speak the raw API;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wraps the whole Claude Code agent loop</w:t>
      </w:r>
      <w:r>
        <w:t xml:space="preserve"> </w:t>
      </w:r>
      <w:r>
        <w:t xml:space="preserve">and bundles the CLI,</w:t>
      </w:r>
      <w:r>
        <w:t xml:space="preserve"> </w:t>
      </w:r>
      <w:r>
        <w:t xml:space="preserve">and the TypeScript package does the same from npm,</w:t>
      </w:r>
      <w:r>
        <w:t xml:space="preserve"> </w:t>
      </w:r>
      <w:r>
        <w:t xml:space="preserve">though its repository here is only a tracker.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Extensions.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 the two plugin marketplaces, 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 the skills and plugins the harness loads.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Infrastructure.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devcontainer-features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claude-code-monitoring-guide</w:t>
      </w:r>
      <w:r>
        <w:t xml:space="preserve"> </w:t>
      </w:r>
      <w:r>
        <w:t xml:space="preserve">are about where the CLI runs and what it costs.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Learning material.</w:t>
      </w:r>
      <w:r>
        <w:t xml:space="preserve"> </w:t>
      </w:r>
      <w:r>
        <w:rPr>
          <w:rStyle w:val="VerbatimChar"/>
        </w:rPr>
        <w:t xml:space="preserve">claude-cookbooks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prompt-eng-interactive-tutorial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claude-quickstarts</w:t>
      </w:r>
      <w:r>
        <w:t xml:space="preserve"> </w:t>
      </w:r>
      <w:r>
        <w:t xml:space="preserve">teach the API rather than the CLI.</w:t>
      </w:r>
    </w:p>
    <w:p>
      <w:pPr>
        <w:pStyle w:val="FirstParagraph"/>
      </w:pPr>
      <w:r>
        <w:t xml:space="preserve">Two repositories one might look for are not in the organization.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mcp</w:t>
      </w:r>
      <w:r>
        <w:t xml:space="preserve"> </w:t>
      </w:r>
      <w:r>
        <w:t xml:space="preserve">repository,</w:t>
      </w:r>
      <w:r>
        <w:t xml:space="preserve"> </w:t>
      </w:r>
      <w:r>
        <w:t xml:space="preserve">because the Model Context Protocol lives under its own</w:t>
      </w:r>
      <w:r>
        <w:t xml:space="preserve"> </w:t>
      </w:r>
      <w:r>
        <w:rPr>
          <w:rStyle w:val="VerbatimChar"/>
        </w:rPr>
        <w:t xml:space="preserve">modelcontextprotocol</w:t>
      </w:r>
      <w:r>
        <w:t xml:space="preserve"> </w:t>
      </w:r>
      <w:r>
        <w:t xml:space="preserve">organization,</w:t>
      </w:r>
      <w:r>
        <w:t xml:space="preserve"> </w:t>
      </w:r>
      <w:r>
        <w:t xml:space="preserve">and the former</w:t>
      </w:r>
      <w:r>
        <w:t xml:space="preserve"> </w:t>
      </w:r>
      <w:r>
        <w:rPr>
          <w:rStyle w:val="VerbatimChar"/>
        </w:rPr>
        <w:t xml:space="preserve">dxt</w:t>
      </w:r>
      <w:r>
        <w:t xml:space="preserve"> </w:t>
      </w:r>
      <w:r>
        <w:t xml:space="preserve">repository (Desktop Extensions)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modelcontextprotocol/mcpb</w:t>
      </w:r>
      <w:r>
        <w:t xml:space="preserve">,</w:t>
      </w:r>
      <w:r>
        <w:t xml:space="preserve"> </w:t>
      </w:r>
      <w:r>
        <w:t xml:space="preserve">the renamed MCP Bundles format</w:t>
      </w:r>
      <w:r>
        <w:t xml:space="preserve"> </w:t>
      </w:r>
      <w:r>
        <w:t xml:space="preserve">(measured 2026-09-09).</w:t>
      </w:r>
    </w:p>
    <w:bookmarkEnd w:id="201"/>
    <w:bookmarkStart w:id="203" w:name="X417fba8867cffb00916d87d19d41ed8ba04a527"/>
    <w:p>
      <w:pPr>
        <w:pStyle w:val="Heading4"/>
      </w:pPr>
      <w:r>
        <w:t xml:space="preserve">What the public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repository actually contains</w:t>
      </w:r>
    </w:p>
    <w:p>
      <w:pPr>
        <w:pStyle w:val="FirstParagraph"/>
      </w:pPr>
      <w:r>
        <w:t xml:space="preserve">The repository named after Claude Code,</w:t>
      </w:r>
      <w:r>
        <w:t xml:space="preserve"> </w:t>
      </w:r>
      <w:r>
        <w:t xml:space="preserve">second in the table only to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by stars,</w:t>
      </w:r>
      <w:r>
        <w:t xml:space="preserve"> </w:t>
      </w:r>
      <w:r>
        <w:t xml:space="preserve">does not contain Claude Code.</w:t>
      </w:r>
      <w:r>
        <w:t xml:space="preserve"> </w:t>
      </w:r>
      <w:r>
        <w:t xml:space="preserve">The tree at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has 333 paths and no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directory</w:t>
      </w:r>
      <w:r>
        <w:t xml:space="preserve"> </w:t>
      </w:r>
      <w:r>
        <w:t xml:space="preserve">(measured 2026-09-09)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one-line proprietary notice</w:t>
      </w:r>
      <w:r>
        <w:t xml:space="preserve"> </w:t>
      </w:r>
      <w:r>
        <w:t xml:space="preserve">pointing at Anthropic’s commercial terms,</w:t>
      </w:r>
      <w:r>
        <w:t xml:space="preserve"> </w:t>
      </w:r>
      <w:r>
        <w:t xml:space="preserve">which is why the API reports no license.</w:t>
      </w:r>
      <w:r>
        <w:t xml:space="preserve"> </w:t>
      </w:r>
      <w:r>
        <w:t xml:space="preserve">The CLI itself ships as a compiled npm package</w:t>
      </w:r>
      <w:r>
        <w:t xml:space="preserve"> </w:t>
      </w:r>
      <w:r>
        <w:t xml:space="preserve">(and, since the README marked npm installation deprecated,</w:t>
      </w:r>
      <w:r>
        <w:t xml:space="preserve"> </w:t>
      </w:r>
      <w:r>
        <w:t xml:space="preserve">as a native installer, a Homebrew cask, and a</w:t>
      </w:r>
      <w:r>
        <w:t xml:space="preserve"> </w:t>
      </w:r>
      <w:r>
        <w:rPr>
          <w:rStyle w:val="VerbatimChar"/>
        </w:rPr>
        <w:t xml:space="preserve">winget</w:t>
      </w:r>
      <w:r>
        <w:t xml:space="preserve"> </w:t>
      </w:r>
      <w:r>
        <w:t xml:space="preserve">package;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and this repository is the public face of that closed product.</w:t>
      </w:r>
    </w:p>
    <w:p>
      <w:pPr>
        <w:pStyle w:val="BodyText"/>
      </w:pPr>
      <w:r>
        <w:t xml:space="preserve">The repository holds five things the lab can use: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CHANGELOG.md</w:t>
      </w:r>
      <w:r>
        <w:t xml:space="preserve"> </w:t>
      </w:r>
      <w:r>
        <w:t xml:space="preserve">is the only authoritative per-release changelog.</w:t>
      </w:r>
      <w:r>
        <w:t xml:space="preserve"> </w:t>
      </w:r>
      <w:r>
        <w:t xml:space="preserve">It is the file to read when a behavior changes between versions,</w:t>
      </w:r>
      <w:r>
        <w:t xml:space="preserve"> </w:t>
      </w:r>
      <w:r>
        <w:t xml:space="preserve">and its entries are detailed enough to diagnose regressions</w:t>
      </w:r>
      <w:r>
        <w:t xml:space="preserve"> </w:t>
      </w:r>
      <w:r>
        <w:t xml:space="preserve">(the entry for 2.1.266, for example,</w:t>
      </w:r>
      <w:r>
        <w:t xml:space="preserve"> </w:t>
      </w:r>
      <w:r>
        <w:t xml:space="preserve">names the gateway environment variable,</w:t>
      </w:r>
      <w:r>
        <w:t xml:space="preserve"> </w:t>
      </w:r>
      <w:r>
        <w:rPr>
          <w:rStyle w:val="VerbatimChar"/>
        </w:rPr>
        <w:t xml:space="preserve">CLAUDE_CODE_USE_GATEWAY</w:t>
      </w:r>
      <w:r>
        <w:t xml:space="preserve">,</w:t>
      </w:r>
      <w:r>
        <w:t xml:space="preserve"> </w:t>
      </w:r>
      <w:r>
        <w:t xml:space="preserve">that 2.1.265 had started honoring on its own,</w:t>
      </w:r>
      <w:r>
        <w:t xml:space="preserve"> </w:t>
      </w:r>
      <w:r>
        <w:t xml:space="preserve">and says no configuration change is needed;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plugins/</w:t>
      </w:r>
      <w:r>
        <w:t xml:space="preserve"> </w:t>
      </w:r>
      <w:r>
        <w:t xml:space="preserve">holds thirteen first-party plugins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that publishes them</w:t>
      </w:r>
      <w:r>
        <w:t xml:space="preserve"> </w:t>
      </w:r>
      <w:r>
        <w:t xml:space="preserve">as the</w:t>
      </w:r>
      <w:r>
        <w:t xml:space="preserve"> </w:t>
      </w:r>
      <w:r>
        <w:rPr>
          <w:rStyle w:val="VerbatimChar"/>
        </w:rPr>
        <w:t xml:space="preserve">claude-code-plugins</w:t>
      </w:r>
      <w:r>
        <w:t xml:space="preserve"> </w:t>
      </w:r>
      <w:r>
        <w:t xml:space="preserve">marketplace</w:t>
      </w:r>
      <w:r>
        <w:t xml:space="preserve"> </w:t>
      </w:r>
      <w:r>
        <w:t xml:space="preserve">(Anthropic 2026p)</w:t>
      </w:r>
      <w:r>
        <w:t xml:space="preserve">.</w:t>
      </w:r>
      <w:r>
        <w:t xml:space="preserve"> </w:t>
      </w:r>
      <w:r>
        <w:t xml:space="preserve">Several map directly onto lab workflows: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 </w:t>
      </w:r>
      <w:r>
        <w:t xml:space="preserve">(five parallel review agents with confidence scoring),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(six specialist review agents,</w:t>
      </w:r>
      <w:r>
        <w:t xml:space="preserve"> </w:t>
      </w:r>
      <w:r>
        <w:t xml:space="preserve">including a</w:t>
      </w:r>
      <w:r>
        <w:t xml:space="preserve"> </w:t>
      </w:r>
      <w:r>
        <w:rPr>
          <w:rStyle w:val="VerbatimChar"/>
        </w:rPr>
        <w:t xml:space="preserve">silent-failure-hunter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(generates hooks from observed misbehavior),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loop that keeps re-running one task),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watching nine patterns).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is the toolkit for writing more.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holds the reference configurations</w:t>
      </w:r>
      <w:r>
        <w:t xml:space="preserve"> </w:t>
      </w:r>
      <w:r>
        <w:t xml:space="preserve">that the documentation describes in prose:</w:t>
      </w:r>
      <w:r>
        <w:t xml:space="preserve"> </w:t>
      </w:r>
      <w:r>
        <w:rPr>
          <w:rStyle w:val="VerbatimChar"/>
        </w:rPr>
        <w:t xml:space="preserve">settings/</w:t>
      </w:r>
      <w:r>
        <w:t xml:space="preserve"> </w:t>
      </w:r>
      <w:r>
        <w:t xml:space="preserve">(strict, lax, and bash-sandbox profiles),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 </w:t>
      </w:r>
      <w:r>
        <w:t xml:space="preserve">(a Bash command validation hook),</w:t>
      </w:r>
      <w:r>
        <w:t xml:space="preserve"> </w:t>
      </w:r>
      <w:r>
        <w:rPr>
          <w:rStyle w:val="VerbatimChar"/>
        </w:rPr>
        <w:t xml:space="preserve">mdm/</w:t>
      </w:r>
      <w:r>
        <w:t xml:space="preserve"> </w:t>
      </w:r>
      <w:r>
        <w:t xml:space="preserve">(managed settings for macOS and Windows fleets),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gateway/</w:t>
      </w:r>
      <w:r>
        <w:t xml:space="preserve"> </w:t>
      </w:r>
      <w:r>
        <w:t xml:space="preserve">(AWS and GCP gateway setups).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.devcontainer/</w:t>
      </w:r>
      <w:r>
        <w:t xml:space="preserve"> </w:t>
      </w:r>
      <w:r>
        <w:t xml:space="preserve">is the container Anthropic uses</w:t>
      </w:r>
      <w:r>
        <w:t xml:space="preserve"> </w:t>
      </w:r>
      <w:r>
        <w:t xml:space="preserve">for its own sandboxed sessions,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init-firewall.sh</w:t>
      </w:r>
      <w:r>
        <w:t xml:space="preserve">,</w:t>
      </w:r>
      <w:r>
        <w:t xml:space="preserve"> </w:t>
      </w:r>
      <w:r>
        <w:t xml:space="preserve">the allowlist firewall that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discusses.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.github/workflows/</w:t>
      </w:r>
      <w:r>
        <w:t xml:space="preserve"> </w:t>
      </w:r>
      <w:r>
        <w:t xml:space="preserve">is a live example of running the action</w:t>
      </w:r>
      <w:r>
        <w:t xml:space="preserve"> </w:t>
      </w:r>
      <w:r>
        <w:t xml:space="preserve">against a very large issue tracker: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agent),</w:t>
      </w:r>
      <w:r>
        <w:t xml:space="preserve"> </w:t>
      </w:r>
      <w:r>
        <w:rPr>
          <w:rStyle w:val="VerbatimChar"/>
        </w:rPr>
        <w:t xml:space="preserve">claude-issue-triage.yml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claude-dedupe-issues.yml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auto-close-duplicates.yml</w:t>
      </w:r>
      <w:r>
        <w:t xml:space="preserve">,</w:t>
      </w:r>
      <w:r>
        <w:t xml:space="preserve"> </w:t>
      </w:r>
      <w:r>
        <w:t xml:space="preserve">with the TypeScript behind them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  <w:r>
        <w:t xml:space="preserve"> </w:t>
      </w:r>
      <w:r>
        <w:t xml:space="preserve">The repository had 12,563 open issues (measured 2026-09-09),</w:t>
      </w:r>
      <w:r>
        <w:t xml:space="preserve"> </w:t>
      </w:r>
      <w:r>
        <w:t xml:space="preserve">which is why that automation exists.</w:t>
      </w:r>
    </w:p>
    <w:p>
      <w:pPr>
        <w:pStyle w:val="FirstParagraph"/>
      </w:pPr>
      <w:r>
        <w:t xml:space="preserve">So the honest description is</w:t>
      </w:r>
      <w:r>
        <w:t xml:space="preserve"> </w:t>
      </w:r>
      <w:r>
        <w:t xml:space="preserve">“issue tracker plus plugins plus example configs”</w:t>
      </w:r>
      <w:r>
        <w:t xml:space="preserve">.</w:t>
      </w:r>
      <w:r>
        <w:t xml:space="preserve"> </w:t>
      </w:r>
      <w:r>
        <w:t xml:space="preserve">The harness internals are described from the outside in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;</w:t>
      </w:r>
      <w:r>
        <w:t xml:space="preserve"> </w:t>
      </w:r>
      <w:r>
        <w:t xml:space="preserve">nothing in this repository lets you read them.</w:t>
      </w:r>
    </w:p>
    <w:bookmarkEnd w:id="203"/>
    <w:bookmarkStart w:id="205" w:name="X06cf6cae705336442e9e13e0c5dca357781aab3"/>
    <w:p>
      <w:pPr>
        <w:pStyle w:val="Heading4"/>
      </w:pPr>
      <w:r>
        <w:rPr>
          <w:rStyle w:val="VerbatimChar"/>
        </w:rPr>
        <w:t xml:space="preserve">claude-code-action</w:t>
      </w:r>
      <w:r>
        <w:t xml:space="preserve">: modes and what ships with it</w:t>
      </w:r>
    </w:p>
    <w:p>
      <w:pPr>
        <w:pStyle w:val="FirstParagraph"/>
      </w:pPr>
      <w:r>
        <w:rPr>
          <w:rStyle w:val="VerbatimChar"/>
        </w:rPr>
        <w:t xml:space="preserve">claude-code-action</w:t>
      </w:r>
      <w:r>
        <w:t xml:space="preserve"> </w:t>
      </w:r>
      <w:r>
        <w:t xml:space="preserve">is genuinely open source (MIT),</w:t>
      </w:r>
      <w:r>
        <w:t xml:space="preserve"> </w:t>
      </w:r>
      <w:r>
        <w:t xml:space="preserve">and the whole action is readable: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holds the entry points, the GitHub client,</w:t>
      </w:r>
      <w:r>
        <w:t xml:space="preserve"> </w:t>
      </w:r>
      <w:r>
        <w:t xml:space="preserve">an in-process MCP server for file operations,</w:t>
      </w:r>
      <w:r>
        <w:t xml:space="preserve"> </w:t>
      </w:r>
      <w:r>
        <w:t xml:space="preserve">and the two execution modes;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has a test file per concern</w:t>
      </w:r>
      <w:r>
        <w:t xml:space="preserve"> </w:t>
      </w:r>
      <w:r>
        <w:t xml:space="preserve">(comment sanitizing, branch validation, permissions,</w:t>
      </w:r>
      <w:r>
        <w:t xml:space="preserve"> </w:t>
      </w:r>
      <w:r>
        <w:t xml:space="preserve">public-comment redaction, SSH signing)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hyperlink r:id="rId204">
        <w:r>
          <w:rPr>
            <w:rStyle w:val="Hyperlink"/>
          </w:rPr>
          <w:t xml:space="preserve">Claude Code Action review</w:t>
        </w:r>
      </w:hyperlink>
      <w:r>
        <w:t xml:space="preserve"> </w:t>
      </w:r>
      <w:r>
        <w:t xml:space="preserve">already explains</w:t>
      </w:r>
      <w:r>
        <w:t xml:space="preserve"> </w:t>
      </w:r>
      <w:r>
        <w:t xml:space="preserve">that review is a prompt, not a separate action.</w:t>
      </w:r>
      <w:r>
        <w:t xml:space="preserve"> </w:t>
      </w:r>
      <w:r>
        <w:t xml:space="preserve">The general form of that observation is the mode detector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src/modes/detector.ts</w:t>
      </w:r>
      <w:r>
        <w:t xml:space="preserve">,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docs/experimental.md</w:t>
      </w:r>
      <w:r>
        <w:t xml:space="preserve"> </w:t>
      </w:r>
      <w:r>
        <w:t xml:space="preserve">(Anthropic 2026v)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If the workflow supplies a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input,</w:t>
      </w:r>
      <w:r>
        <w:t xml:space="preserve"> </w:t>
      </w:r>
      <w:r>
        <w:t xml:space="preserve">the action runs in</w:t>
      </w:r>
      <w:r>
        <w:t xml:space="preserve"> </w:t>
      </w:r>
      <w:r>
        <w:rPr>
          <w:b/>
          <w:bCs/>
        </w:rPr>
        <w:t xml:space="preserve">agent mode</w:t>
      </w:r>
      <w:r>
        <w:t xml:space="preserve">:</w:t>
      </w:r>
      <w:r>
        <w:t xml:space="preserve"> </w:t>
      </w:r>
      <w:r>
        <w:t xml:space="preserve">it executes the prompt directly on whatever event fired,</w:t>
      </w:r>
      <w:r>
        <w:t xml:space="preserve"> </w:t>
      </w:r>
      <w:r>
        <w:t xml:space="preserve">which is how scheduled maintenance,</w:t>
      </w:r>
      <w:r>
        <w:t xml:space="preserve"> </w:t>
      </w:r>
      <w:r>
        <w:t xml:space="preserve">issue triage, and one-shot review work.</w:t>
      </w:r>
    </w:p>
    <w:p>
      <w:pPr>
        <w:pStyle w:val="Compact"/>
        <w:numPr>
          <w:ilvl w:val="0"/>
          <w:numId w:val="1044"/>
        </w:numPr>
      </w:pPr>
      <w:r>
        <w:t xml:space="preserve">If there is no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but the event carries an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mention,</w:t>
      </w:r>
      <w:r>
        <w:t xml:space="preserve"> </w:t>
      </w:r>
      <w:r>
        <w:t xml:space="preserve">an assignment, or the trigger label,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tag mode</w:t>
      </w:r>
      <w:r>
        <w:t xml:space="preserve">:</w:t>
      </w:r>
      <w:r>
        <w:t xml:space="preserve"> </w:t>
      </w:r>
      <w:r>
        <w:t xml:space="preserve">it posts a tracking comment with progress checkboxes</w:t>
      </w:r>
      <w:r>
        <w:t xml:space="preserve"> </w:t>
      </w:r>
      <w:r>
        <w:t xml:space="preserve">and runs an open-ended session that can push code.</w:t>
      </w:r>
    </w:p>
    <w:p>
      <w:pPr>
        <w:pStyle w:val="Compact"/>
        <w:numPr>
          <w:ilvl w:val="0"/>
          <w:numId w:val="1044"/>
        </w:numPr>
      </w:pPr>
      <w:r>
        <w:t xml:space="preserve">If neither, it does nothing.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track_progress</w:t>
      </w:r>
      <w:r>
        <w:t xml:space="preserve"> </w:t>
      </w:r>
      <w:r>
        <w:t xml:space="preserve">input forces tag-mode tracking comments</w:t>
      </w:r>
      <w:r>
        <w:t xml:space="preserve"> </w:t>
      </w:r>
      <w:r>
        <w:t xml:space="preserve">onto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events</w:t>
      </w:r>
      <w:r>
        <w:t xml:space="preserve"> </w:t>
      </w:r>
      <w:r>
        <w:t xml:space="preserve">that would otherwise run in agent mode.</w:t>
      </w:r>
      <w:r>
        <w:t xml:space="preserve"> </w:t>
      </w:r>
      <w:r>
        <w:t xml:space="preserve">Everything else about behavior is set through</w:t>
      </w:r>
      <w:r>
        <w:t xml:space="preserve"> </w:t>
      </w:r>
      <w:r>
        <w:rPr>
          <w:rStyle w:val="VerbatimChar"/>
        </w:rPr>
        <w:t xml:space="preserve">claude_args</w:t>
      </w:r>
      <w:r>
        <w:t xml:space="preserve">,</w:t>
      </w:r>
      <w:r>
        <w:t xml:space="preserve"> </w:t>
      </w:r>
      <w:r>
        <w:t xml:space="preserve">which passes flags straight to the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--max-turns</w:t>
      </w:r>
      <w:r>
        <w:t xml:space="preserve">,</w:t>
      </w:r>
      <w:r>
        <w:t xml:space="preserve"> </w:t>
      </w:r>
      <w:r>
        <w:rPr>
          <w:rStyle w:val="VerbatimChar"/>
        </w:rPr>
        <w:t xml:space="preserve">--system-prompt</w:t>
      </w:r>
      <w:r>
        <w:t xml:space="preserve">, and so on),</w:t>
      </w:r>
      <w:r>
        <w:t xml:space="preserve"> </w:t>
      </w:r>
      <w:r>
        <w:t xml:space="preserve">and through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,</w:t>
      </w:r>
      <w:r>
        <w:t xml:space="preserve"> </w:t>
      </w:r>
      <w:r>
        <w:t xml:space="preserve">which installs named marketplace plugins before the run.</w:t>
      </w:r>
    </w:p>
    <w:p>
      <w:pPr>
        <w:pStyle w:val="BodyText"/>
      </w:pPr>
      <w:r>
        <w:t xml:space="preserve">Three other things in the repository are easy to miss: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has eleven copy-paste workflows (measured 2026-09-09):</w:t>
      </w:r>
      <w:r>
        <w:t xml:space="preserve"> </w:t>
      </w:r>
      <w:r>
        <w:t xml:space="preserve">the three review variants,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 general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 workflow),</w:t>
      </w:r>
      <w:r>
        <w:t xml:space="preserve"> </w:t>
      </w:r>
      <w:r>
        <w:rPr>
          <w:rStyle w:val="VerbatimChar"/>
        </w:rPr>
        <w:t xml:space="preserve">ci-failure-auto-fix.yml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test-failure-analysis.yml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issue-deduplication.yml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manual-code-analysis.yml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agent-approval-check.yml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,</w:t>
      </w:r>
      <w:r>
        <w:t xml:space="preserve"> </w:t>
      </w:r>
      <w:r>
        <w:t xml:space="preserve">the workload-identity-federation variant</w:t>
      </w:r>
      <w:r>
        <w:t xml:space="preserve"> </w:t>
      </w:r>
      <w:r>
        <w:t xml:space="preserve">that avoids storing a long-lived API key.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agent-approval-check/</w:t>
      </w:r>
      <w:r>
        <w:t xml:space="preserve"> </w:t>
      </w:r>
      <w:r>
        <w:t xml:space="preserve">is a second, smaller action</w:t>
      </w:r>
      <w:r>
        <w:t xml:space="preserve"> </w:t>
      </w:r>
      <w:r>
        <w:t xml:space="preserve">that gates a workflow on whether the actor is a recognized agent identity,</w:t>
      </w:r>
      <w:r>
        <w:t xml:space="preserve"> </w:t>
      </w:r>
      <w:r>
        <w:t xml:space="preserve">with an example identities file.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Authentication inputs</w:t>
      </w:r>
      <w:r>
        <w:t xml:space="preserve"> </w:t>
      </w:r>
      <w:r>
        <w:t xml:space="preserve">cover a direct API key,</w:t>
      </w:r>
      <w:r>
        <w:t xml:space="preserve"> </w:t>
      </w:r>
      <w:r>
        <w:t xml:space="preserve">a Claude Code OAuth token,</w:t>
      </w:r>
      <w:r>
        <w:t xml:space="preserve"> </w:t>
      </w:r>
      <w:r>
        <w:t xml:space="preserve">federation (</w:t>
      </w:r>
      <w:r>
        <w:rPr>
          <w:rStyle w:val="VerbatimChar"/>
        </w:rPr>
        <w:t xml:space="preserve">anthropic_federation_rule_id</w:t>
      </w:r>
      <w:r>
        <w:t xml:space="preserve"> </w:t>
      </w:r>
      <w:r>
        <w:t xml:space="preserve">plus organization,</w:t>
      </w:r>
      <w:r>
        <w:t xml:space="preserve"> </w:t>
      </w:r>
      <w:r>
        <w:t xml:space="preserve">workspace, and service-account IDs),</w:t>
      </w:r>
      <w:r>
        <w:t xml:space="preserve"> </w:t>
      </w:r>
      <w:r>
        <w:t xml:space="preserve">and OIDC to Bedrock, Vertex AI, or Microsoft Foundry.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allowed_non_write_users</w:t>
      </w:r>
      <w:r>
        <w:t xml:space="preserve"> </w:t>
      </w:r>
      <w:r>
        <w:t xml:space="preserve">input carries its own warning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action.yml</w:t>
      </w:r>
      <w:r>
        <w:t xml:space="preserve">:</w:t>
      </w:r>
      <w:r>
        <w:t xml:space="preserve"> </w:t>
      </w:r>
      <w:r>
        <w:t xml:space="preserve">letting users without write access trigger the action</w:t>
      </w:r>
      <w:r>
        <w:t xml:space="preserve"> </w:t>
      </w:r>
      <w:r>
        <w:t xml:space="preserve">exposes the run to prompt injection,</w:t>
      </w:r>
      <w:r>
        <w:t xml:space="preserve"> </w:t>
      </w:r>
      <w:r>
        <w:t xml:space="preserve">and the secret scrubbing it performs is best-effort.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says the same of itself</w:t>
      </w:r>
      <w:r>
        <w:t xml:space="preserve"> </w:t>
      </w:r>
      <w:r>
        <w:t xml:space="preserve">in its README and recommends requiring approval for fork PRs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Both are the upstream statement of the caution</w:t>
      </w:r>
      <w:r>
        <w:t xml:space="preserve"> </w:t>
      </w:r>
      <w:r>
        <w:t xml:space="preserve">in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.</w:t>
      </w:r>
    </w:p>
    <w:bookmarkEnd w:id="205"/>
    <w:bookmarkStart w:id="206" w:name="X28851fad5780a316e2bc5d8f9171299713117f5"/>
    <w:p>
      <w:pPr>
        <w:pStyle w:val="Heading4"/>
      </w:pPr>
      <w:r>
        <w:t xml:space="preserve">The extension and SDK repositories, briefly</w:t>
      </w:r>
    </w:p>
    <w:p>
      <w:pPr>
        <w:pStyle w:val="FirstParagraph"/>
      </w:pPr>
      <w:r>
        <w:rPr>
          <w:rStyle w:val="VerbatimChar"/>
        </w:rPr>
        <w:t xml:space="preserve">skills</w:t>
      </w:r>
      <w:r>
        <w:t xml:space="preserve"> </w:t>
      </w:r>
      <w:r>
        <w:t xml:space="preserve">is the reference implementation of the Agent Skills format</w:t>
      </w:r>
      <w:r>
        <w:t xml:space="preserve"> </w:t>
      </w:r>
      <w:r>
        <w:t xml:space="preserve">that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spec/</w:t>
      </w:r>
      <w:r>
        <w:t xml:space="preserve"> </w:t>
      </w:r>
      <w:r>
        <w:t xml:space="preserve">directory is the format definition,</w:t>
      </w:r>
      <w:r>
        <w:t xml:space="preserve"> </w:t>
      </w:r>
      <w:r>
        <w:rPr>
          <w:rStyle w:val="VerbatimChar"/>
        </w:rPr>
        <w:t xml:space="preserve">template/</w:t>
      </w:r>
      <w:r>
        <w:t xml:space="preserve"> </w:t>
      </w:r>
      <w:r>
        <w:t xml:space="preserve">is a starting skill,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holds the examples.</w:t>
      </w:r>
      <w:r>
        <w:t xml:space="preserve"> </w:t>
      </w:r>
      <w:r>
        <w:t xml:space="preserve">The README states the licensing split plainly:</w:t>
      </w:r>
      <w:r>
        <w:t xml:space="preserve"> </w:t>
      </w:r>
      <w:r>
        <w:t xml:space="preserve">most skills are Apache-2.0,</w:t>
      </w:r>
      <w:r>
        <w:t xml:space="preserve"> </w:t>
      </w:r>
      <w:r>
        <w:t xml:space="preserve">while the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pptx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skills</w:t>
      </w:r>
      <w:r>
        <w:t xml:space="preserve"> </w:t>
      </w:r>
      <w:r>
        <w:t xml:space="preserve">that power Claude’s own document features</w:t>
      </w:r>
      <w:r>
        <w:t xml:space="preserve"> </w:t>
      </w:r>
      <w:r>
        <w:t xml:space="preserve">are source-available rather than open source</w:t>
      </w:r>
      <w:r>
        <w:t xml:space="preserve"> </w:t>
      </w:r>
      <w:r>
        <w:t xml:space="preserve">(Anthropic 2026m)</w:t>
      </w:r>
      <w:r>
        <w:t xml:space="preserve">.</w:t>
      </w:r>
      <w:r>
        <w:t xml:space="preserve"> </w:t>
      </w:r>
      <w:r>
        <w:t xml:space="preserve">Read a license header before copying one.</w:t>
      </w:r>
    </w:p>
    <w:p>
      <w:pPr>
        <w:pStyle w:val="BodyText"/>
      </w:pP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marketplace behind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,</w:t>
      </w:r>
      <w:r>
        <w:t xml:space="preserve"> </w:t>
      </w:r>
      <w:r>
        <w:t xml:space="preserve">split into Anthropic-maintained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and partner-submitted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(Anthropic 2026j)</w:t>
      </w:r>
      <w:r>
        <w:t xml:space="preserve">.</w:t>
      </w:r>
      <w:r>
        <w:t xml:space="preserve"> </w:t>
      </w:r>
      <w:r>
        <w:t xml:space="preserve">Its README states a rule that applies to any marketplace we publish:</w:t>
      </w:r>
      <w:r>
        <w:t xml:space="preserve"> </w:t>
      </w:r>
      <w:r>
        <w:t xml:space="preserve">a plugin’s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an immutable slug,</w:t>
      </w:r>
      <w:r>
        <w:t xml:space="preserve"> </w:t>
      </w:r>
      <w:r>
        <w:t xml:space="preserve">since renaming it breaks every existing install,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renames</w:t>
      </w:r>
      <w:r>
        <w:t xml:space="preserve"> </w:t>
      </w:r>
      <w:r>
        <w:t xml:space="preserve">map exists for the unavoidable case.</w:t>
      </w:r>
      <w:r>
        <w:t xml:space="preserve"> </w:t>
      </w:r>
      <w:r>
        <w:rPr>
          <w:rStyle w:val="VerbatimChar"/>
        </w:rPr>
        <w:t xml:space="preserve">claude-plugins-community</w:t>
      </w:r>
      <w:r>
        <w:t xml:space="preserve"> </w:t>
      </w:r>
      <w:r>
        <w:t xml:space="preserve">is a nightly, read-only mirror</w:t>
      </w:r>
      <w:r>
        <w:t xml:space="preserve"> </w:t>
      </w:r>
      <w:r>
        <w:t xml:space="preserve">of the community submissions that passed security scanning</w:t>
      </w:r>
      <w:r>
        <w:t xml:space="preserve"> </w:t>
      </w:r>
      <w:r>
        <w:t xml:space="preserve">(Anthropic 2026i)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holds eleven role-specific bundles</w:t>
      </w:r>
      <w:r>
        <w:t xml:space="preserve"> </w:t>
      </w:r>
      <w:r>
        <w:t xml:space="preserve">built for Claude Cowork (</w:t>
      </w:r>
      <w:hyperlink r:id="rId173">
        <w:r>
          <w:rPr>
            <w:rStyle w:val="Hyperlink"/>
          </w:rPr>
          <w:t xml:space="preserve">Claude Cowork</w:t>
        </w:r>
      </w:hyperlink>
      <w:r>
        <w:t xml:space="preserve">)</w:t>
      </w:r>
      <w:r>
        <w:t xml:space="preserve"> </w:t>
      </w:r>
      <w:r>
        <w:t xml:space="preserve">that also load in Claude Code</w:t>
      </w:r>
      <w:r>
        <w:t xml:space="preserve"> </w:t>
      </w:r>
      <w:r>
        <w:t xml:space="preserve">(Anthropic 2026k)</w:t>
      </w:r>
      <w:r>
        <w:t xml:space="preserve">.</w:t>
      </w:r>
    </w:p>
    <w:p>
      <w:pPr>
        <w:pStyle w:val="BodyText"/>
      </w:pPr>
      <w:r>
        <w:t xml:space="preserve">Of the two agent SDKs,</w:t>
      </w:r>
      <w:r>
        <w:t xml:space="preserve"> </w:t>
      </w:r>
      <w:r>
        <w:t xml:space="preserve">only the Python one is open source.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bundles the CLI inside the wheel</w:t>
      </w:r>
      <w:r>
        <w:t xml:space="preserve"> </w:t>
      </w:r>
      <w:r>
        <w:t xml:space="preserve">and exposes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ClaudeAgentOptions</w:t>
      </w:r>
      <w:r>
        <w:t xml:space="preserve"> </w:t>
      </w:r>
      <w:r>
        <w:t xml:space="preserve">for driving a full agent session from a script</w:t>
      </w:r>
      <w:r>
        <w:t xml:space="preserve"> </w:t>
      </w:r>
      <w:r>
        <w:t xml:space="preserve">(Anthropic 2026c)</w:t>
      </w:r>
      <w:r>
        <w:t xml:space="preserve">.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has the same shape as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:</w:t>
      </w:r>
      <w:r>
        <w:t xml:space="preserve"> </w:t>
      </w:r>
      <w:r>
        <w:t xml:space="preserve">a proprietary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, a changelog, examples,</w:t>
      </w:r>
      <w:r>
        <w:t xml:space="preserve"> </w:t>
      </w:r>
      <w:r>
        <w:t xml:space="preserve">and an issue tracker for the npm package</w:t>
      </w:r>
      <w:r>
        <w:t xml:space="preserve"> </w:t>
      </w:r>
      <w:r>
        <w:t xml:space="preserve">(Anthropic 2026d)</w:t>
      </w:r>
      <w:r>
        <w:t xml:space="preserve">.</w:t>
      </w:r>
      <w:r>
        <w:t xml:space="preserve"> </w:t>
      </w:r>
      <w:r>
        <w:t xml:space="preserve">The lower-level</w:t>
      </w:r>
      <w:r>
        <w:t xml:space="preserve"> </w:t>
      </w:r>
      <w:r>
        <w:rPr>
          <w:rStyle w:val="VerbatimChar"/>
        </w:rPr>
        <w:t xml:space="preserve">anthropic-sdk-python</w:t>
      </w:r>
      <w:r>
        <w:t xml:space="preserve"> </w:t>
      </w:r>
      <w:r>
        <w:t xml:space="preserve">is the raw API client</w:t>
      </w:r>
      <w:r>
        <w:t xml:space="preserve"> </w:t>
      </w:r>
      <w:r>
        <w:t xml:space="preserve">(MIT) for anyone who wants the model without the agent loop</w:t>
      </w:r>
      <w:r>
        <w:t xml:space="preserve"> </w:t>
      </w:r>
      <w:r>
        <w:t xml:space="preserve">(Anthropic 2026b)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sandbox-runtime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srt</w:t>
      </w:r>
      <w:r>
        <w:t xml:space="preserve">) is the sandbox Claude Code uses internally,</w:t>
      </w:r>
      <w:r>
        <w:t xml:space="preserve"> </w:t>
      </w:r>
      <w:r>
        <w:t xml:space="preserve">released as a beta research preview.</w:t>
      </w:r>
      <w:r>
        <w:t xml:space="preserve"> </w:t>
      </w:r>
      <w:r>
        <w:t xml:space="preserve">It wraps</w:t>
      </w:r>
      <w:r>
        <w:t xml:space="preserve"> </w:t>
      </w:r>
      <w:r>
        <w:rPr>
          <w:rStyle w:val="VerbatimChar"/>
        </w:rPr>
        <w:t xml:space="preserve">sandbox-exec</w:t>
      </w:r>
      <w:r>
        <w:t xml:space="preserve"> </w:t>
      </w:r>
      <w:r>
        <w:t xml:space="preserve">on macOS and</w:t>
      </w:r>
      <w:r>
        <w:t xml:space="preserve"> </w:t>
      </w:r>
      <w:r>
        <w:rPr>
          <w:rStyle w:val="VerbatimChar"/>
        </w:rPr>
        <w:t xml:space="preserve">bubblewrap</w:t>
      </w:r>
      <w:r>
        <w:t xml:space="preserve"> </w:t>
      </w:r>
      <w:r>
        <w:t xml:space="preserve">on Linux</w:t>
      </w:r>
      <w:r>
        <w:t xml:space="preserve"> </w:t>
      </w:r>
      <w:r>
        <w:t xml:space="preserve">with a proxy-based network allowlist,</w:t>
      </w:r>
      <w:r>
        <w:t xml:space="preserve"> </w:t>
      </w:r>
      <w:r>
        <w:t xml:space="preserve">and the headline use case in its README is wrapping a local MCP server</w:t>
      </w:r>
      <w:r>
        <w:t xml:space="preserve"> </w:t>
      </w:r>
      <w:r>
        <w:t xml:space="preserve">so it can read only the directories you name</w:t>
      </w:r>
      <w:r>
        <w:t xml:space="preserve"> </w:t>
      </w:r>
      <w:r>
        <w:t xml:space="preserve">(Anthropic 2026l)</w:t>
      </w:r>
      <w:r>
        <w:t xml:space="preserve">.</w:t>
      </w:r>
      <w:r>
        <w:t xml:space="preserve"> </w:t>
      </w:r>
      <w:r>
        <w:t xml:space="preserve">Windows support is marked alpha,</w:t>
      </w:r>
      <w:r>
        <w:t xml:space="preserve"> </w:t>
      </w:r>
      <w:r>
        <w:t xml:space="preserve">through a bundled</w:t>
      </w:r>
      <w:r>
        <w:t xml:space="preserve"> </w:t>
      </w:r>
      <w:r>
        <w:rPr>
          <w:rStyle w:val="VerbatimChar"/>
        </w:rPr>
        <w:t xml:space="preserve">srt-win.exe</w:t>
      </w:r>
      <w:r>
        <w:t xml:space="preserve"> </w:t>
      </w:r>
      <w:r>
        <w:t xml:space="preserve">helper</w:t>
      </w:r>
      <w:r>
        <w:t xml:space="preserve"> </w:t>
      </w:r>
      <w:r>
        <w:t xml:space="preserve">that runs the process under a dedicated local user account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so Windows users in the lab should treat it as experimental.</w:t>
      </w:r>
    </w:p>
    <w:bookmarkEnd w:id="206"/>
    <w:bookmarkStart w:id="207" w:name="useful-to-us-1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selectively, and less for code than for reference.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Adopt now.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 </w:t>
      </w:r>
      <w:r>
        <w:t xml:space="preserve">is already how our repositories run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and</w:t>
      </w:r>
      <w:r>
        <w:t xml:space="preserve"> </w:t>
      </w:r>
      <w:hyperlink r:id="rId204">
        <w:r>
          <w:rPr>
            <w:rStyle w:val="Hyperlink"/>
          </w:rPr>
          <w:t xml:space="preserve">review</w:t>
        </w:r>
      </w:hyperlink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directory 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 </w:t>
      </w:r>
      <w:r>
        <w:t xml:space="preserve">are the upgrade path when we move off static API keys.</w:t>
      </w:r>
      <w:r>
        <w:t xml:space="preserve"> </w:t>
      </w: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safe default source for plugins.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Read, then borrow.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 in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duplicates several things our own instruction repository does by hand —</w:t>
      </w:r>
      <w:r>
        <w:t xml:space="preserve"> </w:t>
      </w:r>
      <w:r>
        <w:t xml:space="preserve">a multi-agent review command, a silent-failure hunter,</w:t>
      </w:r>
      <w:r>
        <w:t xml:space="preserve"> </w:t>
      </w:r>
      <w:r>
        <w:t xml:space="preserve">a hook generator —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-style rule</w:t>
      </w:r>
      <w:r>
        <w:t xml:space="preserve"> </w:t>
      </w:r>
      <w:r>
        <w:t xml:space="preserve">is a lighter way to encode a</w:t>
      </w:r>
      <w:r>
        <w:t xml:space="preserve"> </w:t>
      </w:r>
      <w:r>
        <w:t xml:space="preserve">“never do X again”</w:t>
      </w:r>
      <w:r>
        <w:t xml:space="preserve"> </w:t>
      </w:r>
      <w:r>
        <w:t xml:space="preserve">correction</w:t>
      </w:r>
      <w:r>
        <w:t xml:space="preserve"> </w:t>
      </w:r>
      <w:r>
        <w:t xml:space="preserve">than a hand-written hook.</w:t>
      </w:r>
      <w:r>
        <w:t xml:space="preserve"> </w:t>
      </w:r>
      <w:r>
        <w:rPr>
          <w:rStyle w:val="VerbatimChar"/>
        </w:rPr>
        <w:t xml:space="preserve">skills/spec/</w:t>
      </w:r>
      <w:r>
        <w:t xml:space="preserve"> </w:t>
      </w:r>
      <w:r>
        <w:t xml:space="preserve">is the authority when a skill fails to load.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Track, do not depend on.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are trackers.</w:t>
      </w:r>
      <w:r>
        <w:t xml:space="preserve"> </w:t>
      </w:r>
      <w:r>
        <w:t xml:space="preserve">Search their issues before filing;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before blaming a regression on your config.</w:t>
      </w:r>
      <w:r>
        <w:t xml:space="preserve"> </w:t>
      </w:r>
      <w:r>
        <w:t xml:space="preserve">Pin workflows to</w:t>
      </w:r>
      <w:r>
        <w:t xml:space="preserve"> </w:t>
      </w:r>
      <w:r>
        <w:rPr>
          <w:rStyle w:val="VerbatimChar"/>
        </w:rPr>
        <w:t xml:space="preserve">claude-code-action@v1</w:t>
      </w:r>
      <w:r>
        <w:t xml:space="preserve">, never to the base-action mirror.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Trial on Linux and macOS.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 </w:t>
      </w:r>
      <w:r>
        <w:t xml:space="preserve">could replace part of the</w:t>
      </w:r>
      <w:r>
        <w:t xml:space="preserve"> </w:t>
      </w:r>
      <w:r>
        <w:t xml:space="preserve">firewall configuration in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for macOS and Linux users;</w:t>
      </w:r>
      <w:r>
        <w:t xml:space="preserve"> </w:t>
      </w:r>
      <w:r>
        <w:t xml:space="preserve">its Windows path is alpha.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Skip.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has not been pushed since February 2026</w:t>
      </w:r>
      <w:r>
        <w:t xml:space="preserve"> </w:t>
      </w:r>
      <w:r>
        <w:t xml:space="preserve">and its job is now a review prompt;</w:t>
      </w:r>
      <w:r>
        <w:t xml:space="preserve"> </w:t>
      </w:r>
      <w:r>
        <w:t xml:space="preserve">the quickstarts and courses are for API programming,</w:t>
      </w:r>
      <w:r>
        <w:t xml:space="preserve"> </w:t>
      </w:r>
      <w:r>
        <w:t xml:space="preserve">which is not the lab’s main use of Claude.</w:t>
      </w:r>
    </w:p>
    <w:bookmarkEnd w:id="207"/>
    <w:bookmarkEnd w:id="208"/>
    <w:bookmarkStart w:id="328" w:name="references"/>
    <w:p>
      <w:pPr>
        <w:pStyle w:val="Heading1"/>
      </w:pPr>
      <w:r>
        <w:t xml:space="preserve">References</w:t>
      </w:r>
    </w:p>
    <w:bookmarkStart w:id="327" w:name="refs"/>
    <w:bookmarkStart w:id="209" w:name="ref-opencode_codex_auth"/>
    <w:p>
      <w:pPr>
        <w:pStyle w:val="Bibliography"/>
      </w:pPr>
      <w:r>
        <w:t xml:space="preserve">Ali, Numman. 2026.</w:t>
      </w:r>
      <w:r>
        <w:t xml:space="preserve"> </w:t>
      </w:r>
      <w:r>
        <w:rPr>
          <w:i/>
          <w:iCs/>
        </w:rPr>
        <w:t xml:space="preserve">Opencode-Openai-Codex-Auth: Use Your ChatGPT Plus/Pro Subscription with OpenCode</w:t>
      </w:r>
      <w:r>
        <w:t xml:space="preserve">. GitHub repository.</w:t>
      </w:r>
      <w:r>
        <w:t xml:space="preserve"> </w:t>
      </w:r>
      <w:hyperlink r:id="rId146">
        <w:r>
          <w:rPr>
            <w:rStyle w:val="Hyperlink"/>
          </w:rPr>
          <w:t xml:space="preserve">https://github.com/numman-ali/opencode-openai-codex-auth</w:t>
        </w:r>
      </w:hyperlink>
      <w:r>
        <w:t xml:space="preserve">.</w:t>
      </w:r>
    </w:p>
    <w:bookmarkEnd w:id="209"/>
    <w:bookmarkStart w:id="211" w:name="ref-opencode_repo"/>
    <w:p>
      <w:pPr>
        <w:pStyle w:val="Bibliography"/>
      </w:pPr>
      <w:r>
        <w:t xml:space="preserve">anomalyco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OpenCode: The Open Source Coding Agent</w:t>
      </w:r>
      <w:r>
        <w:t xml:space="preserve">. GitHub repository.</w:t>
      </w:r>
      <w:r>
        <w:t xml:space="preserve"> </w:t>
      </w:r>
      <w:hyperlink r:id="rId210">
        <w:r>
          <w:rPr>
            <w:rStyle w:val="Hyperlink"/>
          </w:rPr>
          <w:t xml:space="preserve">https://github.com/anomalyco/opencode</w:t>
        </w:r>
      </w:hyperlink>
      <w:r>
        <w:t xml:space="preserve">.</w:t>
      </w:r>
    </w:p>
    <w:bookmarkEnd w:id="211"/>
    <w:bookmarkStart w:id="213" w:name="ref-claude_agent_sdk_overview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Agent SDK Overview</w:t>
      </w:r>
      <w:r>
        <w:t xml:space="preserve">. Documentation.</w:t>
      </w:r>
      <w:r>
        <w:t xml:space="preserve"> </w:t>
      </w:r>
      <w:hyperlink r:id="rId212">
        <w:r>
          <w:rPr>
            <w:rStyle w:val="Hyperlink"/>
          </w:rPr>
          <w:t xml:space="preserve">https://code.claude.com/docs/en/agent-sdk/overview</w:t>
        </w:r>
      </w:hyperlink>
      <w:r>
        <w:t xml:space="preserve">.</w:t>
      </w:r>
    </w:p>
    <w:bookmarkEnd w:id="213"/>
    <w:bookmarkStart w:id="215" w:name="ref-anthropics_anthropic_sdk_python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Anthropics/Anthropic-Sdk-Python</w:t>
      </w:r>
      <w:r>
        <w:t xml:space="preserve">. Software.</w:t>
      </w:r>
      <w:r>
        <w:t xml:space="preserve"> </w:t>
      </w:r>
      <w:hyperlink r:id="rId214">
        <w:r>
          <w:rPr>
            <w:rStyle w:val="Hyperlink"/>
          </w:rPr>
          <w:t xml:space="preserve">https://github.com/anthropics/anthropic-sdk-python</w:t>
        </w:r>
      </w:hyperlink>
      <w:r>
        <w:t xml:space="preserve">.</w:t>
      </w:r>
    </w:p>
    <w:bookmarkEnd w:id="215"/>
    <w:bookmarkStart w:id="217" w:name="ref-anthropics_claude_agent_sdk_python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Anthropics/Claude-Agent-Sdk-Python</w:t>
      </w:r>
      <w:r>
        <w:t xml:space="preserve">. Software.</w:t>
      </w:r>
      <w:r>
        <w:t xml:space="preserve"> </w:t>
      </w:r>
      <w:hyperlink r:id="rId216">
        <w:r>
          <w:rPr>
            <w:rStyle w:val="Hyperlink"/>
          </w:rPr>
          <w:t xml:space="preserve">https://github.com/anthropics/claude-agent-sdk-python</w:t>
        </w:r>
      </w:hyperlink>
      <w:r>
        <w:t xml:space="preserve">.</w:t>
      </w:r>
    </w:p>
    <w:bookmarkEnd w:id="217"/>
    <w:bookmarkStart w:id="219" w:name="Xe244a55519dd264b789be278af49274a06232cb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Anthropics/Claude-Agent-Sdk-Typescript</w:t>
      </w:r>
      <w:r>
        <w:t xml:space="preserve">. Software.</w:t>
      </w:r>
      <w:r>
        <w:t xml:space="preserve"> </w:t>
      </w:r>
      <w:hyperlink r:id="rId218">
        <w:r>
          <w:rPr>
            <w:rStyle w:val="Hyperlink"/>
          </w:rPr>
          <w:t xml:space="preserve">https://github.com/anthropics/claude-agent-sdk-typescript</w:t>
        </w:r>
      </w:hyperlink>
      <w:r>
        <w:t xml:space="preserve">.</w:t>
      </w:r>
    </w:p>
    <w:bookmarkEnd w:id="219"/>
    <w:bookmarkStart w:id="221" w:name="ref-anthropics_claude_code_repo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Anthropics/Claude-Code</w:t>
      </w:r>
      <w:r>
        <w:t xml:space="preserve">. Software.</w:t>
      </w:r>
      <w:r>
        <w:t xml:space="preserve"> </w:t>
      </w:r>
      <w:hyperlink r:id="rId220">
        <w:r>
          <w:rPr>
            <w:rStyle w:val="Hyperlink"/>
          </w:rPr>
          <w:t xml:space="preserve">https://github.com/anthropics/claude-code</w:t>
        </w:r>
      </w:hyperlink>
      <w:r>
        <w:t xml:space="preserve">.</w:t>
      </w:r>
    </w:p>
    <w:bookmarkEnd w:id="221"/>
    <w:bookmarkStart w:id="223" w:name="ref-anthropics_claude_code_changelo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Anthropics/Claude-Code: CHANGELOG.md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23"/>
    <w:bookmarkStart w:id="225" w:name="ref-anthropics_claude_code_action_repo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Anthropics/Claude-Code-Action</w:t>
      </w:r>
      <w:r>
        <w:t xml:space="preserve">. Software.</w:t>
      </w:r>
      <w:r>
        <w:t xml:space="preserve"> </w:t>
      </w:r>
      <w:hyperlink r:id="rId224">
        <w:r>
          <w:rPr>
            <w:rStyle w:val="Hyperlink"/>
          </w:rPr>
          <w:t xml:space="preserve">https://github.com/anthropics/claude-code-action</w:t>
        </w:r>
      </w:hyperlink>
      <w:r>
        <w:t xml:space="preserve">.</w:t>
      </w:r>
    </w:p>
    <w:bookmarkEnd w:id="225"/>
    <w:bookmarkStart w:id="227" w:name="Xd088ae97f0dcb18c0f270498b2b534fb7f67709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Anthropics/Claude-Code-Security-Review</w:t>
      </w:r>
      <w:r>
        <w:t xml:space="preserve">. Software.</w:t>
      </w:r>
      <w:r>
        <w:t xml:space="preserve"> </w:t>
      </w:r>
      <w:hyperlink r:id="rId226">
        <w:r>
          <w:rPr>
            <w:rStyle w:val="Hyperlink"/>
          </w:rPr>
          <w:t xml:space="preserve">https://github.com/anthropics/claude-code-security-review</w:t>
        </w:r>
      </w:hyperlink>
      <w:r>
        <w:t xml:space="preserve">.</w:t>
      </w:r>
    </w:p>
    <w:bookmarkEnd w:id="227"/>
    <w:bookmarkStart w:id="229" w:name="ref-anthropics_claude_plugins_community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Anthropics/Claude-Plugins-Community</w:t>
      </w:r>
      <w:r>
        <w:t xml:space="preserve">. Software.</w:t>
      </w:r>
      <w:r>
        <w:t xml:space="preserve"> </w:t>
      </w:r>
      <w:hyperlink r:id="rId228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29"/>
    <w:bookmarkStart w:id="231" w:name="ref-anthropics_claude_plugins_official"/>
    <w:p>
      <w:pPr>
        <w:pStyle w:val="Bibliography"/>
      </w:pPr>
      <w:r>
        <w:t xml:space="preserve">Anthropic. 2026j.</w:t>
      </w:r>
      <w:r>
        <w:t xml:space="preserve"> </w:t>
      </w:r>
      <w:r>
        <w:rPr>
          <w:i/>
          <w:iCs/>
        </w:rPr>
        <w:t xml:space="preserve">Anthropics/Claude-Plugins-Official</w:t>
      </w:r>
      <w:r>
        <w:t xml:space="preserve">. Software.</w:t>
      </w:r>
      <w:r>
        <w:t xml:space="preserve"> </w:t>
      </w:r>
      <w:hyperlink r:id="rId230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31"/>
    <w:bookmarkStart w:id="233" w:name="ref-anthropics_knowledge_work_plugins"/>
    <w:p>
      <w:pPr>
        <w:pStyle w:val="Bibliography"/>
      </w:pPr>
      <w:r>
        <w:t xml:space="preserve">Anthropic. 2026k.</w:t>
      </w:r>
      <w:r>
        <w:t xml:space="preserve"> </w:t>
      </w:r>
      <w:r>
        <w:rPr>
          <w:i/>
          <w:iCs/>
        </w:rPr>
        <w:t xml:space="preserve">Anthropics/Knowledge-Work-Plugins</w:t>
      </w:r>
      <w:r>
        <w:t xml:space="preserve">. Software.</w:t>
      </w:r>
      <w:r>
        <w:t xml:space="preserve"> </w:t>
      </w:r>
      <w:hyperlink r:id="rId232">
        <w:r>
          <w:rPr>
            <w:rStyle w:val="Hyperlink"/>
          </w:rPr>
          <w:t xml:space="preserve">https://github.com/anthropics/knowledge-work-plugins</w:t>
        </w:r>
      </w:hyperlink>
      <w:r>
        <w:t xml:space="preserve">.</w:t>
      </w:r>
    </w:p>
    <w:bookmarkEnd w:id="233"/>
    <w:bookmarkStart w:id="235" w:name="ref-anthropics_sandbox_runtime"/>
    <w:p>
      <w:pPr>
        <w:pStyle w:val="Bibliography"/>
      </w:pPr>
      <w:r>
        <w:t xml:space="preserve">Anthropic. 2026l.</w:t>
      </w:r>
      <w:r>
        <w:t xml:space="preserve"> </w:t>
      </w:r>
      <w:r>
        <w:rPr>
          <w:i/>
          <w:iCs/>
        </w:rPr>
        <w:t xml:space="preserve">Anthropics/Sandbox-Runtime</w:t>
      </w:r>
      <w:r>
        <w:t xml:space="preserve">. Software.</w:t>
      </w:r>
      <w:r>
        <w:t xml:space="preserve"> </w:t>
      </w:r>
      <w:hyperlink r:id="rId234">
        <w:r>
          <w:rPr>
            <w:rStyle w:val="Hyperlink"/>
          </w:rPr>
          <w:t xml:space="preserve">https://github.com/anthropics/sandbox-runtime</w:t>
        </w:r>
      </w:hyperlink>
      <w:r>
        <w:t xml:space="preserve">.</w:t>
      </w:r>
    </w:p>
    <w:bookmarkEnd w:id="235"/>
    <w:bookmarkStart w:id="237" w:name="ref-anthropics_skills_repo"/>
    <w:p>
      <w:pPr>
        <w:pStyle w:val="Bibliography"/>
      </w:pPr>
      <w:r>
        <w:t xml:space="preserve">Anthropic. 2026m.</w:t>
      </w:r>
      <w:r>
        <w:t xml:space="preserve"> </w:t>
      </w:r>
      <w:r>
        <w:rPr>
          <w:i/>
          <w:iCs/>
        </w:rPr>
        <w:t xml:space="preserve">Anthropics/Skills</w:t>
      </w:r>
      <w:r>
        <w:t xml:space="preserve">. Software.</w:t>
      </w:r>
      <w:r>
        <w:t xml:space="preserve"> </w:t>
      </w:r>
      <w:hyperlink r:id="rId236">
        <w:r>
          <w:rPr>
            <w:rStyle w:val="Hyperlink"/>
          </w:rPr>
          <w:t xml:space="preserve">https://github.com/anthropics/skills</w:t>
        </w:r>
      </w:hyperlink>
      <w:r>
        <w:t xml:space="preserve">.</w:t>
      </w:r>
    </w:p>
    <w:bookmarkEnd w:id="237"/>
    <w:bookmarkStart w:id="239" w:name="ref-claude_code_permission_modes"/>
    <w:p>
      <w:pPr>
        <w:pStyle w:val="Bibliography"/>
      </w:pPr>
      <w:r>
        <w:t xml:space="preserve">Anthropic. 2026n.</w:t>
      </w:r>
      <w:r>
        <w:t xml:space="preserve"> </w:t>
      </w:r>
      <w:r>
        <w:rPr>
          <w:i/>
          <w:iCs/>
        </w:rPr>
        <w:t xml:space="preserve">Choose a Permission Mode</w:t>
      </w:r>
      <w:r>
        <w:t xml:space="preserve">. Documentation.</w:t>
      </w:r>
      <w:r>
        <w:t xml:space="preserve"> </w:t>
      </w:r>
      <w:hyperlink r:id="rId238">
        <w:r>
          <w:rPr>
            <w:rStyle w:val="Hyperlink"/>
          </w:rPr>
          <w:t xml:space="preserve">https://code.claude.com/docs/en/permission-modes</w:t>
        </w:r>
      </w:hyperlink>
      <w:r>
        <w:t xml:space="preserve">.</w:t>
      </w:r>
    </w:p>
    <w:bookmarkEnd w:id="239"/>
    <w:bookmarkStart w:id="240" w:name="ref-claude_code_changelog"/>
    <w:p>
      <w:pPr>
        <w:pStyle w:val="Bibliography"/>
      </w:pPr>
      <w:r>
        <w:t xml:space="preserve">Anthropic. 2026o.</w:t>
      </w:r>
      <w:r>
        <w:t xml:space="preserve"> </w:t>
      </w:r>
      <w:r>
        <w:rPr>
          <w:i/>
          <w:iCs/>
        </w:rPr>
        <w:t xml:space="preserve">Claude Code Changelog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40"/>
    <w:bookmarkStart w:id="242" w:name="Xea89bf890c1435f10c5e1afa0952be3a48628f8"/>
    <w:p>
      <w:pPr>
        <w:pStyle w:val="Bibliography"/>
      </w:pPr>
      <w:r>
        <w:t xml:space="preserve">Anthropic. 2026p.</w:t>
      </w:r>
      <w:r>
        <w:t xml:space="preserve"> </w:t>
      </w:r>
      <w:r>
        <w:rPr>
          <w:i/>
          <w:iCs/>
        </w:rPr>
        <w:t xml:space="preserve">Claude Code Plugins</w:t>
      </w:r>
      <w:r>
        <w:t xml:space="preserve">. Documentation.</w:t>
      </w:r>
      <w:r>
        <w:t xml:space="preserve"> </w:t>
      </w:r>
      <w:hyperlink r:id="rId241">
        <w:r>
          <w:rPr>
            <w:rStyle w:val="Hyperlink"/>
          </w:rPr>
          <w:t xml:space="preserve">https://github.com/anthropics/claude-code/blob/main/plugins/README.md</w:t>
        </w:r>
      </w:hyperlink>
      <w:r>
        <w:t xml:space="preserve">.</w:t>
      </w:r>
    </w:p>
    <w:bookmarkEnd w:id="242"/>
    <w:bookmarkStart w:id="244" w:name="ref-claude_code_auto_mode_config"/>
    <w:p>
      <w:pPr>
        <w:pStyle w:val="Bibliography"/>
      </w:pPr>
      <w:r>
        <w:t xml:space="preserve">Anthropic. 2026q.</w:t>
      </w:r>
      <w:r>
        <w:t xml:space="preserve"> </w:t>
      </w:r>
      <w:r>
        <w:rPr>
          <w:i/>
          <w:iCs/>
        </w:rPr>
        <w:t xml:space="preserve">Configure Auto Mode</w:t>
      </w:r>
      <w:r>
        <w:t xml:space="preserve">. Documentation.</w:t>
      </w:r>
      <w:r>
        <w:t xml:space="preserve"> </w:t>
      </w:r>
      <w:hyperlink r:id="rId243">
        <w:r>
          <w:rPr>
            <w:rStyle w:val="Hyperlink"/>
          </w:rPr>
          <w:t xml:space="preserve">https://code.claude.com/docs/en/auto-mode-config</w:t>
        </w:r>
      </w:hyperlink>
      <w:r>
        <w:t xml:space="preserve">.</w:t>
      </w:r>
    </w:p>
    <w:bookmarkEnd w:id="244"/>
    <w:bookmarkStart w:id="246" w:name="ref-claude_code_permissions"/>
    <w:p>
      <w:pPr>
        <w:pStyle w:val="Bibliography"/>
      </w:pPr>
      <w:r>
        <w:t xml:space="preserve">Anthropic. 2026r.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45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46"/>
    <w:bookmarkStart w:id="248" w:name="ref-claude_code_subagents"/>
    <w:p>
      <w:pPr>
        <w:pStyle w:val="Bibliography"/>
      </w:pPr>
      <w:r>
        <w:t xml:space="preserve">Anthropic. 2026s.</w:t>
      </w:r>
      <w:r>
        <w:t xml:space="preserve"> </w:t>
      </w:r>
      <w:r>
        <w:rPr>
          <w:i/>
          <w:iCs/>
        </w:rPr>
        <w:t xml:space="preserve">Create Custom Subagents</w:t>
      </w:r>
      <w:r>
        <w:t xml:space="preserve">. Documentation.</w:t>
      </w:r>
      <w:r>
        <w:t xml:space="preserve"> </w:t>
      </w:r>
      <w:hyperlink r:id="rId247">
        <w:r>
          <w:rPr>
            <w:rStyle w:val="Hyperlink"/>
          </w:rPr>
          <w:t xml:space="preserve">https://code.claude.com/docs/en/sub-agents</w:t>
        </w:r>
      </w:hyperlink>
      <w:r>
        <w:t xml:space="preserve">.</w:t>
      </w:r>
    </w:p>
    <w:bookmarkEnd w:id="248"/>
    <w:bookmarkStart w:id="250" w:name="ref-claude_code_plugins"/>
    <w:p>
      <w:pPr>
        <w:pStyle w:val="Bibliography"/>
      </w:pPr>
      <w:r>
        <w:t xml:space="preserve">Anthropic. 2026t.</w:t>
      </w:r>
      <w:r>
        <w:t xml:space="preserve"> </w:t>
      </w:r>
      <w:r>
        <w:rPr>
          <w:i/>
          <w:iCs/>
        </w:rPr>
        <w:t xml:space="preserve">Create Plugins</w:t>
      </w:r>
      <w:r>
        <w:t xml:space="preserve">. Documentation.</w:t>
      </w:r>
      <w:r>
        <w:t xml:space="preserve"> </w:t>
      </w:r>
      <w:hyperlink r:id="rId249">
        <w:r>
          <w:rPr>
            <w:rStyle w:val="Hyperlink"/>
          </w:rPr>
          <w:t xml:space="preserve">https://code.claude.com/docs/en/plugins</w:t>
        </w:r>
      </w:hyperlink>
      <w:r>
        <w:t xml:space="preserve">.</w:t>
      </w:r>
    </w:p>
    <w:bookmarkEnd w:id="250"/>
    <w:bookmarkStart w:id="252" w:name="ref-claude_code_env_vars"/>
    <w:p>
      <w:pPr>
        <w:pStyle w:val="Bibliography"/>
      </w:pPr>
      <w:r>
        <w:t xml:space="preserve">Anthropic. 2026u.</w:t>
      </w:r>
      <w:r>
        <w:t xml:space="preserve"> </w:t>
      </w:r>
      <w:r>
        <w:rPr>
          <w:i/>
          <w:iCs/>
        </w:rPr>
        <w:t xml:space="preserve">Environment Variables</w:t>
      </w:r>
      <w:r>
        <w:t xml:space="preserve">. Documentation.</w:t>
      </w:r>
      <w:r>
        <w:t xml:space="preserve"> </w:t>
      </w:r>
      <w:hyperlink r:id="rId251">
        <w:r>
          <w:rPr>
            <w:rStyle w:val="Hyperlink"/>
          </w:rPr>
          <w:t xml:space="preserve">https://code.claude.com/docs/en/env-vars</w:t>
        </w:r>
      </w:hyperlink>
      <w:r>
        <w:t xml:space="preserve">.</w:t>
      </w:r>
    </w:p>
    <w:bookmarkEnd w:id="252"/>
    <w:bookmarkStart w:id="254" w:name="Xf04ee902643acca60cff84dc2fcb508ef114f4e"/>
    <w:p>
      <w:pPr>
        <w:pStyle w:val="Bibliography"/>
      </w:pPr>
      <w:r>
        <w:t xml:space="preserve">Anthropic. 2026v.</w:t>
      </w:r>
      <w:r>
        <w:t xml:space="preserve"> </w:t>
      </w:r>
      <w:r>
        <w:rPr>
          <w:i/>
          <w:iCs/>
        </w:rPr>
        <w:t xml:space="preserve">Experimental Features</w:t>
      </w:r>
      <w:r>
        <w:t xml:space="preserve">. Documentation.</w:t>
      </w:r>
      <w:r>
        <w:t xml:space="preserve"> </w:t>
      </w:r>
      <w:hyperlink r:id="rId253">
        <w:r>
          <w:rPr>
            <w:rStyle w:val="Hyperlink"/>
          </w:rPr>
          <w:t xml:space="preserve">https://github.com/anthropics/claude-code-action/blob/main/docs/experimental.md</w:t>
        </w:r>
      </w:hyperlink>
      <w:r>
        <w:t xml:space="preserve">.</w:t>
      </w:r>
    </w:p>
    <w:bookmarkEnd w:id="254"/>
    <w:bookmarkStart w:id="256" w:name="ref-claude_code_context_window"/>
    <w:p>
      <w:pPr>
        <w:pStyle w:val="Bibliography"/>
      </w:pPr>
      <w:r>
        <w:t xml:space="preserve">Anthropic. 2026w.</w:t>
      </w:r>
      <w:r>
        <w:t xml:space="preserve"> </w:t>
      </w:r>
      <w:r>
        <w:rPr>
          <w:i/>
          <w:iCs/>
        </w:rPr>
        <w:t xml:space="preserve">Explore the Context Window</w:t>
      </w:r>
      <w:r>
        <w:t xml:space="preserve">. Documentation.</w:t>
      </w:r>
      <w:r>
        <w:t xml:space="preserve"> </w:t>
      </w:r>
      <w:hyperlink r:id="rId255">
        <w:r>
          <w:rPr>
            <w:rStyle w:val="Hyperlink"/>
          </w:rPr>
          <w:t xml:space="preserve">https://code.claude.com/docs/en/context-window</w:t>
        </w:r>
      </w:hyperlink>
      <w:r>
        <w:t xml:space="preserve">.</w:t>
      </w:r>
    </w:p>
    <w:bookmarkEnd w:id="256"/>
    <w:bookmarkStart w:id="258" w:name="ref-claude_code_hooks_reference"/>
    <w:p>
      <w:pPr>
        <w:pStyle w:val="Bibliography"/>
      </w:pPr>
      <w:r>
        <w:t xml:space="preserve">Anthropic. 2026x.</w:t>
      </w:r>
      <w:r>
        <w:t xml:space="preserve"> </w:t>
      </w:r>
      <w:r>
        <w:rPr>
          <w:i/>
          <w:iCs/>
        </w:rPr>
        <w:t xml:space="preserve">Hooks Reference</w:t>
      </w:r>
      <w:r>
        <w:t xml:space="preserve">. Documentation.</w:t>
      </w:r>
      <w:r>
        <w:t xml:space="preserve"> </w:t>
      </w:r>
      <w:hyperlink r:id="rId257">
        <w:r>
          <w:rPr>
            <w:rStyle w:val="Hyperlink"/>
          </w:rPr>
          <w:t xml:space="preserve">https://code.claude.com/docs/en/hooks</w:t>
        </w:r>
      </w:hyperlink>
      <w:r>
        <w:t xml:space="preserve">.</w:t>
      </w:r>
    </w:p>
    <w:bookmarkEnd w:id="258"/>
    <w:bookmarkStart w:id="260" w:name="ref-claude_code_how_it_works"/>
    <w:p>
      <w:pPr>
        <w:pStyle w:val="Bibliography"/>
      </w:pPr>
      <w:r>
        <w:t xml:space="preserve">Anthropic. 2026y.</w:t>
      </w:r>
      <w:r>
        <w:t xml:space="preserve"> </w:t>
      </w:r>
      <w:r>
        <w:rPr>
          <w:i/>
          <w:iCs/>
        </w:rPr>
        <w:t xml:space="preserve">How Claude Code Works</w:t>
      </w:r>
      <w:r>
        <w:t xml:space="preserve">. Documentation.</w:t>
      </w:r>
      <w:r>
        <w:t xml:space="preserve"> </w:t>
      </w:r>
      <w:hyperlink r:id="rId259">
        <w:r>
          <w:rPr>
            <w:rStyle w:val="Hyperlink"/>
          </w:rPr>
          <w:t xml:space="preserve">https://code.claude.com/docs/en/how-claude-code-works</w:t>
        </w:r>
      </w:hyperlink>
      <w:r>
        <w:t xml:space="preserve">.</w:t>
      </w:r>
    </w:p>
    <w:bookmarkEnd w:id="260"/>
    <w:bookmarkStart w:id="262" w:name="ref-claude_code_memory"/>
    <w:p>
      <w:pPr>
        <w:pStyle w:val="Bibliography"/>
      </w:pPr>
      <w:r>
        <w:t xml:space="preserve">Anthropic. 2026z.</w:t>
      </w:r>
      <w:r>
        <w:t xml:space="preserve"> </w:t>
      </w:r>
      <w:r>
        <w:rPr>
          <w:i/>
          <w:iCs/>
        </w:rPr>
        <w:t xml:space="preserve">How Claude Remembers Your Project</w:t>
      </w:r>
      <w:r>
        <w:t xml:space="preserve">. Documentation.</w:t>
      </w:r>
      <w:r>
        <w:t xml:space="preserve"> </w:t>
      </w:r>
      <w:hyperlink r:id="rId261">
        <w:r>
          <w:rPr>
            <w:rStyle w:val="Hyperlink"/>
          </w:rPr>
          <w:t xml:space="preserve">https://code.claude.com/docs/en/memory</w:t>
        </w:r>
      </w:hyperlink>
      <w:r>
        <w:t xml:space="preserve">.</w:t>
      </w:r>
    </w:p>
    <w:bookmarkEnd w:id="262"/>
    <w:bookmarkStart w:id="264" w:name="ref-claude_code_tools_reference"/>
    <w:p>
      <w:pPr>
        <w:pStyle w:val="Bibliography"/>
      </w:pPr>
      <w:r>
        <w:t xml:space="preserve">Anthropic. 2026aa.</w:t>
      </w:r>
      <w:r>
        <w:t xml:space="preserve"> </w:t>
      </w:r>
      <w:r>
        <w:rPr>
          <w:i/>
          <w:iCs/>
        </w:rPr>
        <w:t xml:space="preserve">Tools Reference</w:t>
      </w:r>
      <w:r>
        <w:t xml:space="preserve">. Documentation.</w:t>
      </w:r>
      <w:r>
        <w:t xml:space="preserve"> </w:t>
      </w:r>
      <w:hyperlink r:id="rId263">
        <w:r>
          <w:rPr>
            <w:rStyle w:val="Hyperlink"/>
          </w:rPr>
          <w:t xml:space="preserve">https://code.claude.com/docs/en/tools-reference</w:t>
        </w:r>
      </w:hyperlink>
      <w:r>
        <w:t xml:space="preserve">.</w:t>
      </w:r>
    </w:p>
    <w:bookmarkEnd w:id="264"/>
    <w:bookmarkStart w:id="266" w:name="ref-claude_code_issue_62061"/>
    <w:p>
      <w:pPr>
        <w:pStyle w:val="Bibliography"/>
      </w:pPr>
      <w:r>
        <w:t xml:space="preserve">anthropics/claude-code contributors</w:t>
      </w:r>
      <w:r>
        <w:t xml:space="preserve">. 2026a.</w:t>
      </w:r>
      <w:r>
        <w:t xml:space="preserve"> </w:t>
      </w:r>
      <w:r>
        <w:rPr>
          <w:i/>
          <w:iCs/>
        </w:rPr>
        <w:t xml:space="preserve">[BUG] V2.1.150 Adds Server-Side System Prompt Injection via Tengu_heron_brook Feature Flag</w:t>
      </w:r>
      <w:r>
        <w:t xml:space="preserve">. GitHub issue #62061, anthropics/claude-code.</w:t>
      </w:r>
      <w:r>
        <w:t xml:space="preserve"> </w:t>
      </w:r>
      <w:hyperlink r:id="rId265">
        <w:r>
          <w:rPr>
            <w:rStyle w:val="Hyperlink"/>
          </w:rPr>
          <w:t xml:space="preserve">https://github.com/anthropics/claude-code/issues/62061</w:t>
        </w:r>
      </w:hyperlink>
      <w:r>
        <w:t xml:space="preserve">.</w:t>
      </w:r>
    </w:p>
    <w:bookmarkEnd w:id="266"/>
    <w:bookmarkStart w:id="268" w:name="ref-claude_code_issue_80988"/>
    <w:p>
      <w:pPr>
        <w:pStyle w:val="Bibliography"/>
      </w:pPr>
      <w:r>
        <w:t xml:space="preserve">anthropics/claude-code contributors</w:t>
      </w:r>
      <w:r>
        <w:t xml:space="preserve">. 2026b.</w:t>
      </w:r>
      <w:r>
        <w:t xml:space="preserve"> </w:t>
      </w:r>
      <w:r>
        <w:rPr>
          <w:i/>
          <w:iCs/>
        </w:rPr>
        <w:t xml:space="preserve">[BUG] V2.1.219 Heron_brook Prompt Section Injects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for Opus 5 Only, Silently Overriding User-Configured Delegation Policy, with No Opt-Out</w:t>
      </w:r>
      <w:r>
        <w:t xml:space="preserve">. GitHub issue #80988, anthropics/claude-code.</w:t>
      </w:r>
      <w:r>
        <w:t xml:space="preserve"> </w:t>
      </w:r>
      <w:hyperlink r:id="rId267">
        <w:r>
          <w:rPr>
            <w:rStyle w:val="Hyperlink"/>
          </w:rPr>
          <w:t xml:space="preserve">https://github.com/anthropics/claude-code/issues/80988</w:t>
        </w:r>
      </w:hyperlink>
      <w:r>
        <w:t xml:space="preserve">.</w:t>
      </w:r>
    </w:p>
    <w:bookmarkEnd w:id="268"/>
    <w:bookmarkStart w:id="270" w:name="ref-claude_code_issue_80998"/>
    <w:p>
      <w:pPr>
        <w:pStyle w:val="Bibliography"/>
      </w:pPr>
      <w:r>
        <w:t xml:space="preserve">anthropics/claude-code contributors</w:t>
      </w:r>
      <w:r>
        <w:t xml:space="preserve">. 2026c.</w:t>
      </w:r>
      <w:r>
        <w:t xml:space="preserve"> </w:t>
      </w:r>
      <w:r>
        <w:rPr>
          <w:i/>
          <w:iCs/>
        </w:rPr>
        <w:t xml:space="preserve">Dynamic System-Prompt Sections Silently Override CLAUDE.md; No Precedence Rule, No Way to Observe It</w:t>
      </w:r>
      <w:r>
        <w:t xml:space="preserve">. GitHub issue #80998, anthropics/claude-code.</w:t>
      </w:r>
      <w:r>
        <w:t xml:space="preserve"> </w:t>
      </w:r>
      <w:hyperlink r:id="rId269">
        <w:r>
          <w:rPr>
            <w:rStyle w:val="Hyperlink"/>
          </w:rPr>
          <w:t xml:space="preserve">https://github.com/anthropics/claude-code/issues/80998</w:t>
        </w:r>
      </w:hyperlink>
      <w:r>
        <w:t xml:space="preserve">.</w:t>
      </w:r>
    </w:p>
    <w:bookmarkEnd w:id="270"/>
    <w:bookmarkStart w:id="272" w:name="ref-claude_code_issue_87635"/>
    <w:p>
      <w:pPr>
        <w:pStyle w:val="Bibliography"/>
      </w:pPr>
      <w:r>
        <w:t xml:space="preserve">anthropics/claude-code contributors</w:t>
      </w:r>
      <w:r>
        <w:t xml:space="preserve">. 2026d.</w:t>
      </w:r>
      <w:r>
        <w:t xml:space="preserve"> </w:t>
      </w:r>
      <w:r>
        <w:rPr>
          <w:i/>
          <w:iCs/>
        </w:rPr>
        <w:t xml:space="preserve">[MODEL] Model Attributes the Opus-5-Only Heron_brook Delegation Directive to the User’s Own CLAUDE.md, Sending Users to Audit Config for a Rule That Isn’t There</w:t>
      </w:r>
      <w:r>
        <w:t xml:space="preserve">. GitHub issue #87635, anthropics/claude-code.</w:t>
      </w:r>
      <w:r>
        <w:t xml:space="preserve"> </w:t>
      </w:r>
      <w:hyperlink r:id="rId271">
        <w:r>
          <w:rPr>
            <w:rStyle w:val="Hyperlink"/>
          </w:rPr>
          <w:t xml:space="preserve">https://github.com/anthropics/claude-code/issues/87635</w:t>
        </w:r>
      </w:hyperlink>
      <w:r>
        <w:t xml:space="preserve">.</w:t>
      </w:r>
    </w:p>
    <w:bookmarkEnd w:id="272"/>
    <w:bookmarkStart w:id="274" w:name="ref-claude_code_issue_82456"/>
    <w:p>
      <w:pPr>
        <w:pStyle w:val="Bibliography"/>
      </w:pPr>
      <w:r>
        <w:t xml:space="preserve">anthropics/claude-code contributors</w:t>
      </w:r>
      <w:r>
        <w:t xml:space="preserve">. 2026e.</w:t>
      </w:r>
      <w:r>
        <w:t xml:space="preserve"> </w:t>
      </w:r>
      <w:r>
        <w:rPr>
          <w:i/>
          <w:iCs/>
        </w:rPr>
        <w:t xml:space="preserve">Undocumented System-Prompt Directive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Contradicts Documented Description-Based Subagent Delegation</w:t>
      </w:r>
      <w:r>
        <w:t xml:space="preserve">. GitHub issue #82456, anthropics/claude-code.</w:t>
      </w:r>
      <w:r>
        <w:t xml:space="preserve"> </w:t>
      </w:r>
      <w:hyperlink r:id="rId273">
        <w:r>
          <w:rPr>
            <w:rStyle w:val="Hyperlink"/>
          </w:rPr>
          <w:t xml:space="preserve">https://github.com/anthropics/claude-code/issues/82456</w:t>
        </w:r>
      </w:hyperlink>
      <w:r>
        <w:t xml:space="preserve">.</w:t>
      </w:r>
    </w:p>
    <w:bookmarkEnd w:id="274"/>
    <w:bookmarkStart w:id="276" w:name="ref-cache_fix_heron_brook_disclosure"/>
    <w:p>
      <w:pPr>
        <w:pStyle w:val="Bibliography"/>
      </w:pPr>
      <w:r>
        <w:t xml:space="preserve">cnighswonger</w:t>
      </w:r>
      <w:r>
        <w:t xml:space="preserve">. 2026.</w:t>
      </w:r>
      <w:r>
        <w:t xml:space="preserve"> </w:t>
      </w:r>
      <w:r>
        <w:rPr>
          <w:i/>
          <w:iCs/>
        </w:rPr>
        <w:t xml:space="preserve">Heron_brook Bootstrap Channel: Disclosure Record (2026-05)</w:t>
      </w:r>
      <w:r>
        <w:t xml:space="preserve">. Documentation.</w:t>
      </w:r>
      <w:r>
        <w:t xml:space="preserve"> </w:t>
      </w:r>
      <w:hyperlink r:id="rId275">
        <w:r>
          <w:rPr>
            <w:rStyle w:val="Hyperlink"/>
          </w:rPr>
          <w:t xml:space="preserve">https://github.com/cnighswonger/claude-code-cache-fix/blob/main/docs/disclosure/heron-brook-2026-05.md</w:t>
        </w:r>
      </w:hyperlink>
      <w:r>
        <w:t xml:space="preserve">.</w:t>
      </w:r>
    </w:p>
    <w:bookmarkEnd w:id="276"/>
    <w:bookmarkStart w:id="277" w:name="ref-my_claude_code_harness"/>
    <w:p>
      <w:pPr>
        <w:pStyle w:val="Bibliography"/>
      </w:pPr>
      <w:r>
        <w:t xml:space="preserve">code-yeongyu</w:t>
      </w:r>
      <w:r>
        <w:t xml:space="preserve">. 2025.</w:t>
      </w:r>
      <w:r>
        <w:t xml:space="preserve"> </w:t>
      </w:r>
      <w:r>
        <w:rPr>
          <w:i/>
          <w:iCs/>
        </w:rPr>
        <w:t xml:space="preserve">My-Claude-Code-Harness</w:t>
      </w:r>
      <w:r>
        <w:t xml:space="preserve">. Software.</w:t>
      </w:r>
      <w:r>
        <w:t xml:space="preserve"> </w:t>
      </w:r>
      <w:hyperlink r:id="rId133">
        <w:r>
          <w:rPr>
            <w:rStyle w:val="Hyperlink"/>
          </w:rPr>
          <w:t xml:space="preserve">https://github.com/code-yeongyu/my-claude-code-harness</w:t>
        </w:r>
      </w:hyperlink>
      <w:r>
        <w:t xml:space="preserve">.</w:t>
      </w:r>
    </w:p>
    <w:bookmarkEnd w:id="277"/>
    <w:bookmarkStart w:id="278" w:name="ref-opencode_daytona"/>
    <w:p>
      <w:pPr>
        <w:pStyle w:val="Bibliography"/>
      </w:pPr>
      <w:r>
        <w:t xml:space="preserve">Daytona. 2026.</w:t>
      </w:r>
      <w:r>
        <w:t xml:space="preserve"> </w:t>
      </w:r>
      <w:r>
        <w:rPr>
          <w:i/>
          <w:iCs/>
        </w:rPr>
        <w:t xml:space="preserve">Daytona Integrations: OpenCode Plugin</w:t>
      </w:r>
      <w:r>
        <w:t xml:space="preserve">. GitHub repository.</w:t>
      </w:r>
      <w:r>
        <w:t xml:space="preserve"> </w:t>
      </w:r>
      <w:hyperlink r:id="rId150">
        <w:r>
          <w:rPr>
            <w:rStyle w:val="Hyperlink"/>
          </w:rPr>
          <w:t xml:space="preserve">https://github.com/daytona/integrations/tree/main/packages/opencode-plugin</w:t>
        </w:r>
      </w:hyperlink>
      <w:r>
        <w:t xml:space="preserve">.</w:t>
      </w:r>
    </w:p>
    <w:bookmarkEnd w:id="278"/>
    <w:bookmarkStart w:id="279" w:name="ref-openwork"/>
    <w:p>
      <w:pPr>
        <w:pStyle w:val="Bibliography"/>
      </w:pPr>
      <w:r>
        <w:t xml:space="preserve">different-ai</w:t>
      </w:r>
      <w:r>
        <w:t xml:space="preserve">. 2026.</w:t>
      </w:r>
      <w:r>
        <w:t xml:space="preserve"> </w:t>
      </w:r>
      <w:r>
        <w:rPr>
          <w:i/>
          <w:iCs/>
        </w:rPr>
        <w:t xml:space="preserve">OpenWork: The Open-Source Alternative to Claude Cowork</w:t>
      </w:r>
      <w:r>
        <w:t xml:space="preserve">. GitHub repository.</w:t>
      </w:r>
      <w:r>
        <w:t xml:space="preserve"> </w:t>
      </w:r>
      <w:hyperlink r:id="rId172">
        <w:r>
          <w:rPr>
            <w:rStyle w:val="Hyperlink"/>
          </w:rPr>
          <w:t xml:space="preserve">https://github.com/different-ai/openwork</w:t>
        </w:r>
      </w:hyperlink>
      <w:r>
        <w:t xml:space="preserve">.</w:t>
      </w:r>
    </w:p>
    <w:bookmarkEnd w:id="279"/>
    <w:bookmarkStart w:id="280" w:name="ref-opencode_nvim"/>
    <w:p>
      <w:pPr>
        <w:pStyle w:val="Bibliography"/>
      </w:pPr>
      <w:r>
        <w:t xml:space="preserve">Dyke, Nick van. 2026.</w:t>
      </w:r>
      <w:r>
        <w:t xml:space="preserve"> </w:t>
      </w:r>
      <w:r>
        <w:rPr>
          <w:i/>
          <w:iCs/>
        </w:rPr>
        <w:t xml:space="preserve">Opencode.nvim: Neovim Plugin for Editor-Aware Prompts</w:t>
      </w:r>
      <w:r>
        <w:t xml:space="preserve">. GitHub repository.</w:t>
      </w:r>
      <w:r>
        <w:t xml:space="preserve"> </w:t>
      </w:r>
      <w:hyperlink r:id="rId174">
        <w:r>
          <w:rPr>
            <w:rStyle w:val="Hyperlink"/>
          </w:rPr>
          <w:t xml:space="preserve">https://github.com/nickjvandyke/opencode.nvim</w:t>
        </w:r>
      </w:hyperlink>
      <w:r>
        <w:t xml:space="preserve">.</w:t>
      </w:r>
    </w:p>
    <w:bookmarkEnd w:id="280"/>
    <w:bookmarkStart w:id="281" w:name="ref-opencode_antigravity_auth"/>
    <w:p>
      <w:pPr>
        <w:pStyle w:val="Bibliography"/>
      </w:pPr>
      <w:r>
        <w:t xml:space="preserve">Fabris, Noe. 2026.</w:t>
      </w:r>
      <w:r>
        <w:t xml:space="preserve"> </w:t>
      </w:r>
      <w:r>
        <w:rPr>
          <w:i/>
          <w:iCs/>
        </w:rPr>
        <w:t xml:space="preserve">Opencode-Antigravity-Auth (Archived)</w:t>
      </w:r>
      <w:r>
        <w:t xml:space="preserve">. GitHub repository.</w:t>
      </w:r>
      <w:r>
        <w:t xml:space="preserve"> </w:t>
      </w:r>
      <w:hyperlink r:id="rId148">
        <w:r>
          <w:rPr>
            <w:rStyle w:val="Hyperlink"/>
          </w:rPr>
          <w:t xml:space="preserve">https://github.com/NoeFabris/opencode-antigravity-auth</w:t>
        </w:r>
      </w:hyperlink>
      <w:r>
        <w:t xml:space="preserve">.</w:t>
      </w:r>
    </w:p>
    <w:bookmarkEnd w:id="281"/>
    <w:bookmarkStart w:id="282" w:name="ref-oh_my_claudecode"/>
    <w:p>
      <w:pPr>
        <w:pStyle w:val="Bibliography"/>
      </w:pPr>
      <w:r>
        <w:t xml:space="preserve">Heo, Yeachan. 2026.</w:t>
      </w:r>
      <w:r>
        <w:t xml:space="preserve"> </w:t>
      </w:r>
      <w:r>
        <w:rPr>
          <w:i/>
          <w:iCs/>
        </w:rPr>
        <w:t xml:space="preserve">Oh-My-Claudecode: Multi-Agent Orchestration for Claude Code</w:t>
      </w:r>
      <w:r>
        <w:t xml:space="preserve">. Software.</w:t>
      </w:r>
      <w:r>
        <w:t xml:space="preserve"> </w:t>
      </w:r>
      <w:hyperlink r:id="rId118">
        <w:r>
          <w:rPr>
            <w:rStyle w:val="Hyperlink"/>
          </w:rPr>
          <w:t xml:space="preserve">https://github.com/yeachan-heo/oh-my-claudecode</w:t>
        </w:r>
      </w:hyperlink>
      <w:r>
        <w:t xml:space="preserve">.</w:t>
      </w:r>
    </w:p>
    <w:bookmarkEnd w:id="282"/>
    <w:bookmarkStart w:id="283" w:name="ref-openharness"/>
    <w:p>
      <w:pPr>
        <w:pStyle w:val="Bibliography"/>
      </w:pPr>
      <w:r>
        <w:t xml:space="preserve">HKUDS. 2026.</w:t>
      </w:r>
      <w:r>
        <w:t xml:space="preserve"> </w:t>
      </w:r>
      <w:r>
        <w:rPr>
          <w:i/>
          <w:iCs/>
        </w:rPr>
        <w:t xml:space="preserve">OpenHarness: Open Agent Harness with a Built-in Personal Agent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https://github.com/HKUDS/OpenHarness</w:t>
        </w:r>
      </w:hyperlink>
      <w:r>
        <w:t xml:space="preserve">.</w:t>
      </w:r>
    </w:p>
    <w:bookmarkEnd w:id="283"/>
    <w:bookmarkStart w:id="284" w:name="ref-opencode_portal"/>
    <w:p>
      <w:pPr>
        <w:pStyle w:val="Bibliography"/>
      </w:pPr>
      <w:r>
        <w:t xml:space="preserve">hosenur</w:t>
      </w:r>
      <w:r>
        <w:t xml:space="preserve">. 2026.</w:t>
      </w:r>
      <w:r>
        <w:t xml:space="preserve"> </w:t>
      </w:r>
      <w:r>
        <w:rPr>
          <w:i/>
          <w:iCs/>
        </w:rPr>
        <w:t xml:space="preserve">Portal: Mobile-First Web UI for OpenCode</w:t>
      </w:r>
      <w:r>
        <w:t xml:space="preserve">. GitHub repository.</w:t>
      </w:r>
      <w:r>
        <w:t xml:space="preserve"> </w:t>
      </w:r>
      <w:hyperlink r:id="rId177">
        <w:r>
          <w:rPr>
            <w:rStyle w:val="Hyperlink"/>
          </w:rPr>
          <w:t xml:space="preserve">https://github.com/hosenur/portal</w:t>
        </w:r>
      </w:hyperlink>
      <w:r>
        <w:t xml:space="preserve">.</w:t>
      </w:r>
    </w:p>
    <w:bookmarkEnd w:id="284"/>
    <w:bookmarkStart w:id="285" w:name="ref-opencode_vibeguard"/>
    <w:p>
      <w:pPr>
        <w:pStyle w:val="Bibliography"/>
      </w:pPr>
      <w:r>
        <w:t xml:space="preserve">inkdust2021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Opencode-Vibeguard: Redact Secrets and PII Before LLM Calls</w:t>
      </w:r>
      <w:r>
        <w:t xml:space="preserve">. GitHub repository.</w:t>
      </w:r>
      <w:r>
        <w:t xml:space="preserve"> </w:t>
      </w:r>
      <w:hyperlink r:id="rId162">
        <w:r>
          <w:rPr>
            <w:rStyle w:val="Hyperlink"/>
          </w:rPr>
          <w:t xml:space="preserve">https://github.com/inkdust2021/opencode-vibeguard</w:t>
        </w:r>
      </w:hyperlink>
      <w:r>
        <w:t xml:space="preserve">.</w:t>
      </w:r>
    </w:p>
    <w:bookmarkEnd w:id="285"/>
    <w:bookmarkStart w:id="286" w:name="ref-ocx"/>
    <w:p>
      <w:pPr>
        <w:pStyle w:val="Bibliography"/>
      </w:pPr>
      <w:r>
        <w:t xml:space="preserve">kdcokenny</w:t>
      </w:r>
      <w:r>
        <w:t xml:space="preserve">. 2026a.</w:t>
      </w:r>
      <w:r>
        <w:t xml:space="preserve"> </w:t>
      </w:r>
      <w:r>
        <w:rPr>
          <w:i/>
          <w:iCs/>
        </w:rPr>
        <w:t xml:space="preserve">Ocx: OpenCode Extension Manager with Portable, Isolated Profiles</w:t>
      </w:r>
      <w:r>
        <w:t xml:space="preserve">. GitHub repository.</w:t>
      </w:r>
      <w:r>
        <w:t xml:space="preserve"> </w:t>
      </w:r>
      <w:hyperlink r:id="rId179">
        <w:r>
          <w:rPr>
            <w:rStyle w:val="Hyperlink"/>
          </w:rPr>
          <w:t xml:space="preserve">https://github.com/kdcokenny/ocx</w:t>
        </w:r>
      </w:hyperlink>
      <w:r>
        <w:t xml:space="preserve">.</w:t>
      </w:r>
    </w:p>
    <w:bookmarkEnd w:id="286"/>
    <w:bookmarkStart w:id="287" w:name="ref-opencode_background_agents"/>
    <w:p>
      <w:pPr>
        <w:pStyle w:val="Bibliography"/>
      </w:pPr>
      <w:r>
        <w:t xml:space="preserve">kdcokenny</w:t>
      </w:r>
      <w:r>
        <w:t xml:space="preserve">. 2026b.</w:t>
      </w:r>
      <w:r>
        <w:t xml:space="preserve"> </w:t>
      </w:r>
      <w:r>
        <w:rPr>
          <w:i/>
          <w:iCs/>
        </w:rPr>
        <w:t xml:space="preserve">Opencode-Background-Agents: Async Delegation with Context Persistence</w:t>
      </w:r>
      <w:r>
        <w:t xml:space="preserve">. GitHub repository.</w:t>
      </w:r>
      <w:r>
        <w:t xml:space="preserve"> </w:t>
      </w:r>
      <w:hyperlink r:id="rId155">
        <w:r>
          <w:rPr>
            <w:rStyle w:val="Hyperlink"/>
          </w:rPr>
          <w:t xml:space="preserve">https://github.com/kdcokenny/opencode-background-agents</w:t>
        </w:r>
      </w:hyperlink>
      <w:r>
        <w:t xml:space="preserve">.</w:t>
      </w:r>
    </w:p>
    <w:bookmarkEnd w:id="287"/>
    <w:bookmarkStart w:id="288" w:name="ref-opencode_workspace"/>
    <w:p>
      <w:pPr>
        <w:pStyle w:val="Bibliography"/>
      </w:pPr>
      <w:r>
        <w:t xml:space="preserve">kdcokenny</w:t>
      </w:r>
      <w:r>
        <w:t xml:space="preserve">. 2026c.</w:t>
      </w:r>
      <w:r>
        <w:t xml:space="preserve"> </w:t>
      </w:r>
      <w:r>
        <w:rPr>
          <w:i/>
          <w:iCs/>
        </w:rPr>
        <w:t xml:space="preserve">Opencode-Workspace: Bundled Multi-Agent Orchestration Harness</w:t>
      </w:r>
      <w:r>
        <w:t xml:space="preserve">. GitHub repository.</w:t>
      </w:r>
      <w:r>
        <w:t xml:space="preserve"> </w:t>
      </w:r>
      <w:hyperlink r:id="rId154">
        <w:r>
          <w:rPr>
            <w:rStyle w:val="Hyperlink"/>
          </w:rPr>
          <w:t xml:space="preserve">https://github.com/kdcokenny/opencode-workspace</w:t>
        </w:r>
      </w:hyperlink>
      <w:r>
        <w:t xml:space="preserve">.</w:t>
      </w:r>
    </w:p>
    <w:bookmarkEnd w:id="288"/>
    <w:bookmarkStart w:id="289" w:name="ref-opencode_worktree"/>
    <w:p>
      <w:pPr>
        <w:pStyle w:val="Bibliography"/>
      </w:pPr>
      <w:r>
        <w:t xml:space="preserve">kdcokenny</w:t>
      </w:r>
      <w:r>
        <w:t xml:space="preserve">. 2026d.</w:t>
      </w:r>
      <w:r>
        <w:t xml:space="preserve"> </w:t>
      </w:r>
      <w:r>
        <w:rPr>
          <w:i/>
          <w:iCs/>
        </w:rPr>
        <w:t xml:space="preserve">Opencode-Worktree: Zero-Friction Git Worktrees for OpenCode</w:t>
      </w:r>
      <w:r>
        <w:t xml:space="preserve">. GitHub repository.</w:t>
      </w:r>
      <w:r>
        <w:t xml:space="preserve"> </w:t>
      </w:r>
      <w:hyperlink r:id="rId152">
        <w:r>
          <w:rPr>
            <w:rStyle w:val="Hyperlink"/>
          </w:rPr>
          <w:t xml:space="preserve">https://github.com/kdcokenny/opencode-worktree</w:t>
        </w:r>
      </w:hyperlink>
      <w:r>
        <w:t xml:space="preserve">.</w:t>
      </w:r>
    </w:p>
    <w:bookmarkEnd w:id="289"/>
    <w:bookmarkStart w:id="291" w:name="ref-hn_claude_code_remote_prompts"/>
    <w:p>
      <w:pPr>
        <w:pStyle w:val="Bibliography"/>
      </w:pPr>
      <w:r>
        <w:t xml:space="preserve">matheusmoreira</w:t>
      </w:r>
      <w:r>
        <w:t xml:space="preserve">. 2026.</w:t>
      </w:r>
      <w:r>
        <w:t xml:space="preserve"> </w:t>
      </w:r>
      <w:r>
        <w:rPr>
          <w:i/>
          <w:iCs/>
        </w:rPr>
        <w:t xml:space="preserve">Tell HN: Claude Code Now Allows Anthropic to Remotely Inject System Prompts</w:t>
      </w:r>
      <w:r>
        <w:t xml:space="preserve">. Hacker News thread.</w:t>
      </w:r>
      <w:r>
        <w:t xml:space="preserve"> </w:t>
      </w:r>
      <w:hyperlink r:id="rId290">
        <w:r>
          <w:rPr>
            <w:rStyle w:val="Hyperlink"/>
          </w:rPr>
          <w:t xml:space="preserve">https://news.ycombinator.com/item?id=48259288</w:t>
        </w:r>
      </w:hyperlink>
      <w:r>
        <w:t xml:space="preserve">.</w:t>
      </w:r>
    </w:p>
    <w:bookmarkEnd w:id="291"/>
    <w:bookmarkStart w:id="292" w:name="ref-codenomad"/>
    <w:p>
      <w:pPr>
        <w:pStyle w:val="Bibliography"/>
      </w:pPr>
      <w:r>
        <w:t xml:space="preserve">Neural Nomads AI. 2026.</w:t>
      </w:r>
      <w:r>
        <w:t xml:space="preserve"> </w:t>
      </w:r>
      <w:r>
        <w:rPr>
          <w:i/>
          <w:iCs/>
        </w:rPr>
        <w:t xml:space="preserve">CodeNomad: The AI Coding Cockpit for OpenCode</w:t>
      </w:r>
      <w:r>
        <w:t xml:space="preserve">. GitHub repository.</w:t>
      </w:r>
      <w:r>
        <w:t xml:space="preserve"> </w:t>
      </w:r>
      <w:hyperlink r:id="rId169">
        <w:r>
          <w:rPr>
            <w:rStyle w:val="Hyperlink"/>
          </w:rPr>
          <w:t xml:space="preserve">https://github.com/NeuralNomadsAI/CodeNomad</w:t>
        </w:r>
      </w:hyperlink>
      <w:r>
        <w:t xml:space="preserve">.</w:t>
      </w:r>
    </w:p>
    <w:bookmarkEnd w:id="292"/>
    <w:bookmarkStart w:id="293" w:name="ref-openchamber"/>
    <w:p>
      <w:pPr>
        <w:pStyle w:val="Bibliography"/>
      </w:pPr>
      <w:r>
        <w:t xml:space="preserve">OpenChamber. 2026.</w:t>
      </w:r>
      <w:r>
        <w:t xml:space="preserve"> </w:t>
      </w:r>
      <w:r>
        <w:rPr>
          <w:i/>
          <w:iCs/>
        </w:rPr>
        <w:t xml:space="preserve">OpenChamber: Agentic Development Environment for AI Coding</w:t>
      </w:r>
      <w:r>
        <w:t xml:space="preserve">. Web site and GitHub repository.</w:t>
      </w:r>
      <w:r>
        <w:t xml:space="preserve"> </w:t>
      </w:r>
      <w:hyperlink r:id="rId170">
        <w:r>
          <w:rPr>
            <w:rStyle w:val="Hyperlink"/>
          </w:rPr>
          <w:t xml:space="preserve">https://openchamber.dev/</w:t>
        </w:r>
      </w:hyperlink>
      <w:r>
        <w:t xml:space="preserve">.</w:t>
      </w:r>
    </w:p>
    <w:bookmarkEnd w:id="293"/>
    <w:bookmarkStart w:id="295" w:name="ref-opencode_ecosystem"/>
    <w:p>
      <w:pPr>
        <w:pStyle w:val="Bibliography"/>
      </w:pPr>
      <w:r>
        <w:t xml:space="preserve">OpenCode. 2026a.</w:t>
      </w:r>
      <w:r>
        <w:t xml:space="preserve"> </w:t>
      </w:r>
      <w:r>
        <w:rPr>
          <w:i/>
          <w:iCs/>
        </w:rPr>
        <w:t xml:space="preserve">OpenCode Documentation: Ecosystem</w:t>
      </w:r>
      <w:r>
        <w:t xml:space="preserve">. Documentation.</w:t>
      </w:r>
      <w:r>
        <w:t xml:space="preserve"> </w:t>
      </w:r>
      <w:hyperlink r:id="rId294">
        <w:r>
          <w:rPr>
            <w:rStyle w:val="Hyperlink"/>
          </w:rPr>
          <w:t xml:space="preserve">https://opencode.ai/docs/ecosystem/</w:t>
        </w:r>
      </w:hyperlink>
      <w:r>
        <w:t xml:space="preserve">.</w:t>
      </w:r>
    </w:p>
    <w:bookmarkEnd w:id="295"/>
    <w:bookmarkStart w:id="297" w:name="ref-opencode_go"/>
    <w:p>
      <w:pPr>
        <w:pStyle w:val="Bibliography"/>
      </w:pPr>
      <w:r>
        <w:t xml:space="preserve">OpenCode. 2026b.</w:t>
      </w:r>
      <w:r>
        <w:t xml:space="preserve"> </w:t>
      </w:r>
      <w:r>
        <w:rPr>
          <w:i/>
          <w:iCs/>
        </w:rPr>
        <w:t xml:space="preserve">OpenCode Documentation: Go</w:t>
      </w:r>
      <w:r>
        <w:t xml:space="preserve">. Documentation.</w:t>
      </w:r>
      <w:r>
        <w:t xml:space="preserve"> </w:t>
      </w:r>
      <w:hyperlink r:id="rId296">
        <w:r>
          <w:rPr>
            <w:rStyle w:val="Hyperlink"/>
          </w:rPr>
          <w:t xml:space="preserve">https://opencode.ai/docs/go/</w:t>
        </w:r>
      </w:hyperlink>
      <w:r>
        <w:t xml:space="preserve">.</w:t>
      </w:r>
    </w:p>
    <w:bookmarkEnd w:id="297"/>
    <w:bookmarkStart w:id="299" w:name="ref-opencode_plugins"/>
    <w:p>
      <w:pPr>
        <w:pStyle w:val="Bibliography"/>
      </w:pPr>
      <w:r>
        <w:t xml:space="preserve">OpenCode. 2026c.</w:t>
      </w:r>
      <w:r>
        <w:t xml:space="preserve"> </w:t>
      </w:r>
      <w:r>
        <w:rPr>
          <w:i/>
          <w:iCs/>
        </w:rPr>
        <w:t xml:space="preserve">OpenCode Documentation: Plugins</w:t>
      </w:r>
      <w:r>
        <w:t xml:space="preserve">. Documentation.</w:t>
      </w:r>
      <w:r>
        <w:t xml:space="preserve"> </w:t>
      </w:r>
      <w:hyperlink r:id="rId298">
        <w:r>
          <w:rPr>
            <w:rStyle w:val="Hyperlink"/>
          </w:rPr>
          <w:t xml:space="preserve">https://opencode.ai/docs/plugins/</w:t>
        </w:r>
      </w:hyperlink>
      <w:r>
        <w:t xml:space="preserve">.</w:t>
      </w:r>
    </w:p>
    <w:bookmarkEnd w:id="299"/>
    <w:bookmarkStart w:id="301" w:name="ref-opencode_zen"/>
    <w:p>
      <w:pPr>
        <w:pStyle w:val="Bibliography"/>
      </w:pPr>
      <w:r>
        <w:t xml:space="preserve">OpenCode. 2026d.</w:t>
      </w:r>
      <w:r>
        <w:t xml:space="preserve"> </w:t>
      </w:r>
      <w:r>
        <w:rPr>
          <w:i/>
          <w:iCs/>
        </w:rPr>
        <w:t xml:space="preserve">OpenCode Documentation: Zen</w:t>
      </w:r>
      <w:r>
        <w:t xml:space="preserve">. Documentation.</w:t>
      </w:r>
      <w:r>
        <w:t xml:space="preserve"> </w:t>
      </w:r>
      <w:hyperlink r:id="rId300">
        <w:r>
          <w:rPr>
            <w:rStyle w:val="Hyperlink"/>
          </w:rPr>
          <w:t xml:space="preserve">https://opencode.ai/docs/zen/</w:t>
        </w:r>
      </w:hyperlink>
      <w:r>
        <w:t xml:space="preserve">.</w:t>
      </w:r>
    </w:p>
    <w:bookmarkEnd w:id="301"/>
    <w:bookmarkStart w:id="302" w:name="ref-opencode_dcp"/>
    <w:p>
      <w:pPr>
        <w:pStyle w:val="Bibliography"/>
      </w:pPr>
      <w:r>
        <w:t xml:space="preserve">Opencode-DCP. 2026.</w:t>
      </w:r>
      <w:r>
        <w:t xml:space="preserve"> </w:t>
      </w:r>
      <w:r>
        <w:rPr>
          <w:i/>
          <w:iCs/>
        </w:rPr>
        <w:t xml:space="preserve">Opencode-Dynamic-Context-Pruning: Optimize Token Usage by Pruning Obsolete Tool Outputs</w:t>
      </w:r>
      <w:r>
        <w:t xml:space="preserve">. GitHub repository.</w:t>
      </w:r>
      <w:r>
        <w:t xml:space="preserve"> </w:t>
      </w:r>
      <w:hyperlink r:id="rId143">
        <w:r>
          <w:rPr>
            <w:rStyle w:val="Hyperlink"/>
          </w:rPr>
          <w:t xml:space="preserve">https://github.com/Opencode-DCP/opencode-dynamic-context-pruning</w:t>
        </w:r>
      </w:hyperlink>
      <w:r>
        <w:t xml:space="preserve">.</w:t>
      </w:r>
    </w:p>
    <w:bookmarkEnd w:id="302"/>
    <w:bookmarkStart w:id="303" w:name="ref-gsd_core"/>
    <w:p>
      <w:pPr>
        <w:pStyle w:val="Bibliography"/>
      </w:pPr>
      <w:r>
        <w:t xml:space="preserve">open-gsd</w:t>
      </w:r>
      <w:r>
        <w:t xml:space="preserve">. 2026.</w:t>
      </w:r>
      <w:r>
        <w:t xml:space="preserve"> </w:t>
      </w:r>
      <w:r>
        <w:rPr>
          <w:i/>
          <w:iCs/>
        </w:rPr>
        <w:t xml:space="preserve">GSD Core: Git. Ship. Done.</w:t>
      </w:r>
      <w:r>
        <w:t xml:space="preserve"> Software.</w:t>
      </w:r>
      <w:r>
        <w:t xml:space="preserve"> </w:t>
      </w:r>
      <w:hyperlink r:id="rId121">
        <w:r>
          <w:rPr>
            <w:rStyle w:val="Hyperlink"/>
          </w:rPr>
          <w:t xml:space="preserve">https://github.com/open-gsd/gsd-core</w:t>
        </w:r>
      </w:hyperlink>
      <w:r>
        <w:t xml:space="preserve">.</w:t>
      </w:r>
    </w:p>
    <w:bookmarkEnd w:id="303"/>
    <w:bookmarkStart w:id="305" w:name="X6a5f703df06c18671fb83906214e2236890a9cd"/>
    <w:p>
      <w:pPr>
        <w:pStyle w:val="Bibliography"/>
      </w:pPr>
      <w:r>
        <w:t xml:space="preserve">r/ClaudeCode</w:t>
      </w:r>
      <w:r>
        <w:t xml:space="preserve">. 2026.</w:t>
      </w:r>
      <w:r>
        <w:t xml:space="preserve"> </w:t>
      </w:r>
      <w:r>
        <w:rPr>
          <w:i/>
          <w:iCs/>
        </w:rPr>
        <w:t xml:space="preserve">Claude Code Has a Hardcoded Instruction Telling ...</w:t>
      </w:r>
      <w:r>
        <w:t xml:space="preserve"> Reddit thread.</w:t>
      </w:r>
      <w:r>
        <w:t xml:space="preserve"> </w:t>
      </w:r>
      <w:hyperlink r:id="rId304">
        <w:r>
          <w:rPr>
            <w:rStyle w:val="Hyperlink"/>
          </w:rPr>
          <w:t xml:space="preserve">https://www.reddit.com/r/ClaudeCode/comments/1v6y5q2/claude_code_has_a_hardcoded_instruction_telling/</w:t>
        </w:r>
      </w:hyperlink>
      <w:r>
        <w:t xml:space="preserve">.</w:t>
      </w:r>
    </w:p>
    <w:bookmarkEnd w:id="305"/>
    <w:bookmarkStart w:id="306" w:name="ref-kimaki"/>
    <w:p>
      <w:pPr>
        <w:pStyle w:val="Bibliography"/>
      </w:pPr>
      <w:r>
        <w:t xml:space="preserve">remorses</w:t>
      </w:r>
      <w:r>
        <w:t xml:space="preserve">. 2026.</w:t>
      </w:r>
      <w:r>
        <w:t xml:space="preserve"> </w:t>
      </w:r>
      <w:r>
        <w:rPr>
          <w:i/>
          <w:iCs/>
        </w:rPr>
        <w:t xml:space="preserve">Kimaki: Discord Bot to Control OpenCode Sessions</w:t>
      </w:r>
      <w:r>
        <w:t xml:space="preserve">. GitHub repository.</w:t>
      </w:r>
      <w:r>
        <w:t xml:space="preserve"> </w:t>
      </w:r>
      <w:hyperlink r:id="rId176">
        <w:r>
          <w:rPr>
            <w:rStyle w:val="Hyperlink"/>
          </w:rPr>
          <w:t xml:space="preserve">https://github.com/remorses/kimaki</w:t>
        </w:r>
      </w:hyperlink>
      <w:r>
        <w:t xml:space="preserve">.</w:t>
      </w:r>
    </w:p>
    <w:bookmarkEnd w:id="306"/>
    <w:bookmarkStart w:id="307" w:name="ref-langchain_custom_harness"/>
    <w:p>
      <w:pPr>
        <w:pStyle w:val="Bibliography"/>
      </w:pPr>
      <w:r>
        <w:t xml:space="preserve">Runkle, Sydney. 2026.</w:t>
      </w:r>
      <w:r>
        <w:t xml:space="preserve"> </w:t>
      </w:r>
      <w:r>
        <w:rPr>
          <w:i/>
          <w:iCs/>
        </w:rPr>
        <w:t xml:space="preserve">How to Build a Custom Agent Harness</w:t>
      </w:r>
      <w:r>
        <w:t xml:space="preserve">. Documentation.</w:t>
      </w:r>
      <w:r>
        <w:t xml:space="preserve"> </w:t>
      </w:r>
      <w:hyperlink r:id="rId123">
        <w:r>
          <w:rPr>
            <w:rStyle w:val="Hyperlink"/>
          </w:rPr>
          <w:t xml:space="preserve">https://www.langchain.com/blog/how-to-build-a-custom-agent-harness</w:t>
        </w:r>
      </w:hyperlink>
      <w:r>
        <w:t xml:space="preserve">.</w:t>
      </w:r>
    </w:p>
    <w:bookmarkEnd w:id="307"/>
    <w:bookmarkStart w:id="308" w:name="ref-hoyeon"/>
    <w:p>
      <w:pPr>
        <w:pStyle w:val="Bibliography"/>
      </w:pPr>
      <w:r>
        <w:t xml:space="preserve">team-attention</w:t>
      </w:r>
      <w:r>
        <w:t xml:space="preserve">. 2026.</w:t>
      </w:r>
      <w:r>
        <w:t xml:space="preserve"> </w:t>
      </w:r>
      <w:r>
        <w:rPr>
          <w:i/>
          <w:iCs/>
        </w:rPr>
        <w:t xml:space="preserve">Hoyeon: Requirements-First Harness</w:t>
      </w:r>
      <w:r>
        <w:t xml:space="preserve">. Software.</w:t>
      </w:r>
      <w:r>
        <w:t xml:space="preserve"> </w:t>
      </w:r>
      <w:hyperlink r:id="rId119">
        <w:r>
          <w:rPr>
            <w:rStyle w:val="Hyperlink"/>
          </w:rPr>
          <w:t xml:space="preserve">https://github.com/team-attention/hoyeon</w:t>
        </w:r>
      </w:hyperlink>
      <w:r>
        <w:t xml:space="preserve">.</w:t>
      </w:r>
    </w:p>
    <w:bookmarkEnd w:id="308"/>
    <w:bookmarkStart w:id="309" w:name="ref-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Superpowers: An Agentic Skills Framework and Software Development Methodology</w:t>
      </w:r>
      <w:r>
        <w:t xml:space="preserve">. Software.</w:t>
      </w:r>
      <w:r>
        <w:t xml:space="preserve"> </w:t>
      </w:r>
      <w:hyperlink r:id="rId120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09"/>
    <w:bookmarkStart w:id="311" w:name="ref-voltagent_agents"/>
    <w:p>
      <w:pPr>
        <w:pStyle w:val="Bibliography"/>
      </w:pPr>
      <w:r>
        <w:t xml:space="preserve">VoltAgent. 2026a.</w:t>
      </w:r>
      <w:r>
        <w:t xml:space="preserve"> </w:t>
      </w:r>
      <w:r>
        <w:rPr>
          <w:i/>
          <w:iCs/>
        </w:rPr>
        <w:t xml:space="preserve">VoltAgent Documentation: Agents Overview</w:t>
      </w:r>
      <w:r>
        <w:t xml:space="preserve">. Documentation.</w:t>
      </w:r>
      <w:r>
        <w:t xml:space="preserve"> </w:t>
      </w:r>
      <w:hyperlink r:id="rId310">
        <w:r>
          <w:rPr>
            <w:rStyle w:val="Hyperlink"/>
          </w:rPr>
          <w:t xml:space="preserve">https://voltagent.dev/docs/agents/overview/</w:t>
        </w:r>
      </w:hyperlink>
      <w:r>
        <w:t xml:space="preserve">.</w:t>
      </w:r>
    </w:p>
    <w:bookmarkEnd w:id="311"/>
    <w:bookmarkStart w:id="313" w:name="ref-voltagent_memory"/>
    <w:p>
      <w:pPr>
        <w:pStyle w:val="Bibliography"/>
      </w:pPr>
      <w:r>
        <w:t xml:space="preserve">VoltAgent. 2026b.</w:t>
      </w:r>
      <w:r>
        <w:t xml:space="preserve"> </w:t>
      </w:r>
      <w:r>
        <w:rPr>
          <w:i/>
          <w:iCs/>
        </w:rPr>
        <w:t xml:space="preserve">VoltAgent Documentation: Memory Overview</w:t>
      </w:r>
      <w:r>
        <w:t xml:space="preserve">. Documentation.</w:t>
      </w:r>
      <w:r>
        <w:t xml:space="preserve"> </w:t>
      </w:r>
      <w:hyperlink r:id="rId312">
        <w:r>
          <w:rPr>
            <w:rStyle w:val="Hyperlink"/>
          </w:rPr>
          <w:t xml:space="preserve">https://voltagent.dev/docs/agents/memory/overview/</w:t>
        </w:r>
      </w:hyperlink>
      <w:r>
        <w:t xml:space="preserve">.</w:t>
      </w:r>
    </w:p>
    <w:bookmarkEnd w:id="313"/>
    <w:bookmarkStart w:id="315" w:name="ref-voltagent_observability"/>
    <w:p>
      <w:pPr>
        <w:pStyle w:val="Bibliography"/>
      </w:pPr>
      <w:r>
        <w:t xml:space="preserve">VoltAgent. 2026c.</w:t>
      </w:r>
      <w:r>
        <w:t xml:space="preserve"> </w:t>
      </w:r>
      <w:r>
        <w:rPr>
          <w:i/>
          <w:iCs/>
        </w:rPr>
        <w:t xml:space="preserve">VoltAgent Documentation: Observability Overview</w:t>
      </w:r>
      <w:r>
        <w:t xml:space="preserve">. Documentation.</w:t>
      </w:r>
      <w:r>
        <w:t xml:space="preserve"> </w:t>
      </w:r>
      <w:hyperlink r:id="rId314">
        <w:r>
          <w:rPr>
            <w:rStyle w:val="Hyperlink"/>
          </w:rPr>
          <w:t xml:space="preserve">https://voltagent.dev/docs/observability/overview/</w:t>
        </w:r>
      </w:hyperlink>
      <w:r>
        <w:t xml:space="preserve">.</w:t>
      </w:r>
    </w:p>
    <w:bookmarkEnd w:id="315"/>
    <w:bookmarkStart w:id="317" w:name="ref-voltagent_subagents"/>
    <w:p>
      <w:pPr>
        <w:pStyle w:val="Bibliography"/>
      </w:pPr>
      <w:r>
        <w:t xml:space="preserve">VoltAgent. 2026d.</w:t>
      </w:r>
      <w:r>
        <w:t xml:space="preserve"> </w:t>
      </w:r>
      <w:r>
        <w:rPr>
          <w:i/>
          <w:iCs/>
        </w:rPr>
        <w:t xml:space="preserve">VoltAgent Documentation: Sub-Agents</w:t>
      </w:r>
      <w:r>
        <w:t xml:space="preserve">. Documentation.</w:t>
      </w:r>
      <w:r>
        <w:t xml:space="preserve"> </w:t>
      </w:r>
      <w:hyperlink r:id="rId316">
        <w:r>
          <w:rPr>
            <w:rStyle w:val="Hyperlink"/>
          </w:rPr>
          <w:t xml:space="preserve">https://voltagent.dev/docs/agents/sub-agents/</w:t>
        </w:r>
      </w:hyperlink>
      <w:r>
        <w:t xml:space="preserve">.</w:t>
      </w:r>
    </w:p>
    <w:bookmarkEnd w:id="317"/>
    <w:bookmarkStart w:id="319" w:name="ref-voltagent_console"/>
    <w:p>
      <w:pPr>
        <w:pStyle w:val="Bibliography"/>
      </w:pPr>
      <w:r>
        <w:t xml:space="preserve">VoltAgent. 2026e.</w:t>
      </w:r>
      <w:r>
        <w:t xml:space="preserve"> </w:t>
      </w:r>
      <w:r>
        <w:rPr>
          <w:i/>
          <w:iCs/>
        </w:rPr>
        <w:t xml:space="preserve">VoltAgent Documentation: VoltOps Developer Console</w:t>
      </w:r>
      <w:r>
        <w:t xml:space="preserve">. Documentation.</w:t>
      </w:r>
      <w:r>
        <w:t xml:space="preserve"> </w:t>
      </w:r>
      <w:hyperlink r:id="rId318">
        <w:r>
          <w:rPr>
            <w:rStyle w:val="Hyperlink"/>
          </w:rPr>
          <w:t xml:space="preserve">https://voltagent.dev/docs/observability/developer-console/</w:t>
        </w:r>
      </w:hyperlink>
      <w:r>
        <w:t xml:space="preserve">.</w:t>
      </w:r>
    </w:p>
    <w:bookmarkEnd w:id="319"/>
    <w:bookmarkStart w:id="321" w:name="ref-voltagent_workflows"/>
    <w:p>
      <w:pPr>
        <w:pStyle w:val="Bibliography"/>
      </w:pPr>
      <w:r>
        <w:t xml:space="preserve">VoltAgent. 2026f.</w:t>
      </w:r>
      <w:r>
        <w:t xml:space="preserve"> </w:t>
      </w:r>
      <w:r>
        <w:rPr>
          <w:i/>
          <w:iCs/>
        </w:rPr>
        <w:t xml:space="preserve">VoltAgent Documentation: Workflows Overview</w:t>
      </w:r>
      <w:r>
        <w:t xml:space="preserve">. Documentation.</w:t>
      </w:r>
      <w:r>
        <w:t xml:space="preserve"> </w:t>
      </w:r>
      <w:hyperlink r:id="rId320">
        <w:r>
          <w:rPr>
            <w:rStyle w:val="Hyperlink"/>
          </w:rPr>
          <w:t xml:space="preserve">https://voltagent.dev/docs/workflows/overview/</w:t>
        </w:r>
      </w:hyperlink>
      <w:r>
        <w:t xml:space="preserve">.</w:t>
      </w:r>
    </w:p>
    <w:bookmarkEnd w:id="321"/>
    <w:bookmarkStart w:id="322" w:name="ref-voltagent_repo"/>
    <w:p>
      <w:pPr>
        <w:pStyle w:val="Bibliography"/>
      </w:pPr>
      <w:r>
        <w:t xml:space="preserve">VoltAgent. 2026g.</w:t>
      </w:r>
      <w:r>
        <w:t xml:space="preserve"> </w:t>
      </w:r>
      <w:r>
        <w:rPr>
          <w:i/>
          <w:iCs/>
        </w:rPr>
        <w:t xml:space="preserve">VoltAgent: AI Agent Engineering Platform Built on an Open Source TypeScript AI Agent Framework</w:t>
      </w:r>
      <w:r>
        <w:t xml:space="preserve">. Software.</w:t>
      </w:r>
      <w:r>
        <w:t xml:space="preserve"> </w:t>
      </w:r>
      <w:hyperlink r:id="rId189">
        <w:r>
          <w:rPr>
            <w:rStyle w:val="Hyperlink"/>
          </w:rPr>
          <w:t xml:space="preserve">https://github.com/VoltAgent/voltagent</w:t>
        </w:r>
      </w:hyperlink>
      <w:r>
        <w:t xml:space="preserve">.</w:t>
      </w:r>
    </w:p>
    <w:bookmarkEnd w:id="322"/>
    <w:bookmarkStart w:id="324" w:name="ref-voltagent_pricing"/>
    <w:p>
      <w:pPr>
        <w:pStyle w:val="Bibliography"/>
      </w:pPr>
      <w:r>
        <w:t xml:space="preserve">VoltAgent. 2026h.</w:t>
      </w:r>
      <w:r>
        <w:t xml:space="preserve"> </w:t>
      </w:r>
      <w:r>
        <w:rPr>
          <w:i/>
          <w:iCs/>
        </w:rPr>
        <w:t xml:space="preserve">VoltOps Pricing</w:t>
      </w:r>
      <w:r>
        <w:t xml:space="preserve">. Documentation.</w:t>
      </w:r>
      <w:r>
        <w:t xml:space="preserve"> </w:t>
      </w:r>
      <w:hyperlink r:id="rId323">
        <w:r>
          <w:rPr>
            <w:rStyle w:val="Hyperlink"/>
          </w:rPr>
          <w:t xml:space="preserve">https://voltagent.dev/pricing/</w:t>
        </w:r>
      </w:hyperlink>
      <w:r>
        <w:t xml:space="preserve">.</w:t>
      </w:r>
    </w:p>
    <w:bookmarkEnd w:id="324"/>
    <w:bookmarkStart w:id="326" w:name="ref-tengu_decoded"/>
    <w:p>
      <w:pPr>
        <w:pStyle w:val="Bibliography"/>
      </w:pPr>
      <w:r>
        <w:t xml:space="preserve">wtfwhs</w:t>
      </w:r>
      <w:r>
        <w:t xml:space="preserve">. 2026.</w:t>
      </w:r>
      <w:r>
        <w:t xml:space="preserve"> </w:t>
      </w:r>
      <w:r>
        <w:rPr>
          <w:i/>
          <w:iCs/>
        </w:rPr>
        <w:t xml:space="preserve">Tengu-Decoded: Internal Codenames, Version 2.1.169</w:t>
      </w:r>
      <w:r>
        <w:t xml:space="preserve">. Software.</w:t>
      </w:r>
      <w:r>
        <w:t xml:space="preserve"> </w:t>
      </w:r>
      <w:hyperlink r:id="rId325">
        <w:r>
          <w:rPr>
            <w:rStyle w:val="Hyperlink"/>
          </w:rPr>
          <w:t xml:space="preserve">https://github.com/wtfwhs/tengu-decoded/blob/main/versions/2.1.169/codenames.md</w:t>
        </w:r>
      </w:hyperlink>
      <w:r>
        <w:t xml:space="preserve">.</w:t>
      </w:r>
    </w:p>
    <w:bookmarkEnd w:id="326"/>
    <w:bookmarkEnd w:id="327"/>
    <w:bookmarkEnd w:id="3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12" Type="http://schemas.openxmlformats.org/officeDocument/2006/relationships/hyperlink" Target="agent-customization.qmd#sec-ai-agent-skills" TargetMode="External"/><Relationship Id="rId159" Type="http://schemas.openxmlformats.org/officeDocument/2006/relationships/hyperlink" Target="agent-customization.qmd#sec-ai-conductor-extension" TargetMode="External"/><Relationship Id="rId35" Type="http://schemas.openxmlformats.org/officeDocument/2006/relationships/hyperlink" Target="agent-customization.qmd#sec-ai-config-install" TargetMode="External"/><Relationship Id="rId31" Type="http://schemas.openxmlformats.org/officeDocument/2006/relationships/hyperlink" Target="agent-customization.qmd#sec-ai-customization" TargetMode="External"/><Relationship Id="rId37" Type="http://schemas.openxmlformats.org/officeDocument/2006/relationships/hyperlink" Target="agent-customization.qmd#sec-ai-mcp-server-setup" TargetMode="External"/><Relationship Id="rId34" Type="http://schemas.openxmlformats.org/officeDocument/2006/relationships/hyperlink" Target="agent-customization.qmd#sec-ai-plugins-deep-dive" TargetMode="External"/><Relationship Id="rId200" Type="http://schemas.openxmlformats.org/officeDocument/2006/relationships/hyperlink" Target="agent-customization.qmd#sec-ai-useful-plugins" TargetMode="External"/><Relationship Id="rId126" Type="http://schemas.openxmlformats.org/officeDocument/2006/relationships/hyperlink" Target="agent-orchestration.qmd#sec-ai-oh-my-opencode" TargetMode="External"/><Relationship Id="rId195" Type="http://schemas.openxmlformats.org/officeDocument/2006/relationships/hyperlink" Target="agent-orchestration.qmd#sec-orch-baseline" TargetMode="External"/><Relationship Id="rId196" Type="http://schemas.openxmlformats.org/officeDocument/2006/relationships/hyperlink" Target="agent-orchestration.qmd#sec-orch-comparison" TargetMode="External"/><Relationship Id="rId100" Type="http://schemas.openxmlformats.org/officeDocument/2006/relationships/hyperlink" Target="agent-orchestration.qmd#sec-orch-when" TargetMode="External"/><Relationship Id="rId141" Type="http://schemas.openxmlformats.org/officeDocument/2006/relationships/hyperlink" Target="coding-agents.qmd#sec-ai-benefits-hazards" TargetMode="External"/><Relationship Id="rId74" Type="http://schemas.openxmlformats.org/officeDocument/2006/relationships/hyperlink" Target="coding-agents.qmd#sec-ai-coding-agent-platforms" TargetMode="External"/><Relationship Id="rId202" Type="http://schemas.openxmlformats.org/officeDocument/2006/relationships/hyperlink" Target="coding-agents.qmd#sec-ai-firewall" TargetMode="External"/><Relationship Id="rId134" Type="http://schemas.openxmlformats.org/officeDocument/2006/relationships/hyperlink" Target="coding-agents.qmd#sec-ai-guidance-sources" TargetMode="External"/><Relationship Id="rId173" Type="http://schemas.openxmlformats.org/officeDocument/2006/relationships/hyperlink" Target="grok-bot-and-alternatives.qmd#sec-ai-collaborative-workspaces" TargetMode="External"/><Relationship Id="rId14" Type="http://schemas.openxmlformats.org/officeDocument/2006/relationships/hyperlink" Target="https://agents.md/" TargetMode="External"/><Relationship Id="rId190" Type="http://schemas.openxmlformats.org/officeDocument/2006/relationships/hyperlink" Target="https://ai-sdk.dev/" TargetMode="External"/><Relationship Id="rId83" Type="http://schemas.openxmlformats.org/officeDocument/2006/relationships/hyperlink" Target="https://aider.chat/" TargetMode="External"/><Relationship Id="rId86" Type="http://schemas.openxmlformats.org/officeDocument/2006/relationships/hyperlink" Target="https://ampcode.com" TargetMode="External"/><Relationship Id="rId92" Type="http://schemas.openxmlformats.org/officeDocument/2006/relationships/hyperlink" Target="https://antigravity.google/" TargetMode="External"/><Relationship Id="rId10" Type="http://schemas.openxmlformats.org/officeDocument/2006/relationships/hyperlink" Target="https://claude.com/product/claude-code" TargetMode="External"/><Relationship Id="rId212" Type="http://schemas.openxmlformats.org/officeDocument/2006/relationships/hyperlink" Target="https://code.claude.com/docs/en/agent-sdk/overview" TargetMode="External"/><Relationship Id="rId243" Type="http://schemas.openxmlformats.org/officeDocument/2006/relationships/hyperlink" Target="https://code.claude.com/docs/en/auto-mode-config" TargetMode="External"/><Relationship Id="rId255" Type="http://schemas.openxmlformats.org/officeDocument/2006/relationships/hyperlink" Target="https://code.claude.com/docs/en/context-window" TargetMode="External"/><Relationship Id="rId251" Type="http://schemas.openxmlformats.org/officeDocument/2006/relationships/hyperlink" Target="https://code.claude.com/docs/en/env-vars" TargetMode="External"/><Relationship Id="rId257" Type="http://schemas.openxmlformats.org/officeDocument/2006/relationships/hyperlink" Target="https://code.claude.com/docs/en/hooks" TargetMode="External"/><Relationship Id="rId259" Type="http://schemas.openxmlformats.org/officeDocument/2006/relationships/hyperlink" Target="https://code.claude.com/docs/en/how-claude-code-works" TargetMode="External"/><Relationship Id="rId261" Type="http://schemas.openxmlformats.org/officeDocument/2006/relationships/hyperlink" Target="https://code.claude.com/docs/en/memory" TargetMode="External"/><Relationship Id="rId19" Type="http://schemas.openxmlformats.org/officeDocument/2006/relationships/hyperlink" Target="https://code.claude.com/docs/en/overview" TargetMode="External"/><Relationship Id="rId238" Type="http://schemas.openxmlformats.org/officeDocument/2006/relationships/hyperlink" Target="https://code.claude.com/docs/en/permission-modes" TargetMode="External"/><Relationship Id="rId245" Type="http://schemas.openxmlformats.org/officeDocument/2006/relationships/hyperlink" Target="https://code.claude.com/docs/en/permissions" TargetMode="External"/><Relationship Id="rId249" Type="http://schemas.openxmlformats.org/officeDocument/2006/relationships/hyperlink" Target="https://code.claude.com/docs/en/plugins" TargetMode="External"/><Relationship Id="rId247" Type="http://schemas.openxmlformats.org/officeDocument/2006/relationships/hyperlink" Target="https://code.claude.com/docs/en/sub-agents" TargetMode="External"/><Relationship Id="rId263" Type="http://schemas.openxmlformats.org/officeDocument/2006/relationships/hyperlink" Target="https://code.claude.com/docs/en/tools-reference" TargetMode="External"/><Relationship Id="rId94" Type="http://schemas.openxmlformats.org/officeDocument/2006/relationships/hyperlink" Target="https://continue.dev/" TargetMode="External"/><Relationship Id="rId89" Type="http://schemas.openxmlformats.org/officeDocument/2006/relationships/hyperlink" Target="https://cursor.com/" TargetMode="External"/><Relationship Id="rId93" Type="http://schemas.openxmlformats.org/officeDocument/2006/relationships/hyperlink" Target="https://devin.ai/" TargetMode="External"/><Relationship Id="rId11" Type="http://schemas.openxmlformats.org/officeDocument/2006/relationships/hyperlink" Target="https://docs.claude.com/en/docs/agents-and-tools/tool-use/overview" TargetMode="External"/><Relationship Id="rId51" Type="http://schemas.openxmlformats.org/officeDocument/2006/relationships/hyperlink" Target="https://docs.claude.com/en/docs/claude-code/sub-agents" TargetMode="External"/><Relationship Id="rId59" Type="http://schemas.openxmlformats.org/officeDocument/2006/relationships/hyperlink" Target="https://en.wikipedia.org/wiki/Event_loop" TargetMode="External"/><Relationship Id="rId68" Type="http://schemas.openxmlformats.org/officeDocument/2006/relationships/hyperlink" Target="https://en.wikipedia.org/wiki/Interpreter_(computing)" TargetMode="External"/><Relationship Id="rId58" Type="http://schemas.openxmlformats.org/officeDocument/2006/relationships/hyperlink" Target="https://en.wikipedia.org/wiki/Orchestration_(computing)" TargetMode="External"/><Relationship Id="rId71" Type="http://schemas.openxmlformats.org/officeDocument/2006/relationships/hyperlink" Target="https://en.wikipedia.org/wiki/Read%E2%80%93eval%E2%80%93print_loop" TargetMode="External"/><Relationship Id="rId16" Type="http://schemas.openxmlformats.org/officeDocument/2006/relationships/hyperlink" Target="https://genai.owasp.org/llm-top-10/" TargetMode="External"/><Relationship Id="rId65" Type="http://schemas.openxmlformats.org/officeDocument/2006/relationships/hyperlink" Target="https://git-scm.com/docs/git-worktree" TargetMode="External"/><Relationship Id="rId61" Type="http://schemas.openxmlformats.org/officeDocument/2006/relationships/hyperlink" Target="https://github.com/Aider-AI/aider" TargetMode="External"/><Relationship Id="rId184" Type="http://schemas.openxmlformats.org/officeDocument/2006/relationships/hyperlink" Target="https://github.com/Cluster444/agentic" TargetMode="External"/><Relationship Id="rId167" Type="http://schemas.openxmlformats.org/officeDocument/2006/relationships/hyperlink" Target="https://github.com/H2Shami/opencode-helicone-session" TargetMode="External"/><Relationship Id="rId122" Type="http://schemas.openxmlformats.org/officeDocument/2006/relationships/hyperlink" Target="https://github.com/HKUDS/OpenHarness" TargetMode="External"/><Relationship Id="rId145" Type="http://schemas.openxmlformats.org/officeDocument/2006/relationships/hyperlink" Target="https://github.com/JRedeker/opencode-morph-fast-apply" TargetMode="External"/><Relationship Id="rId163" Type="http://schemas.openxmlformats.org/officeDocument/2006/relationships/hyperlink" Target="https://github.com/JRedeker/opencode-shell-strategy" TargetMode="External"/><Relationship Id="rId23" Type="http://schemas.openxmlformats.org/officeDocument/2006/relationships/hyperlink" Target="https://github.com/Morrison-Lab/ai-config" TargetMode="External"/><Relationship Id="rId26" Type="http://schemas.openxmlformats.org/officeDocument/2006/relationships/hyperlink" Target="https://github.com/Morrison-Lab/ai-config/blob/main/skills/mwc/SKILL.md" TargetMode="External"/><Relationship Id="rId28" Type="http://schemas.openxmlformats.org/officeDocument/2006/relationships/hyperlink" Target="https://github.com/Morrison-Lab/mds/pull/104" TargetMode="External"/><Relationship Id="rId27" Type="http://schemas.openxmlformats.org/officeDocument/2006/relationships/hyperlink" Target="https://github.com/Morrison-Lab/mds/pull/140" TargetMode="External"/><Relationship Id="rId29" Type="http://schemas.openxmlformats.org/officeDocument/2006/relationships/hyperlink" Target="https://github.com/Morrison-Lab/mds/pull/165" TargetMode="External"/><Relationship Id="rId78" Type="http://schemas.openxmlformats.org/officeDocument/2006/relationships/hyperlink" Target="https://github.com/Morrison-Lab/wai/issues/95" TargetMode="External"/><Relationship Id="rId169" Type="http://schemas.openxmlformats.org/officeDocument/2006/relationships/hyperlink" Target="https://github.com/NeuralNomadsAI/CodeNomad" TargetMode="External"/><Relationship Id="rId148" Type="http://schemas.openxmlformats.org/officeDocument/2006/relationships/hyperlink" Target="https://github.com/NoeFabris/opencode-antigravity-auth" TargetMode="External"/><Relationship Id="rId63" Type="http://schemas.openxmlformats.org/officeDocument/2006/relationships/hyperlink" Target="https://github.com/OpenHands/OpenHands" TargetMode="External"/><Relationship Id="rId143" Type="http://schemas.openxmlformats.org/officeDocument/2006/relationships/hyperlink" Target="https://github.com/Opencode-DCP/opencode-dynamic-context-pruning" TargetMode="External"/><Relationship Id="rId62" Type="http://schemas.openxmlformats.org/officeDocument/2006/relationships/hyperlink" Target="https://github.com/SWE-agent/SWE-agent" TargetMode="External"/><Relationship Id="rId189" Type="http://schemas.openxmlformats.org/officeDocument/2006/relationships/hyperlink" Target="https://github.com/VoltAgent/voltagent" TargetMode="External"/><Relationship Id="rId84" Type="http://schemas.openxmlformats.org/officeDocument/2006/relationships/hyperlink" Target="https://github.com/aaif-goose/goose" TargetMode="External"/><Relationship Id="rId166" Type="http://schemas.openxmlformats.org/officeDocument/2006/relationships/hyperlink" Target="https://github.com/angristan/opencode-wakatime" TargetMode="External"/><Relationship Id="rId210" Type="http://schemas.openxmlformats.org/officeDocument/2006/relationships/hyperlink" Target="https://github.com/anomalyco/opencode" TargetMode="External"/><Relationship Id="rId199" Type="http://schemas.openxmlformats.org/officeDocument/2006/relationships/hyperlink" Target="https://github.com/anthropics" TargetMode="External"/><Relationship Id="rId214" Type="http://schemas.openxmlformats.org/officeDocument/2006/relationships/hyperlink" Target="https://github.com/anthropics/anthropic-sdk-python" TargetMode="External"/><Relationship Id="rId216" Type="http://schemas.openxmlformats.org/officeDocument/2006/relationships/hyperlink" Target="https://github.com/anthropics/claude-agent-sdk-python" TargetMode="External"/><Relationship Id="rId218" Type="http://schemas.openxmlformats.org/officeDocument/2006/relationships/hyperlink" Target="https://github.com/anthropics/claude-agent-sdk-typescript" TargetMode="External"/><Relationship Id="rId220" Type="http://schemas.openxmlformats.org/officeDocument/2006/relationships/hyperlink" Target="https://github.com/anthropics/claude-code" TargetMode="External"/><Relationship Id="rId224" Type="http://schemas.openxmlformats.org/officeDocument/2006/relationships/hyperlink" Target="https://github.com/anthropics/claude-code-action" TargetMode="External"/><Relationship Id="rId253" Type="http://schemas.openxmlformats.org/officeDocument/2006/relationships/hyperlink" Target="https://github.com/anthropics/claude-code-action/blob/main/docs/experimental.md" TargetMode="External"/><Relationship Id="rId226" Type="http://schemas.openxmlformats.org/officeDocument/2006/relationships/hyperlink" Target="https://github.com/anthropics/claude-code-security-review" TargetMode="External"/><Relationship Id="rId222" Type="http://schemas.openxmlformats.org/officeDocument/2006/relationships/hyperlink" Target="https://github.com/anthropics/claude-code/blob/main/CHANGELOG.md" TargetMode="External"/><Relationship Id="rId241" Type="http://schemas.openxmlformats.org/officeDocument/2006/relationships/hyperlink" Target="https://github.com/anthropics/claude-code/blob/main/plugins/README.md" TargetMode="External"/><Relationship Id="rId265" Type="http://schemas.openxmlformats.org/officeDocument/2006/relationships/hyperlink" Target="https://github.com/anthropics/claude-code/issues/62061" TargetMode="External"/><Relationship Id="rId267" Type="http://schemas.openxmlformats.org/officeDocument/2006/relationships/hyperlink" Target="https://github.com/anthropics/claude-code/issues/80988" TargetMode="External"/><Relationship Id="rId269" Type="http://schemas.openxmlformats.org/officeDocument/2006/relationships/hyperlink" Target="https://github.com/anthropics/claude-code/issues/80998" TargetMode="External"/><Relationship Id="rId273" Type="http://schemas.openxmlformats.org/officeDocument/2006/relationships/hyperlink" Target="https://github.com/anthropics/claude-code/issues/82456" TargetMode="External"/><Relationship Id="rId271" Type="http://schemas.openxmlformats.org/officeDocument/2006/relationships/hyperlink" Target="https://github.com/anthropics/claude-code/issues/87635" TargetMode="External"/><Relationship Id="rId228" Type="http://schemas.openxmlformats.org/officeDocument/2006/relationships/hyperlink" Target="https://github.com/anthropics/claude-plugins-community" TargetMode="External"/><Relationship Id="rId230" Type="http://schemas.openxmlformats.org/officeDocument/2006/relationships/hyperlink" Target="https://github.com/anthropics/claude-plugins-official" TargetMode="External"/><Relationship Id="rId232" Type="http://schemas.openxmlformats.org/officeDocument/2006/relationships/hyperlink" Target="https://github.com/anthropics/knowledge-work-plugins" TargetMode="External"/><Relationship Id="rId234" Type="http://schemas.openxmlformats.org/officeDocument/2006/relationships/hyperlink" Target="https://github.com/anthropics/sandbox-runtime" TargetMode="External"/><Relationship Id="rId236" Type="http://schemas.openxmlformats.org/officeDocument/2006/relationships/hyperlink" Target="https://github.com/anthropics/skills" TargetMode="External"/><Relationship Id="rId151" Type="http://schemas.openxmlformats.org/officeDocument/2006/relationships/hyperlink" Target="https://github.com/athal7/opencode-devcontainers" TargetMode="External"/><Relationship Id="rId160" Type="http://schemas.openxmlformats.org/officeDocument/2006/relationships/hyperlink" Target="https://github.com/backnotprop/plannotator" TargetMode="External"/><Relationship Id="rId180" Type="http://schemas.openxmlformats.org/officeDocument/2006/relationships/hyperlink" Target="https://github.com/ben-vargas/ai-sdk-provider-opencode-sdk" TargetMode="External"/><Relationship Id="rId91" Type="http://schemas.openxmlformats.org/officeDocument/2006/relationships/hyperlink" Target="https://github.com/cline/cline" TargetMode="External"/><Relationship Id="rId275" Type="http://schemas.openxmlformats.org/officeDocument/2006/relationships/hyperlink" Target="https://github.com/cnighswonger/claude-code-cache-fix/blob/main/docs/disclosure/heron-brook-2026-05.md" TargetMode="External"/><Relationship Id="rId133" Type="http://schemas.openxmlformats.org/officeDocument/2006/relationships/hyperlink" Target="https://github.com/code-yeongyu/my-claude-code-harness" TargetMode="External"/><Relationship Id="rId153" Type="http://schemas.openxmlformats.org/officeDocument/2006/relationships/hyperlink" Target="https://github.com/code-yeongyu/oh-my-openagent" TargetMode="External"/><Relationship Id="rId111" Type="http://schemas.openxmlformats.org/officeDocument/2006/relationships/hyperlink" Target="https://github.com/crewAIInc/crewAI" TargetMode="External"/><Relationship Id="rId183" Type="http://schemas.openxmlformats.org/officeDocument/2006/relationships/hyperlink" Target="https://github.com/darrenhinde/OpenAgentsControl" TargetMode="External"/><Relationship Id="rId150" Type="http://schemas.openxmlformats.org/officeDocument/2006/relationships/hyperlink" Target="https://github.com/daytona/integrations/tree/main/packages/opencode-plugin" TargetMode="External"/><Relationship Id="rId158" Type="http://schemas.openxmlformats.org/officeDocument/2006/relationships/hyperlink" Target="https://github.com/derekbar90/opencode-conductor" TargetMode="External"/><Relationship Id="rId172" Type="http://schemas.openxmlformats.org/officeDocument/2006/relationships/hyperlink" Target="https://github.com/different-ai/openwork" TargetMode="External"/><Relationship Id="rId102" Type="http://schemas.openxmlformats.org/officeDocument/2006/relationships/hyperlink" Target="https://github.com/earendil-works/pi" TargetMode="External"/><Relationship Id="rId90" Type="http://schemas.openxmlformats.org/officeDocument/2006/relationships/hyperlink" Target="https://github.com/features/copilot" TargetMode="External"/><Relationship Id="rId9" Type="http://schemas.openxmlformats.org/officeDocument/2006/relationships/hyperlink" Target="https://github.com/features/copilot/agents" TargetMode="External"/><Relationship Id="rId85" Type="http://schemas.openxmlformats.org/officeDocument/2006/relationships/hyperlink" Target="https://github.com/google-gemini/gemini-cli" TargetMode="External"/><Relationship Id="rId177" Type="http://schemas.openxmlformats.org/officeDocument/2006/relationships/hyperlink" Target="https://github.com/hosenur/portal" TargetMode="External"/><Relationship Id="rId162" Type="http://schemas.openxmlformats.org/officeDocument/2006/relationships/hyperlink" Target="https://github.com/inkdust2021/opencode-vibeguard" TargetMode="External"/><Relationship Id="rId147" Type="http://schemas.openxmlformats.org/officeDocument/2006/relationships/hyperlink" Target="https://github.com/jenslys/opencode-gemini-auth" TargetMode="External"/><Relationship Id="rId179" Type="http://schemas.openxmlformats.org/officeDocument/2006/relationships/hyperlink" Target="https://github.com/kdcokenny/ocx" TargetMode="External"/><Relationship Id="rId155" Type="http://schemas.openxmlformats.org/officeDocument/2006/relationships/hyperlink" Target="https://github.com/kdcokenny/opencode-background-agents" TargetMode="External"/><Relationship Id="rId154" Type="http://schemas.openxmlformats.org/officeDocument/2006/relationships/hyperlink" Target="https://github.com/kdcokenny/opencode-workspace" TargetMode="External"/><Relationship Id="rId152" Type="http://schemas.openxmlformats.org/officeDocument/2006/relationships/hyperlink" Target="https://github.com/kdcokenny/opencode-worktree" TargetMode="External"/><Relationship Id="rId110" Type="http://schemas.openxmlformats.org/officeDocument/2006/relationships/hyperlink" Target="https://github.com/langchain-ai/langgraph" TargetMode="External"/><Relationship Id="rId112" Type="http://schemas.openxmlformats.org/officeDocument/2006/relationships/hyperlink" Target="https://github.com/microsoft/agent-framework" TargetMode="External"/><Relationship Id="rId144" Type="http://schemas.openxmlformats.org/officeDocument/2006/relationships/hyperlink" Target="https://github.com/morphllm/opencode-morph-plugin" TargetMode="External"/><Relationship Id="rId178" Type="http://schemas.openxmlformats.org/officeDocument/2006/relationships/hyperlink" Target="https://github.com/mtymek/opencode-obsidian" TargetMode="External"/><Relationship Id="rId174" Type="http://schemas.openxmlformats.org/officeDocument/2006/relationships/hyperlink" Target="https://github.com/nickjvandyke/opencode.nvim" TargetMode="External"/><Relationship Id="rId146" Type="http://schemas.openxmlformats.org/officeDocument/2006/relationships/hyperlink" Target="https://github.com/numman-ali/opencode-openai-codex-auth" TargetMode="External"/><Relationship Id="rId120" Type="http://schemas.openxmlformats.org/officeDocument/2006/relationships/hyperlink" Target="https://github.com/obra/superpowers" TargetMode="External"/><Relationship Id="rId121" Type="http://schemas.openxmlformats.org/officeDocument/2006/relationships/hyperlink" Target="https://github.com/open-gsd/gsd-core" TargetMode="External"/><Relationship Id="rId81" Type="http://schemas.openxmlformats.org/officeDocument/2006/relationships/hyperlink" Target="https://github.com/openai/codex" TargetMode="External"/><Relationship Id="rId171" Type="http://schemas.openxmlformats.org/officeDocument/2006/relationships/hyperlink" Target="https://github.com/openchamber/openchamber" TargetMode="External"/><Relationship Id="rId176" Type="http://schemas.openxmlformats.org/officeDocument/2006/relationships/hyperlink" Target="https://github.com/remorses/kimaki" TargetMode="External"/><Relationship Id="rId149" Type="http://schemas.openxmlformats.org/officeDocument/2006/relationships/hyperlink" Target="https://github.com/shekohex/opencode-google-antigravity-auth" TargetMode="External"/><Relationship Id="rId164" Type="http://schemas.openxmlformats.org/officeDocument/2006/relationships/hyperlink" Target="https://github.com/shekohex/opencode-pty" TargetMode="External"/><Relationship Id="rId165" Type="http://schemas.openxmlformats.org/officeDocument/2006/relationships/hyperlink" Target="https://github.com/stolinski/opencode-sentry-monitor" TargetMode="External"/><Relationship Id="rId175" Type="http://schemas.openxmlformats.org/officeDocument/2006/relationships/hyperlink" Target="https://github.com/sudo-tee/opencode.nvim" TargetMode="External"/><Relationship Id="rId119" Type="http://schemas.openxmlformats.org/officeDocument/2006/relationships/hyperlink" Target="https://github.com/team-attention/hoyeon" TargetMode="External"/><Relationship Id="rId156" Type="http://schemas.openxmlformats.org/officeDocument/2006/relationships/hyperlink" Target="https://github.com/vtemian/micode" TargetMode="External"/><Relationship Id="rId157" Type="http://schemas.openxmlformats.org/officeDocument/2006/relationships/hyperlink" Target="https://github.com/vtemian/octto" TargetMode="External"/><Relationship Id="rId161" Type="http://schemas.openxmlformats.org/officeDocument/2006/relationships/hyperlink" Target="https://github.com/willytop8/OpenCode-goal-plugin" TargetMode="External"/><Relationship Id="rId325" Type="http://schemas.openxmlformats.org/officeDocument/2006/relationships/hyperlink" Target="https://github.com/wtfwhs/tengu-decoded/blob/main/versions/2.1.169/codenames.md" TargetMode="External"/><Relationship Id="rId118" Type="http://schemas.openxmlformats.org/officeDocument/2006/relationships/hyperlink" Target="https://github.com/yeachan-heo/oh-my-claudecode" TargetMode="External"/><Relationship Id="rId181" Type="http://schemas.openxmlformats.org/officeDocument/2006/relationships/hyperlink" Target="https://github.com/zenobi-us/opencode-plugin-template" TargetMode="External"/><Relationship Id="rId192" Type="http://schemas.openxmlformats.org/officeDocument/2006/relationships/hyperlink" Target="https://hono.dev/" TargetMode="External"/><Relationship Id="rId50" Type="http://schemas.openxmlformats.org/officeDocument/2006/relationships/hyperlink" Target="https://jekyllrb.com/docs/front-matter/" TargetMode="External"/><Relationship Id="rId53" Type="http://schemas.openxmlformats.org/officeDocument/2006/relationships/hyperlink" Target="https://json-schema.org/" TargetMode="External"/><Relationship Id="rId96" Type="http://schemas.openxmlformats.org/officeDocument/2006/relationships/hyperlink" Target="https://kilo.ai/" TargetMode="External"/><Relationship Id="rId103" Type="http://schemas.openxmlformats.org/officeDocument/2006/relationships/hyperlink" Target="https://mariozechner.at/posts/2025-11-30-pi-coding-agent/" TargetMode="External"/><Relationship Id="rId13" Type="http://schemas.openxmlformats.org/officeDocument/2006/relationships/hyperlink" Target="https://modelcontextprotocol.io/" TargetMode="External"/><Relationship Id="rId290" Type="http://schemas.openxmlformats.org/officeDocument/2006/relationships/hyperlink" Target="https://news.ycombinator.com/item?id=48259288" TargetMode="External"/><Relationship Id="rId170" Type="http://schemas.openxmlformats.org/officeDocument/2006/relationships/hyperlink" Target="https://openchamber.dev/" TargetMode="External"/><Relationship Id="rId82" Type="http://schemas.openxmlformats.org/officeDocument/2006/relationships/hyperlink" Target="https://opencode.ai" TargetMode="External"/><Relationship Id="rId294" Type="http://schemas.openxmlformats.org/officeDocument/2006/relationships/hyperlink" Target="https://opencode.ai/docs/ecosystem/" TargetMode="External"/><Relationship Id="rId296" Type="http://schemas.openxmlformats.org/officeDocument/2006/relationships/hyperlink" Target="https://opencode.ai/docs/go/" TargetMode="External"/><Relationship Id="rId298" Type="http://schemas.openxmlformats.org/officeDocument/2006/relationships/hyperlink" Target="https://opencode.ai/docs/plugins/" TargetMode="External"/><Relationship Id="rId300" Type="http://schemas.openxmlformats.org/officeDocument/2006/relationships/hyperlink" Target="https://opencode.ai/docs/zen/" TargetMode="External"/><Relationship Id="rId312" Type="http://schemas.openxmlformats.org/officeDocument/2006/relationships/hyperlink" Target="https://voltagent.dev/docs/agents/memory/overview/" TargetMode="External"/><Relationship Id="rId310" Type="http://schemas.openxmlformats.org/officeDocument/2006/relationships/hyperlink" Target="https://voltagent.dev/docs/agents/overview/" TargetMode="External"/><Relationship Id="rId316" Type="http://schemas.openxmlformats.org/officeDocument/2006/relationships/hyperlink" Target="https://voltagent.dev/docs/agents/sub-agents/" TargetMode="External"/><Relationship Id="rId318" Type="http://schemas.openxmlformats.org/officeDocument/2006/relationships/hyperlink" Target="https://voltagent.dev/docs/observability/developer-console/" TargetMode="External"/><Relationship Id="rId314" Type="http://schemas.openxmlformats.org/officeDocument/2006/relationships/hyperlink" Target="https://voltagent.dev/docs/observability/overview/" TargetMode="External"/><Relationship Id="rId320" Type="http://schemas.openxmlformats.org/officeDocument/2006/relationships/hyperlink" Target="https://voltagent.dev/docs/workflows/overview/" TargetMode="External"/><Relationship Id="rId323" Type="http://schemas.openxmlformats.org/officeDocument/2006/relationships/hyperlink" Target="https://voltagent.dev/pricing/" TargetMode="External"/><Relationship Id="rId80" Type="http://schemas.openxmlformats.org/officeDocument/2006/relationships/hyperlink" Target="https://www.anthropic.com/claude-code" TargetMode="External"/><Relationship Id="rId123" Type="http://schemas.openxmlformats.org/officeDocument/2006/relationships/hyperlink" Target="https://www.langchain.com/blog/how-to-build-a-custom-agent-harness" TargetMode="External"/><Relationship Id="rId304" Type="http://schemas.openxmlformats.org/officeDocument/2006/relationships/hyperlink" Target="https://www.reddit.com/r/ClaudeCode/comments/1v6y5q2/claude_code_has_a_hardcoded_instruction_telling/" TargetMode="External"/><Relationship Id="rId95" Type="http://schemas.openxmlformats.org/officeDocument/2006/relationships/hyperlink" Target="https://www.tabnine.com/" TargetMode="External"/><Relationship Id="rId97" Type="http://schemas.openxmlformats.org/officeDocument/2006/relationships/hyperlink" Target="https://zed.dev/" TargetMode="External"/><Relationship Id="rId191" Type="http://schemas.openxmlformats.org/officeDocument/2006/relationships/hyperlink" Target="https://zod.dev/" TargetMode="External"/><Relationship Id="rId105" Type="http://schemas.openxmlformats.org/officeDocument/2006/relationships/hyperlink" Target="local-models.qmd#sec-ai-claude-code-other-models" TargetMode="External"/><Relationship Id="rId107" Type="http://schemas.openxmlformats.org/officeDocument/2006/relationships/hyperlink" Target="local-models.qmd#sec-ai-offline" TargetMode="External"/><Relationship Id="rId139" Type="http://schemas.openxmlformats.org/officeDocument/2006/relationships/hyperlink" Target="local-models.qmd#sec-ai-opencode-ollama" TargetMode="External"/><Relationship Id="rId140" Type="http://schemas.openxmlformats.org/officeDocument/2006/relationships/hyperlink" Target="local-models.qmd#sec-ai-opencode-openrouter" TargetMode="External"/><Relationship Id="rId108" Type="http://schemas.openxmlformats.org/officeDocument/2006/relationships/hyperlink" Target="local-models.qmd#sec-ai-small-local-models" TargetMode="External"/><Relationship Id="rId204" Type="http://schemas.openxmlformats.org/officeDocument/2006/relationships/hyperlink" Target="pr-workflow-with-agents.qmd#sec-ai-claude-code-action-review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gent-customization.qmd#sec-ai-agent-skills" TargetMode="External"/><Relationship Id="rId159" Type="http://schemas.openxmlformats.org/officeDocument/2006/relationships/hyperlink" Target="agent-customization.qmd#sec-ai-conductor-extension" TargetMode="External"/><Relationship Id="rId35" Type="http://schemas.openxmlformats.org/officeDocument/2006/relationships/hyperlink" Target="agent-customization.qmd#sec-ai-config-install" TargetMode="External"/><Relationship Id="rId31" Type="http://schemas.openxmlformats.org/officeDocument/2006/relationships/hyperlink" Target="agent-customization.qmd#sec-ai-customization" TargetMode="External"/><Relationship Id="rId37" Type="http://schemas.openxmlformats.org/officeDocument/2006/relationships/hyperlink" Target="agent-customization.qmd#sec-ai-mcp-server-setup" TargetMode="External"/><Relationship Id="rId34" Type="http://schemas.openxmlformats.org/officeDocument/2006/relationships/hyperlink" Target="agent-customization.qmd#sec-ai-plugins-deep-dive" TargetMode="External"/><Relationship Id="rId200" Type="http://schemas.openxmlformats.org/officeDocument/2006/relationships/hyperlink" Target="agent-customization.qmd#sec-ai-useful-plugins" TargetMode="External"/><Relationship Id="rId126" Type="http://schemas.openxmlformats.org/officeDocument/2006/relationships/hyperlink" Target="agent-orchestration.qmd#sec-ai-oh-my-opencode" TargetMode="External"/><Relationship Id="rId195" Type="http://schemas.openxmlformats.org/officeDocument/2006/relationships/hyperlink" Target="agent-orchestration.qmd#sec-orch-baseline" TargetMode="External"/><Relationship Id="rId196" Type="http://schemas.openxmlformats.org/officeDocument/2006/relationships/hyperlink" Target="agent-orchestration.qmd#sec-orch-comparison" TargetMode="External"/><Relationship Id="rId100" Type="http://schemas.openxmlformats.org/officeDocument/2006/relationships/hyperlink" Target="agent-orchestration.qmd#sec-orch-when" TargetMode="External"/><Relationship Id="rId141" Type="http://schemas.openxmlformats.org/officeDocument/2006/relationships/hyperlink" Target="coding-agents.qmd#sec-ai-benefits-hazards" TargetMode="External"/><Relationship Id="rId74" Type="http://schemas.openxmlformats.org/officeDocument/2006/relationships/hyperlink" Target="coding-agents.qmd#sec-ai-coding-agent-platforms" TargetMode="External"/><Relationship Id="rId202" Type="http://schemas.openxmlformats.org/officeDocument/2006/relationships/hyperlink" Target="coding-agents.qmd#sec-ai-firewall" TargetMode="External"/><Relationship Id="rId134" Type="http://schemas.openxmlformats.org/officeDocument/2006/relationships/hyperlink" Target="coding-agents.qmd#sec-ai-guidance-sources" TargetMode="External"/><Relationship Id="rId173" Type="http://schemas.openxmlformats.org/officeDocument/2006/relationships/hyperlink" Target="grok-bot-and-alternatives.qmd#sec-ai-collaborative-workspaces" TargetMode="External"/><Relationship Id="rId14" Type="http://schemas.openxmlformats.org/officeDocument/2006/relationships/hyperlink" Target="https://agents.md/" TargetMode="External"/><Relationship Id="rId190" Type="http://schemas.openxmlformats.org/officeDocument/2006/relationships/hyperlink" Target="https://ai-sdk.dev/" TargetMode="External"/><Relationship Id="rId83" Type="http://schemas.openxmlformats.org/officeDocument/2006/relationships/hyperlink" Target="https://aider.chat/" TargetMode="External"/><Relationship Id="rId86" Type="http://schemas.openxmlformats.org/officeDocument/2006/relationships/hyperlink" Target="https://ampcode.com" TargetMode="External"/><Relationship Id="rId92" Type="http://schemas.openxmlformats.org/officeDocument/2006/relationships/hyperlink" Target="https://antigravity.google/" TargetMode="External"/><Relationship Id="rId10" Type="http://schemas.openxmlformats.org/officeDocument/2006/relationships/hyperlink" Target="https://claude.com/product/claude-code" TargetMode="External"/><Relationship Id="rId212" Type="http://schemas.openxmlformats.org/officeDocument/2006/relationships/hyperlink" Target="https://code.claude.com/docs/en/agent-sdk/overview" TargetMode="External"/><Relationship Id="rId243" Type="http://schemas.openxmlformats.org/officeDocument/2006/relationships/hyperlink" Target="https://code.claude.com/docs/en/auto-mode-config" TargetMode="External"/><Relationship Id="rId255" Type="http://schemas.openxmlformats.org/officeDocument/2006/relationships/hyperlink" Target="https://code.claude.com/docs/en/context-window" TargetMode="External"/><Relationship Id="rId251" Type="http://schemas.openxmlformats.org/officeDocument/2006/relationships/hyperlink" Target="https://code.claude.com/docs/en/env-vars" TargetMode="External"/><Relationship Id="rId257" Type="http://schemas.openxmlformats.org/officeDocument/2006/relationships/hyperlink" Target="https://code.claude.com/docs/en/hooks" TargetMode="External"/><Relationship Id="rId259" Type="http://schemas.openxmlformats.org/officeDocument/2006/relationships/hyperlink" Target="https://code.claude.com/docs/en/how-claude-code-works" TargetMode="External"/><Relationship Id="rId261" Type="http://schemas.openxmlformats.org/officeDocument/2006/relationships/hyperlink" Target="https://code.claude.com/docs/en/memory" TargetMode="External"/><Relationship Id="rId19" Type="http://schemas.openxmlformats.org/officeDocument/2006/relationships/hyperlink" Target="https://code.claude.com/docs/en/overview" TargetMode="External"/><Relationship Id="rId238" Type="http://schemas.openxmlformats.org/officeDocument/2006/relationships/hyperlink" Target="https://code.claude.com/docs/en/permission-modes" TargetMode="External"/><Relationship Id="rId245" Type="http://schemas.openxmlformats.org/officeDocument/2006/relationships/hyperlink" Target="https://code.claude.com/docs/en/permissions" TargetMode="External"/><Relationship Id="rId249" Type="http://schemas.openxmlformats.org/officeDocument/2006/relationships/hyperlink" Target="https://code.claude.com/docs/en/plugins" TargetMode="External"/><Relationship Id="rId247" Type="http://schemas.openxmlformats.org/officeDocument/2006/relationships/hyperlink" Target="https://code.claude.com/docs/en/sub-agents" TargetMode="External"/><Relationship Id="rId263" Type="http://schemas.openxmlformats.org/officeDocument/2006/relationships/hyperlink" Target="https://code.claude.com/docs/en/tools-reference" TargetMode="External"/><Relationship Id="rId94" Type="http://schemas.openxmlformats.org/officeDocument/2006/relationships/hyperlink" Target="https://continue.dev/" TargetMode="External"/><Relationship Id="rId89" Type="http://schemas.openxmlformats.org/officeDocument/2006/relationships/hyperlink" Target="https://cursor.com/" TargetMode="External"/><Relationship Id="rId93" Type="http://schemas.openxmlformats.org/officeDocument/2006/relationships/hyperlink" Target="https://devin.ai/" TargetMode="External"/><Relationship Id="rId11" Type="http://schemas.openxmlformats.org/officeDocument/2006/relationships/hyperlink" Target="https://docs.claude.com/en/docs/agents-and-tools/tool-use/overview" TargetMode="External"/><Relationship Id="rId51" Type="http://schemas.openxmlformats.org/officeDocument/2006/relationships/hyperlink" Target="https://docs.claude.com/en/docs/claude-code/sub-agents" TargetMode="External"/><Relationship Id="rId59" Type="http://schemas.openxmlformats.org/officeDocument/2006/relationships/hyperlink" Target="https://en.wikipedia.org/wiki/Event_loop" TargetMode="External"/><Relationship Id="rId68" Type="http://schemas.openxmlformats.org/officeDocument/2006/relationships/hyperlink" Target="https://en.wikipedia.org/wiki/Interpreter_(computing)" TargetMode="External"/><Relationship Id="rId58" Type="http://schemas.openxmlformats.org/officeDocument/2006/relationships/hyperlink" Target="https://en.wikipedia.org/wiki/Orchestration_(computing)" TargetMode="External"/><Relationship Id="rId71" Type="http://schemas.openxmlformats.org/officeDocument/2006/relationships/hyperlink" Target="https://en.wikipedia.org/wiki/Read%E2%80%93eval%E2%80%93print_loop" TargetMode="External"/><Relationship Id="rId16" Type="http://schemas.openxmlformats.org/officeDocument/2006/relationships/hyperlink" Target="https://genai.owasp.org/llm-top-10/" TargetMode="External"/><Relationship Id="rId65" Type="http://schemas.openxmlformats.org/officeDocument/2006/relationships/hyperlink" Target="https://git-scm.com/docs/git-worktree" TargetMode="External"/><Relationship Id="rId61" Type="http://schemas.openxmlformats.org/officeDocument/2006/relationships/hyperlink" Target="https://github.com/Aider-AI/aider" TargetMode="External"/><Relationship Id="rId184" Type="http://schemas.openxmlformats.org/officeDocument/2006/relationships/hyperlink" Target="https://github.com/Cluster444/agentic" TargetMode="External"/><Relationship Id="rId167" Type="http://schemas.openxmlformats.org/officeDocument/2006/relationships/hyperlink" Target="https://github.com/H2Shami/opencode-helicone-session" TargetMode="External"/><Relationship Id="rId122" Type="http://schemas.openxmlformats.org/officeDocument/2006/relationships/hyperlink" Target="https://github.com/HKUDS/OpenHarness" TargetMode="External"/><Relationship Id="rId145" Type="http://schemas.openxmlformats.org/officeDocument/2006/relationships/hyperlink" Target="https://github.com/JRedeker/opencode-morph-fast-apply" TargetMode="External"/><Relationship Id="rId163" Type="http://schemas.openxmlformats.org/officeDocument/2006/relationships/hyperlink" Target="https://github.com/JRedeker/opencode-shell-strategy" TargetMode="External"/><Relationship Id="rId23" Type="http://schemas.openxmlformats.org/officeDocument/2006/relationships/hyperlink" Target="https://github.com/Morrison-Lab/ai-config" TargetMode="External"/><Relationship Id="rId26" Type="http://schemas.openxmlformats.org/officeDocument/2006/relationships/hyperlink" Target="https://github.com/Morrison-Lab/ai-config/blob/main/skills/mwc/SKILL.md" TargetMode="External"/><Relationship Id="rId28" Type="http://schemas.openxmlformats.org/officeDocument/2006/relationships/hyperlink" Target="https://github.com/Morrison-Lab/mds/pull/104" TargetMode="External"/><Relationship Id="rId27" Type="http://schemas.openxmlformats.org/officeDocument/2006/relationships/hyperlink" Target="https://github.com/Morrison-Lab/mds/pull/140" TargetMode="External"/><Relationship Id="rId29" Type="http://schemas.openxmlformats.org/officeDocument/2006/relationships/hyperlink" Target="https://github.com/Morrison-Lab/mds/pull/165" TargetMode="External"/><Relationship Id="rId78" Type="http://schemas.openxmlformats.org/officeDocument/2006/relationships/hyperlink" Target="https://github.com/Morrison-Lab/wai/issues/95" TargetMode="External"/><Relationship Id="rId169" Type="http://schemas.openxmlformats.org/officeDocument/2006/relationships/hyperlink" Target="https://github.com/NeuralNomadsAI/CodeNomad" TargetMode="External"/><Relationship Id="rId148" Type="http://schemas.openxmlformats.org/officeDocument/2006/relationships/hyperlink" Target="https://github.com/NoeFabris/opencode-antigravity-auth" TargetMode="External"/><Relationship Id="rId63" Type="http://schemas.openxmlformats.org/officeDocument/2006/relationships/hyperlink" Target="https://github.com/OpenHands/OpenHands" TargetMode="External"/><Relationship Id="rId143" Type="http://schemas.openxmlformats.org/officeDocument/2006/relationships/hyperlink" Target="https://github.com/Opencode-DCP/opencode-dynamic-context-pruning" TargetMode="External"/><Relationship Id="rId62" Type="http://schemas.openxmlformats.org/officeDocument/2006/relationships/hyperlink" Target="https://github.com/SWE-agent/SWE-agent" TargetMode="External"/><Relationship Id="rId189" Type="http://schemas.openxmlformats.org/officeDocument/2006/relationships/hyperlink" Target="https://github.com/VoltAgent/voltagent" TargetMode="External"/><Relationship Id="rId84" Type="http://schemas.openxmlformats.org/officeDocument/2006/relationships/hyperlink" Target="https://github.com/aaif-goose/goose" TargetMode="External"/><Relationship Id="rId166" Type="http://schemas.openxmlformats.org/officeDocument/2006/relationships/hyperlink" Target="https://github.com/angristan/opencode-wakatime" TargetMode="External"/><Relationship Id="rId210" Type="http://schemas.openxmlformats.org/officeDocument/2006/relationships/hyperlink" Target="https://github.com/anomalyco/opencode" TargetMode="External"/><Relationship Id="rId199" Type="http://schemas.openxmlformats.org/officeDocument/2006/relationships/hyperlink" Target="https://github.com/anthropics" TargetMode="External"/><Relationship Id="rId214" Type="http://schemas.openxmlformats.org/officeDocument/2006/relationships/hyperlink" Target="https://github.com/anthropics/anthropic-sdk-python" TargetMode="External"/><Relationship Id="rId216" Type="http://schemas.openxmlformats.org/officeDocument/2006/relationships/hyperlink" Target="https://github.com/anthropics/claude-agent-sdk-python" TargetMode="External"/><Relationship Id="rId218" Type="http://schemas.openxmlformats.org/officeDocument/2006/relationships/hyperlink" Target="https://github.com/anthropics/claude-agent-sdk-typescript" TargetMode="External"/><Relationship Id="rId220" Type="http://schemas.openxmlformats.org/officeDocument/2006/relationships/hyperlink" Target="https://github.com/anthropics/claude-code" TargetMode="External"/><Relationship Id="rId224" Type="http://schemas.openxmlformats.org/officeDocument/2006/relationships/hyperlink" Target="https://github.com/anthropics/claude-code-action" TargetMode="External"/><Relationship Id="rId253" Type="http://schemas.openxmlformats.org/officeDocument/2006/relationships/hyperlink" Target="https://github.com/anthropics/claude-code-action/blob/main/docs/experimental.md" TargetMode="External"/><Relationship Id="rId226" Type="http://schemas.openxmlformats.org/officeDocument/2006/relationships/hyperlink" Target="https://github.com/anthropics/claude-code-security-review" TargetMode="External"/><Relationship Id="rId222" Type="http://schemas.openxmlformats.org/officeDocument/2006/relationships/hyperlink" Target="https://github.com/anthropics/claude-code/blob/main/CHANGELOG.md" TargetMode="External"/><Relationship Id="rId241" Type="http://schemas.openxmlformats.org/officeDocument/2006/relationships/hyperlink" Target="https://github.com/anthropics/claude-code/blob/main/plugins/README.md" TargetMode="External"/><Relationship Id="rId265" Type="http://schemas.openxmlformats.org/officeDocument/2006/relationships/hyperlink" Target="https://github.com/anthropics/claude-code/issues/62061" TargetMode="External"/><Relationship Id="rId267" Type="http://schemas.openxmlformats.org/officeDocument/2006/relationships/hyperlink" Target="https://github.com/anthropics/claude-code/issues/80988" TargetMode="External"/><Relationship Id="rId269" Type="http://schemas.openxmlformats.org/officeDocument/2006/relationships/hyperlink" Target="https://github.com/anthropics/claude-code/issues/80998" TargetMode="External"/><Relationship Id="rId273" Type="http://schemas.openxmlformats.org/officeDocument/2006/relationships/hyperlink" Target="https://github.com/anthropics/claude-code/issues/82456" TargetMode="External"/><Relationship Id="rId271" Type="http://schemas.openxmlformats.org/officeDocument/2006/relationships/hyperlink" Target="https://github.com/anthropics/claude-code/issues/87635" TargetMode="External"/><Relationship Id="rId228" Type="http://schemas.openxmlformats.org/officeDocument/2006/relationships/hyperlink" Target="https://github.com/anthropics/claude-plugins-community" TargetMode="External"/><Relationship Id="rId230" Type="http://schemas.openxmlformats.org/officeDocument/2006/relationships/hyperlink" Target="https://github.com/anthropics/claude-plugins-official" TargetMode="External"/><Relationship Id="rId232" Type="http://schemas.openxmlformats.org/officeDocument/2006/relationships/hyperlink" Target="https://github.com/anthropics/knowledge-work-plugins" TargetMode="External"/><Relationship Id="rId234" Type="http://schemas.openxmlformats.org/officeDocument/2006/relationships/hyperlink" Target="https://github.com/anthropics/sandbox-runtime" TargetMode="External"/><Relationship Id="rId236" Type="http://schemas.openxmlformats.org/officeDocument/2006/relationships/hyperlink" Target="https://github.com/anthropics/skills" TargetMode="External"/><Relationship Id="rId151" Type="http://schemas.openxmlformats.org/officeDocument/2006/relationships/hyperlink" Target="https://github.com/athal7/opencode-devcontainers" TargetMode="External"/><Relationship Id="rId160" Type="http://schemas.openxmlformats.org/officeDocument/2006/relationships/hyperlink" Target="https://github.com/backnotprop/plannotator" TargetMode="External"/><Relationship Id="rId180" Type="http://schemas.openxmlformats.org/officeDocument/2006/relationships/hyperlink" Target="https://github.com/ben-vargas/ai-sdk-provider-opencode-sdk" TargetMode="External"/><Relationship Id="rId91" Type="http://schemas.openxmlformats.org/officeDocument/2006/relationships/hyperlink" Target="https://github.com/cline/cline" TargetMode="External"/><Relationship Id="rId275" Type="http://schemas.openxmlformats.org/officeDocument/2006/relationships/hyperlink" Target="https://github.com/cnighswonger/claude-code-cache-fix/blob/main/docs/disclosure/heron-brook-2026-05.md" TargetMode="External"/><Relationship Id="rId133" Type="http://schemas.openxmlformats.org/officeDocument/2006/relationships/hyperlink" Target="https://github.com/code-yeongyu/my-claude-code-harness" TargetMode="External"/><Relationship Id="rId153" Type="http://schemas.openxmlformats.org/officeDocument/2006/relationships/hyperlink" Target="https://github.com/code-yeongyu/oh-my-openagent" TargetMode="External"/><Relationship Id="rId111" Type="http://schemas.openxmlformats.org/officeDocument/2006/relationships/hyperlink" Target="https://github.com/crewAIInc/crewAI" TargetMode="External"/><Relationship Id="rId183" Type="http://schemas.openxmlformats.org/officeDocument/2006/relationships/hyperlink" Target="https://github.com/darrenhinde/OpenAgentsControl" TargetMode="External"/><Relationship Id="rId150" Type="http://schemas.openxmlformats.org/officeDocument/2006/relationships/hyperlink" Target="https://github.com/daytona/integrations/tree/main/packages/opencode-plugin" TargetMode="External"/><Relationship Id="rId158" Type="http://schemas.openxmlformats.org/officeDocument/2006/relationships/hyperlink" Target="https://github.com/derekbar90/opencode-conductor" TargetMode="External"/><Relationship Id="rId172" Type="http://schemas.openxmlformats.org/officeDocument/2006/relationships/hyperlink" Target="https://github.com/different-ai/openwork" TargetMode="External"/><Relationship Id="rId102" Type="http://schemas.openxmlformats.org/officeDocument/2006/relationships/hyperlink" Target="https://github.com/earendil-works/pi" TargetMode="External"/><Relationship Id="rId90" Type="http://schemas.openxmlformats.org/officeDocument/2006/relationships/hyperlink" Target="https://github.com/features/copilot" TargetMode="External"/><Relationship Id="rId9" Type="http://schemas.openxmlformats.org/officeDocument/2006/relationships/hyperlink" Target="https://github.com/features/copilot/agents" TargetMode="External"/><Relationship Id="rId85" Type="http://schemas.openxmlformats.org/officeDocument/2006/relationships/hyperlink" Target="https://github.com/google-gemini/gemini-cli" TargetMode="External"/><Relationship Id="rId177" Type="http://schemas.openxmlformats.org/officeDocument/2006/relationships/hyperlink" Target="https://github.com/hosenur/portal" TargetMode="External"/><Relationship Id="rId162" Type="http://schemas.openxmlformats.org/officeDocument/2006/relationships/hyperlink" Target="https://github.com/inkdust2021/opencode-vibeguard" TargetMode="External"/><Relationship Id="rId147" Type="http://schemas.openxmlformats.org/officeDocument/2006/relationships/hyperlink" Target="https://github.com/jenslys/opencode-gemini-auth" TargetMode="External"/><Relationship Id="rId179" Type="http://schemas.openxmlformats.org/officeDocument/2006/relationships/hyperlink" Target="https://github.com/kdcokenny/ocx" TargetMode="External"/><Relationship Id="rId155" Type="http://schemas.openxmlformats.org/officeDocument/2006/relationships/hyperlink" Target="https://github.com/kdcokenny/opencode-background-agents" TargetMode="External"/><Relationship Id="rId154" Type="http://schemas.openxmlformats.org/officeDocument/2006/relationships/hyperlink" Target="https://github.com/kdcokenny/opencode-workspace" TargetMode="External"/><Relationship Id="rId152" Type="http://schemas.openxmlformats.org/officeDocument/2006/relationships/hyperlink" Target="https://github.com/kdcokenny/opencode-worktree" TargetMode="External"/><Relationship Id="rId110" Type="http://schemas.openxmlformats.org/officeDocument/2006/relationships/hyperlink" Target="https://github.com/langchain-ai/langgraph" TargetMode="External"/><Relationship Id="rId112" Type="http://schemas.openxmlformats.org/officeDocument/2006/relationships/hyperlink" Target="https://github.com/microsoft/agent-framework" TargetMode="External"/><Relationship Id="rId144" Type="http://schemas.openxmlformats.org/officeDocument/2006/relationships/hyperlink" Target="https://github.com/morphllm/opencode-morph-plugin" TargetMode="External"/><Relationship Id="rId178" Type="http://schemas.openxmlformats.org/officeDocument/2006/relationships/hyperlink" Target="https://github.com/mtymek/opencode-obsidian" TargetMode="External"/><Relationship Id="rId174" Type="http://schemas.openxmlformats.org/officeDocument/2006/relationships/hyperlink" Target="https://github.com/nickjvandyke/opencode.nvim" TargetMode="External"/><Relationship Id="rId146" Type="http://schemas.openxmlformats.org/officeDocument/2006/relationships/hyperlink" Target="https://github.com/numman-ali/opencode-openai-codex-auth" TargetMode="External"/><Relationship Id="rId120" Type="http://schemas.openxmlformats.org/officeDocument/2006/relationships/hyperlink" Target="https://github.com/obra/superpowers" TargetMode="External"/><Relationship Id="rId121" Type="http://schemas.openxmlformats.org/officeDocument/2006/relationships/hyperlink" Target="https://github.com/open-gsd/gsd-core" TargetMode="External"/><Relationship Id="rId81" Type="http://schemas.openxmlformats.org/officeDocument/2006/relationships/hyperlink" Target="https://github.com/openai/codex" TargetMode="External"/><Relationship Id="rId171" Type="http://schemas.openxmlformats.org/officeDocument/2006/relationships/hyperlink" Target="https://github.com/openchamber/openchamber" TargetMode="External"/><Relationship Id="rId176" Type="http://schemas.openxmlformats.org/officeDocument/2006/relationships/hyperlink" Target="https://github.com/remorses/kimaki" TargetMode="External"/><Relationship Id="rId149" Type="http://schemas.openxmlformats.org/officeDocument/2006/relationships/hyperlink" Target="https://github.com/shekohex/opencode-google-antigravity-auth" TargetMode="External"/><Relationship Id="rId164" Type="http://schemas.openxmlformats.org/officeDocument/2006/relationships/hyperlink" Target="https://github.com/shekohex/opencode-pty" TargetMode="External"/><Relationship Id="rId165" Type="http://schemas.openxmlformats.org/officeDocument/2006/relationships/hyperlink" Target="https://github.com/stolinski/opencode-sentry-monitor" TargetMode="External"/><Relationship Id="rId175" Type="http://schemas.openxmlformats.org/officeDocument/2006/relationships/hyperlink" Target="https://github.com/sudo-tee/opencode.nvim" TargetMode="External"/><Relationship Id="rId119" Type="http://schemas.openxmlformats.org/officeDocument/2006/relationships/hyperlink" Target="https://github.com/team-attention/hoyeon" TargetMode="External"/><Relationship Id="rId156" Type="http://schemas.openxmlformats.org/officeDocument/2006/relationships/hyperlink" Target="https://github.com/vtemian/micode" TargetMode="External"/><Relationship Id="rId157" Type="http://schemas.openxmlformats.org/officeDocument/2006/relationships/hyperlink" Target="https://github.com/vtemian/octto" TargetMode="External"/><Relationship Id="rId161" Type="http://schemas.openxmlformats.org/officeDocument/2006/relationships/hyperlink" Target="https://github.com/willytop8/OpenCode-goal-plugin" TargetMode="External"/><Relationship Id="rId325" Type="http://schemas.openxmlformats.org/officeDocument/2006/relationships/hyperlink" Target="https://github.com/wtfwhs/tengu-decoded/blob/main/versions/2.1.169/codenames.md" TargetMode="External"/><Relationship Id="rId118" Type="http://schemas.openxmlformats.org/officeDocument/2006/relationships/hyperlink" Target="https://github.com/yeachan-heo/oh-my-claudecode" TargetMode="External"/><Relationship Id="rId181" Type="http://schemas.openxmlformats.org/officeDocument/2006/relationships/hyperlink" Target="https://github.com/zenobi-us/opencode-plugin-template" TargetMode="External"/><Relationship Id="rId192" Type="http://schemas.openxmlformats.org/officeDocument/2006/relationships/hyperlink" Target="https://hono.dev/" TargetMode="External"/><Relationship Id="rId50" Type="http://schemas.openxmlformats.org/officeDocument/2006/relationships/hyperlink" Target="https://jekyllrb.com/docs/front-matter/" TargetMode="External"/><Relationship Id="rId53" Type="http://schemas.openxmlformats.org/officeDocument/2006/relationships/hyperlink" Target="https://json-schema.org/" TargetMode="External"/><Relationship Id="rId96" Type="http://schemas.openxmlformats.org/officeDocument/2006/relationships/hyperlink" Target="https://kilo.ai/" TargetMode="External"/><Relationship Id="rId103" Type="http://schemas.openxmlformats.org/officeDocument/2006/relationships/hyperlink" Target="https://mariozechner.at/posts/2025-11-30-pi-coding-agent/" TargetMode="External"/><Relationship Id="rId13" Type="http://schemas.openxmlformats.org/officeDocument/2006/relationships/hyperlink" Target="https://modelcontextprotocol.io/" TargetMode="External"/><Relationship Id="rId290" Type="http://schemas.openxmlformats.org/officeDocument/2006/relationships/hyperlink" Target="https://news.ycombinator.com/item?id=48259288" TargetMode="External"/><Relationship Id="rId170" Type="http://schemas.openxmlformats.org/officeDocument/2006/relationships/hyperlink" Target="https://openchamber.dev/" TargetMode="External"/><Relationship Id="rId82" Type="http://schemas.openxmlformats.org/officeDocument/2006/relationships/hyperlink" Target="https://opencode.ai" TargetMode="External"/><Relationship Id="rId294" Type="http://schemas.openxmlformats.org/officeDocument/2006/relationships/hyperlink" Target="https://opencode.ai/docs/ecosystem/" TargetMode="External"/><Relationship Id="rId296" Type="http://schemas.openxmlformats.org/officeDocument/2006/relationships/hyperlink" Target="https://opencode.ai/docs/go/" TargetMode="External"/><Relationship Id="rId298" Type="http://schemas.openxmlformats.org/officeDocument/2006/relationships/hyperlink" Target="https://opencode.ai/docs/plugins/" TargetMode="External"/><Relationship Id="rId300" Type="http://schemas.openxmlformats.org/officeDocument/2006/relationships/hyperlink" Target="https://opencode.ai/docs/zen/" TargetMode="External"/><Relationship Id="rId312" Type="http://schemas.openxmlformats.org/officeDocument/2006/relationships/hyperlink" Target="https://voltagent.dev/docs/agents/memory/overview/" TargetMode="External"/><Relationship Id="rId310" Type="http://schemas.openxmlformats.org/officeDocument/2006/relationships/hyperlink" Target="https://voltagent.dev/docs/agents/overview/" TargetMode="External"/><Relationship Id="rId316" Type="http://schemas.openxmlformats.org/officeDocument/2006/relationships/hyperlink" Target="https://voltagent.dev/docs/agents/sub-agents/" TargetMode="External"/><Relationship Id="rId318" Type="http://schemas.openxmlformats.org/officeDocument/2006/relationships/hyperlink" Target="https://voltagent.dev/docs/observability/developer-console/" TargetMode="External"/><Relationship Id="rId314" Type="http://schemas.openxmlformats.org/officeDocument/2006/relationships/hyperlink" Target="https://voltagent.dev/docs/observability/overview/" TargetMode="External"/><Relationship Id="rId320" Type="http://schemas.openxmlformats.org/officeDocument/2006/relationships/hyperlink" Target="https://voltagent.dev/docs/workflows/overview/" TargetMode="External"/><Relationship Id="rId323" Type="http://schemas.openxmlformats.org/officeDocument/2006/relationships/hyperlink" Target="https://voltagent.dev/pricing/" TargetMode="External"/><Relationship Id="rId80" Type="http://schemas.openxmlformats.org/officeDocument/2006/relationships/hyperlink" Target="https://www.anthropic.com/claude-code" TargetMode="External"/><Relationship Id="rId123" Type="http://schemas.openxmlformats.org/officeDocument/2006/relationships/hyperlink" Target="https://www.langchain.com/blog/how-to-build-a-custom-agent-harness" TargetMode="External"/><Relationship Id="rId304" Type="http://schemas.openxmlformats.org/officeDocument/2006/relationships/hyperlink" Target="https://www.reddit.com/r/ClaudeCode/comments/1v6y5q2/claude_code_has_a_hardcoded_instruction_telling/" TargetMode="External"/><Relationship Id="rId95" Type="http://schemas.openxmlformats.org/officeDocument/2006/relationships/hyperlink" Target="https://www.tabnine.com/" TargetMode="External"/><Relationship Id="rId97" Type="http://schemas.openxmlformats.org/officeDocument/2006/relationships/hyperlink" Target="https://zed.dev/" TargetMode="External"/><Relationship Id="rId191" Type="http://schemas.openxmlformats.org/officeDocument/2006/relationships/hyperlink" Target="https://zod.dev/" TargetMode="External"/><Relationship Id="rId105" Type="http://schemas.openxmlformats.org/officeDocument/2006/relationships/hyperlink" Target="local-models.qmd#sec-ai-claude-code-other-models" TargetMode="External"/><Relationship Id="rId107" Type="http://schemas.openxmlformats.org/officeDocument/2006/relationships/hyperlink" Target="local-models.qmd#sec-ai-offline" TargetMode="External"/><Relationship Id="rId139" Type="http://schemas.openxmlformats.org/officeDocument/2006/relationships/hyperlink" Target="local-models.qmd#sec-ai-opencode-ollama" TargetMode="External"/><Relationship Id="rId140" Type="http://schemas.openxmlformats.org/officeDocument/2006/relationships/hyperlink" Target="local-models.qmd#sec-ai-opencode-openrouter" TargetMode="External"/><Relationship Id="rId108" Type="http://schemas.openxmlformats.org/officeDocument/2006/relationships/hyperlink" Target="local-models.qmd#sec-ai-small-local-models" TargetMode="External"/><Relationship Id="rId204" Type="http://schemas.openxmlformats.org/officeDocument/2006/relationships/hyperlink" Target="pr-workflow-with-agents.qmd#sec-ai-claude-code-action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and Harness Architecture</dc:title>
  <dc:creator/>
  <cp:keywords/>
  <dcterms:created xsi:type="dcterms:W3CDTF">2026-10-12T06:55:38Z</dcterms:created>
  <dcterms:modified xsi:type="dcterms:W3CDTF">2026-10-12T06:55:38Z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