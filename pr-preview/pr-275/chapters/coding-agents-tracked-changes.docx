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Agents</w:t>
      </w:r>
    </w:p>
    <w:p>
      <w:pPr>
        <w:pStyle w:val="Date"/>
      </w:pPr>
      <w:del w:id="1" w:author="PR Preview" w:date="2026-01-01T00:00:00Z">
        <w:r>
          <w:delText xml:space="preserve">Last modified: 2026-10-11 00:50:44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23:50:51 (PDT)</w:t>
        </w:r>
      </w:ins>
    </w:p>
    <w:p>
      <w:pPr>
        <w:pStyle w:val="FirstParagraph"/>
      </w:pPr>
      <w:r>
        <w:t xml:space="preserve">We recommend working with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AI coding agents</w:t>
        </w:r>
      </w:hyperlink>
      <w:r>
        <w:t xml:space="preserve"> </w:t>
      </w:r>
      <w:r>
        <w:t xml:space="preserve">to</w:t>
      </w:r>
      <w:r>
        <w:t xml:space="preserve"> </w:t>
      </w:r>
      <w:hyperlink r:id="rId10">
        <w:r>
          <w:rPr>
            <w:rStyle w:val="Hyperlink"/>
          </w:rPr>
          <w:t xml:space="preserve">help you code</w:t>
        </w:r>
      </w:hyperlink>
      <w:r>
        <w:t xml:space="preserve">.</w:t>
      </w:r>
    </w:p>
    <w:bookmarkStart w:id="14" w:name="sec-ai-language-model"/>
    <w:p>
      <w:pPr>
        <w:pStyle w:val="Heading1"/>
      </w:pPr>
      <w:r>
        <w:t xml:space="preserve">1. What Is a Language Model?</w:t>
      </w:r>
    </w:p>
    <w:p>
      <w:pPr>
        <w:pStyle w:val="FirstParagraph"/>
      </w:pPr>
      <w:r>
        <w:t xml:space="preserve">A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large language model</w:t>
        </w:r>
      </w:hyperlink>
      <w:r>
        <w:t xml:space="preserve"> </w:t>
      </w:r>
      <w:r>
        <w:t xml:space="preserve">(LLM) is a statistical model trained to predict the next token</w:t>
      </w:r>
      <w:r>
        <w:t xml:space="preserve"> </w:t>
      </w:r>
      <w:r>
        <w:t xml:space="preserve">in a sequence of text,</w:t>
      </w:r>
      <w:r>
        <w:t xml:space="preserve"> </w:t>
      </w:r>
      <w:r>
        <w:t xml:space="preserve">based on patterns learned from enormous amounts of text during training.</w:t>
      </w:r>
      <w:r>
        <w:t xml:space="preserve"> </w:t>
      </w:r>
      <w:r>
        <w:t xml:space="preserve">That single capability — predicting what comes next —</w:t>
      </w:r>
      <w:r>
        <w:t xml:space="preserve"> </w:t>
      </w:r>
      <w:r>
        <w:t xml:space="preserve">turns out to be enough to write code,</w:t>
      </w:r>
      <w:r>
        <w:t xml:space="preserve"> </w:t>
      </w:r>
      <w:r>
        <w:t xml:space="preserve">answer questions,</w:t>
      </w:r>
      <w:r>
        <w:t xml:space="preserve"> </w:t>
      </w:r>
      <w:r>
        <w:t xml:space="preserve">and hold a conversation,</w:t>
      </w:r>
      <w:r>
        <w:t xml:space="preserve"> </w:t>
      </w:r>
      <w:r>
        <w:t xml:space="preserve">once the model is large enough and trained on enough data.</w:t>
      </w:r>
    </w:p>
    <w:p>
      <w:pPr>
        <w:pStyle w:val="BodyText"/>
      </w:pPr>
      <w:r>
        <w:t xml:space="preserve">A base model trained only to predict text is not yet a helpful assistant.</w:t>
      </w:r>
      <w:r>
        <w:t xml:space="preserve"> </w:t>
      </w:r>
      <w:r>
        <w:t xml:space="preserve">A further training step,</w:t>
      </w:r>
      <w:r>
        <w:t xml:space="preserve"> </w:t>
      </w:r>
      <w:r>
        <w:t xml:space="preserve">often</w:t>
      </w:r>
      <w:r>
        <w:t xml:space="preserve"> </w:t>
      </w:r>
      <w:hyperlink r:id="rId12">
        <w:r>
          <w:rPr>
            <w:rStyle w:val="Hyperlink"/>
          </w:rPr>
          <w:t xml:space="preserve">reinforcement learning from human feedback</w:t>
        </w:r>
      </w:hyperlink>
      <w:r>
        <w:t xml:space="preserve">,</w:t>
      </w:r>
      <w:r>
        <w:t xml:space="preserve"> </w:t>
      </w:r>
      <w:r>
        <w:t xml:space="preserve">teaches the model to follow instructions,</w:t>
      </w:r>
      <w:r>
        <w:t xml:space="preserve"> </w:t>
      </w:r>
      <w:r>
        <w:t xml:space="preserve">answer as a helpful assistant,</w:t>
      </w:r>
      <w:r>
        <w:t xml:space="preserve"> </w:t>
      </w:r>
      <w:r>
        <w:t xml:space="preserve">and refuse harmful requests,</w:t>
      </w:r>
      <w:r>
        <w:t xml:space="preserve"> </w:t>
      </w:r>
      <w:r>
        <w:t xml:space="preserve">rather than simply continuing whatever text it is given.</w:t>
      </w:r>
      <w:r>
        <w:t xml:space="preserve"> </w:t>
      </w:r>
      <w:r>
        <w:t xml:space="preserve">This is the step that turns a raw language model into something</w:t>
      </w:r>
      <w:r>
        <w:t xml:space="preserve"> </w:t>
      </w:r>
      <w:r>
        <w:t xml:space="preserve">like Claude or ChatGPT.</w:t>
      </w:r>
    </w:p>
    <w:p>
      <w:pPr>
        <w:pStyle w:val="BodyText"/>
      </w:pPr>
      <w:r>
        <w:t xml:space="preserve">A model call is stateless:</w:t>
      </w:r>
      <w:r>
        <w:t xml:space="preserve"> </w:t>
      </w:r>
      <w:r>
        <w:t xml:space="preserve">given the same input,</w:t>
      </w:r>
      <w:r>
        <w:t xml:space="preserve"> </w:t>
      </w:r>
      <w:r>
        <w:t xml:space="preserve">it has no memory of any previous call.</w:t>
      </w:r>
      <w:r>
        <w:t xml:space="preserve"> </w:t>
      </w:r>
      <w:r>
        <w:t xml:space="preserve">Every capability the rest of this chapter describes —</w:t>
      </w:r>
      <w:r>
        <w:t xml:space="preserve"> </w:t>
      </w:r>
      <w:r>
        <w:t xml:space="preserve">holding a conversation,</w:t>
      </w:r>
      <w:r>
        <w:t xml:space="preserve"> </w:t>
      </w:r>
      <w:r>
        <w:t xml:space="preserve">using tools,</w:t>
      </w:r>
      <w:r>
        <w:t xml:space="preserve"> </w:t>
      </w:r>
      <w:r>
        <w:t xml:space="preserve">running autonomously as an agent —</w:t>
      </w:r>
      <w:r>
        <w:t xml:space="preserve"> </w:t>
      </w:r>
      <w:r>
        <w:t xml:space="preserve">is scaffolding built on top of that one stateless function.</w:t>
      </w:r>
      <w:r>
        <w:t xml:space="preserve"> </w:t>
      </w:r>
      <w:r>
        <w:t xml:space="preserve">The harness supplies the memory,</w:t>
      </w:r>
      <w:r>
        <w:t xml:space="preserve"> </w:t>
      </w:r>
      <w:r>
        <w:t xml:space="preserve">the tools,</w:t>
      </w:r>
      <w:r>
        <w:t xml:space="preserve"> </w:t>
      </w:r>
      <w:r>
        <w:t xml:space="preserve">and the control flow;</w:t>
      </w:r>
      <w:r>
        <w:t xml:space="preserve"> </w:t>
      </w:r>
      <w:r>
        <w:t xml:space="preserve">the model only ever predicts what token comes next.</w:t>
      </w:r>
    </w:p>
    <w:p>
      <w:pPr>
        <w:pStyle w:val="BodyText"/>
      </w:pPr>
      <w:r>
        <w:t xml:space="preserve">For a from-scratch walk through that stack, see Stanford’s</w:t>
      </w:r>
      <w:r>
        <w:t xml:space="preserve"> </w:t>
      </w:r>
      <w:hyperlink r:id="rId13">
        <w:r>
          <w:rPr>
            <w:rStyle w:val="Hyperlink"/>
          </w:rPr>
          <w:t xml:space="preserve">CS336: Language Modeling from Scratch</w:t>
        </w:r>
      </w:hyperlink>
      <w:r>
        <w:t xml:space="preserve">.</w:t>
      </w:r>
      <w:r>
        <w:t xml:space="preserve"> </w:t>
      </w:r>
      <w:r>
        <w:t xml:space="preserve">The course has students implement:</w:t>
      </w:r>
    </w:p>
    <w:p>
      <w:pPr>
        <w:pStyle w:val="Compact"/>
        <w:numPr>
          <w:ilvl w:val="0"/>
          <w:numId w:val="1001"/>
        </w:numPr>
      </w:pPr>
      <w:r>
        <w:t xml:space="preserve">data collection and cleaning for pre-training</w:t>
      </w:r>
    </w:p>
    <w:p>
      <w:pPr>
        <w:pStyle w:val="Compact"/>
        <w:numPr>
          <w:ilvl w:val="0"/>
          <w:numId w:val="1001"/>
        </w:numPr>
      </w:pPr>
      <w:r>
        <w:t xml:space="preserve">transformer construction</w:t>
      </w:r>
    </w:p>
    <w:p>
      <w:pPr>
        <w:pStyle w:val="Compact"/>
        <w:numPr>
          <w:ilvl w:val="0"/>
          <w:numId w:val="1001"/>
        </w:numPr>
      </w:pPr>
      <w:r>
        <w:t xml:space="preserve">training</w:t>
      </w:r>
    </w:p>
    <w:p>
      <w:pPr>
        <w:pStyle w:val="Compact"/>
        <w:numPr>
          <w:ilvl w:val="0"/>
          <w:numId w:val="1001"/>
        </w:numPr>
      </w:pPr>
      <w:r>
        <w:t xml:space="preserve">evaluation</w:t>
      </w:r>
    </w:p>
    <w:p>
      <w:pPr>
        <w:pStyle w:val="FirstParagraph"/>
      </w:pPr>
      <w:r>
        <w:t xml:space="preserve">Lecture recordings are public.</w:t>
      </w:r>
      <w:r>
        <w:t xml:space="preserve"> </w:t>
      </w:r>
      <w:r>
        <w:t xml:space="preserve">It is an implementation-heavy treatment of how a language model is built,</w:t>
      </w:r>
      <w:r>
        <w:t xml:space="preserve"> </w:t>
      </w:r>
      <w:r>
        <w:t xml:space="preserve">not a product tutorial for coding agents.</w:t>
      </w:r>
    </w:p>
    <w:bookmarkEnd w:id="14"/>
    <w:bookmarkStart w:id="16" w:name="what-are-ai-coding-agents"/>
    <w:p>
      <w:pPr>
        <w:pStyle w:val="Heading1"/>
      </w:pPr>
      <w:r>
        <w:t xml:space="preserve">2. What are AI coding agents?</w:t>
      </w:r>
    </w:p>
    <w:p>
      <w:pPr>
        <w:pStyle w:val="FirstParagraph"/>
      </w:pPr>
      <w:r>
        <w:t xml:space="preserve">AI coding agents are</w:t>
      </w:r>
      <w:r>
        <w:t xml:space="preserve"> </w:t>
      </w:r>
      <w:hyperlink r:id="rId15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specialized for coding.</w:t>
      </w:r>
      <w:r>
        <w:t xml:space="preserve"> </w:t>
      </w:r>
      <w:r>
        <w:t xml:space="preserve">They differ from other AI coding tools in important ways:</w:t>
      </w:r>
    </w:p>
    <w:p>
      <w:pPr>
        <w:pStyle w:val="BodyText"/>
      </w:pPr>
      <w:r>
        <w:rPr>
          <w:b/>
          <w:bCs/>
        </w:rPr>
        <w:t xml:space="preserve">Compared to inline coding assistants</w:t>
      </w:r>
      <w:r>
        <w:t xml:space="preserve"> </w:t>
      </w:r>
      <w:r>
        <w:t xml:space="preserve">(like traditional autocomplete),</w:t>
      </w:r>
      <w:r>
        <w:t xml:space="preserve"> </w:t>
      </w:r>
      <w:r>
        <w:t xml:space="preserve">coding agents work autonomously rather than providing suggestions as you type.</w:t>
      </w:r>
      <w:r>
        <w:t xml:space="preserve"> </w:t>
      </w:r>
      <w:r>
        <w:t xml:space="preserve">They can navigate entire codebases,</w:t>
      </w:r>
      <w:r>
        <w:t xml:space="preserve"> </w:t>
      </w:r>
      <w:r>
        <w:t xml:space="preserve">execute commands,</w:t>
      </w:r>
      <w:r>
        <w:t xml:space="preserve"> </w:t>
      </w:r>
      <w:r>
        <w:t xml:space="preserve">and complete multi-step tasks without constant human guidance.</w:t>
      </w:r>
    </w:p>
    <w:p>
      <w:pPr>
        <w:pStyle w:val="BodyText"/>
      </w:pPr>
      <w:r>
        <w:rPr>
          <w:b/>
          <w:bCs/>
        </w:rPr>
        <w:t xml:space="preserve">Compared to AI chatbots</w:t>
      </w:r>
      <w:r>
        <w:t xml:space="preserve"> </w:t>
      </w:r>
      <w:r>
        <w:t xml:space="preserve">(like ChatGPT or Claude),</w:t>
      </w:r>
      <w:r>
        <w:t xml:space="preserve"> </w:t>
      </w:r>
      <w:r>
        <w:t xml:space="preserve">coding agents don’t just generate code snippets in conversation—they actively interact with your development environment.</w:t>
      </w:r>
      <w:r>
        <w:t xml:space="preserve"> </w:t>
      </w:r>
      <w:r>
        <w:t xml:space="preserve">While chatbots require you to copy code from a chat window and manually integrate it into your project,</w:t>
      </w:r>
      <w:r>
        <w:t xml:space="preserve"> </w:t>
      </w:r>
      <w:r>
        <w:t xml:space="preserve">coding agents directly read your codebase,</w:t>
      </w:r>
      <w:r>
        <w:t xml:space="preserve"> </w:t>
      </w:r>
      <w:r>
        <w:t xml:space="preserve">make changes to files,</w:t>
      </w:r>
      <w:r>
        <w:t xml:space="preserve"> </w:t>
      </w:r>
      <w:r>
        <w:t xml:space="preserve">run tests and build commands,</w:t>
      </w:r>
      <w:r>
        <w:t xml:space="preserve"> </w:t>
      </w:r>
      <w:r>
        <w:t xml:space="preserve">and create pull requests with their proposed changes.</w:t>
      </w:r>
      <w:r>
        <w:t xml:space="preserve"> </w:t>
      </w:r>
      <w:r>
        <w:t xml:space="preserve">Chatbots are conversational assistants;</w:t>
      </w:r>
      <w:r>
        <w:t xml:space="preserve"> </w:t>
      </w:r>
      <w:r>
        <w:t xml:space="preserve">coding agents are autonomous development tools.</w:t>
      </w:r>
    </w:p>
    <w:p>
      <w:pPr>
        <w:pStyle w:val="BodyText"/>
      </w:pPr>
      <w:r>
        <w:t xml:space="preserve">Coding agents are autonomous software programs that can: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 and execute complex tasks</w:t>
      </w:r>
      <w:r>
        <w:t xml:space="preserve">:</w:t>
      </w:r>
      <w:r>
        <w:t xml:space="preserve"> </w:t>
      </w:r>
      <w:r>
        <w:t xml:space="preserve">Coding agents can interpret natural language instructions and break them down into actionable development tasks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Navigate and modify codebases</w:t>
      </w:r>
      <w:r>
        <w:t xml:space="preserve">:</w:t>
      </w:r>
      <w:r>
        <w:t xml:space="preserve"> </w:t>
      </w:r>
      <w:r>
        <w:t xml:space="preserve">They can read, understand, and edit multiple files across a repository to implement features or fix bugs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 tools and commands</w:t>
      </w:r>
      <w:r>
        <w:t xml:space="preserve">:</w:t>
      </w:r>
      <w:r>
        <w:t xml:space="preserve"> </w:t>
      </w:r>
      <w:r>
        <w:t xml:space="preserve">Coding agents can execute build commands, run tests, use linters, and interact with development tools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Make decisions autonomously</w:t>
      </w:r>
      <w:r>
        <w:t xml:space="preserve">:</w:t>
      </w:r>
      <w:r>
        <w:t xml:space="preserve"> </w:t>
      </w:r>
      <w:r>
        <w:t xml:space="preserve">They can plan their approach, make technical decisions, and adjust their strategy based on results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 iteratively</w:t>
      </w:r>
      <w:r>
        <w:t xml:space="preserve">:</w:t>
      </w:r>
      <w:r>
        <w:t xml:space="preserve"> </w:t>
      </w:r>
      <w:r>
        <w:t xml:space="preserve">Coding agents can test their changes, identify issues, and refine their solutions through multiple iterations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comprehensive solutions</w:t>
      </w:r>
      <w:r>
        <w:t xml:space="preserve">:</w:t>
      </w:r>
      <w:r>
        <w:t xml:space="preserve"> </w:t>
      </w:r>
      <w:r>
        <w:t xml:space="preserve">They can implement complete features that span multiple files, including code, tests, and documentation</w:t>
      </w:r>
    </w:p>
    <w:p>
      <w:pPr>
        <w:pStyle w:val="FirstParagraph"/>
      </w:pPr>
      <w:r>
        <w:t xml:space="preserve">Coding agents operate in isolated environments where they can safely experiment and validate changes before proposing them.</w:t>
      </w:r>
      <w:r>
        <w:t xml:space="preserve"> </w:t>
      </w:r>
      <w:r>
        <w:t xml:space="preserve">This allows them to work more independently than inline coding assistants,</w:t>
      </w:r>
      <w:r>
        <w:t xml:space="preserve"> </w:t>
      </w:r>
      <w:r>
        <w:t xml:space="preserve">which require step-by-step human direction.</w:t>
      </w:r>
      <w:r>
        <w:t xml:space="preserve"> </w:t>
      </w:r>
      <w:r>
        <w:t xml:space="preserve">The agent workflow typically involves analyzing requirements,</w:t>
      </w:r>
      <w:r>
        <w:t xml:space="preserve"> </w:t>
      </w:r>
      <w:r>
        <w:t xml:space="preserve">planning an implementation,</w:t>
      </w:r>
      <w:r>
        <w:t xml:space="preserve"> </w:t>
      </w:r>
      <w:r>
        <w:t xml:space="preserve">making changes,</w:t>
      </w:r>
      <w:r>
        <w:t xml:space="preserve"> </w:t>
      </w:r>
      <w:r>
        <w:t xml:space="preserve">testing those changes,</w:t>
      </w:r>
      <w:r>
        <w:t xml:space="preserve"> </w:t>
      </w:r>
      <w:r>
        <w:t xml:space="preserve">and creating a pull request with the results.</w:t>
      </w:r>
    </w:p>
    <w:p>
      <w:pPr>
        <w:pStyle w:val="BodyText"/>
      </w:pPr>
      <w:r>
        <w:t xml:space="preserve">While coding agents can handle substantial development tasks,</w:t>
      </w:r>
      <w:r>
        <w:t xml:space="preserve"> </w:t>
      </w:r>
      <w:r>
        <w:t xml:space="preserve">they still require human oversight and review.</w:t>
      </w:r>
      <w:r>
        <w:t xml:space="preserve"> </w:t>
      </w:r>
      <w:r>
        <w:t xml:space="preserve">The human developer remains responsible for:</w:t>
      </w:r>
    </w:p>
    <w:p>
      <w:pPr>
        <w:pStyle w:val="Compact"/>
        <w:numPr>
          <w:ilvl w:val="0"/>
          <w:numId w:val="1003"/>
        </w:numPr>
      </w:pPr>
      <w:r>
        <w:t xml:space="preserve">Reviewing the agent’s work</w:t>
      </w:r>
    </w:p>
    <w:p>
      <w:pPr>
        <w:pStyle w:val="Compact"/>
        <w:numPr>
          <w:ilvl w:val="0"/>
          <w:numId w:val="1003"/>
        </w:numPr>
      </w:pPr>
      <w:r>
        <w:t xml:space="preserve">Ensuring the solution meets requirements</w:t>
      </w:r>
    </w:p>
    <w:p>
      <w:pPr>
        <w:pStyle w:val="Compact"/>
        <w:numPr>
          <w:ilvl w:val="0"/>
          <w:numId w:val="1003"/>
        </w:numPr>
      </w:pPr>
      <w:r>
        <w:t xml:space="preserve">Verifying code quality and security</w:t>
      </w:r>
    </w:p>
    <w:p>
      <w:pPr>
        <w:pStyle w:val="Compact"/>
        <w:numPr>
          <w:ilvl w:val="0"/>
          <w:numId w:val="1003"/>
        </w:numPr>
      </w:pPr>
      <w:r>
        <w:t xml:space="preserve">Making the final decision to merge changes</w:t>
      </w:r>
    </w:p>
    <w:bookmarkEnd w:id="16"/>
    <w:bookmarkStart w:id="39" w:name="sec-ai-coding-agent-platforms"/>
    <w:p>
      <w:pPr>
        <w:pStyle w:val="Heading1"/>
      </w:pPr>
      <w:r>
        <w:t xml:space="preserve">3. Coding-Agent Platforms</w:t>
      </w:r>
    </w:p>
    <w:p>
      <w:pPr>
        <w:pStyle w:val="FirstParagraph"/>
      </w:pPr>
      <w:r>
        <w:t xml:space="preserve">Coding-agent platforms differ more in where they run and how they return work</w:t>
      </w:r>
      <w:r>
        <w:t xml:space="preserve"> </w:t>
      </w:r>
      <w:r>
        <w:t xml:space="preserve">than in their chat interfaces. Choose a platform by matching its execution</w:t>
      </w:r>
      <w:r>
        <w:t xml:space="preserve"> </w:t>
      </w:r>
      <w:r>
        <w:t xml:space="preserve">model to the task and your repository’s security requirements.</w:t>
      </w:r>
    </w:p>
    <w:bookmarkStart w:id="34" w:name="common-coding-agent-platforms"/>
    <w:p>
      <w:pPr>
        <w:pStyle w:val="Heading4"/>
      </w:pPr>
      <w:r>
        <w:t xml:space="preserve">Common coding-agent platforms</w:t>
      </w:r>
    </w:p>
    <w:p>
      <w:pPr>
        <w:pStyle w:val="FirstParagraph"/>
      </w:pPr>
      <w:r>
        <w:t xml:space="preserve">The following catalog is a starting point rather than an endorsement: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Primary surface</w:t>
            </w:r>
          </w:p>
        </w:tc>
        <w:tc>
          <w:tcPr/>
          <w:p>
            <w:pPr>
              <w:pStyle w:val="Compact"/>
            </w:pPr>
            <w:r>
              <w:t xml:space="preserve">Typical repository workflow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GitHub Copilot coding agent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GitHub issues and pull requests</w:t>
            </w:r>
          </w:p>
        </w:tc>
        <w:tc>
          <w:tcPr/>
          <w:p>
            <w:pPr>
              <w:pStyle w:val="Compact"/>
            </w:pPr>
            <w:r>
              <w:t xml:space="preserve">Assign an issue; review the resulting pull request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OpenAI Codex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Cloud tasks, app, and command line</w:t>
            </w:r>
          </w:p>
        </w:tc>
        <w:tc>
          <w:tcPr/>
          <w:p>
            <w:pPr>
              <w:pStyle w:val="Compact"/>
            </w:pPr>
            <w:r>
              <w:t xml:space="preserve">Delegate a task in an isolated environment or work locally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Google Jules</w:t>
              </w:r>
            </w:hyperlink>
            <w:r>
              <w:t xml:space="preserve"> </w:t>
            </w:r>
            <w:r>
              <w:t xml:space="preserve">(Google 2026d)</w:t>
            </w:r>
          </w:p>
        </w:tc>
        <w:tc>
          <w:tcPr/>
          <w:p>
            <w:pPr>
              <w:pStyle w:val="Compact"/>
            </w:pPr>
            <w:r>
              <w:t xml:space="preserve">Cloud coding agent</w:t>
            </w:r>
          </w:p>
        </w:tc>
        <w:tc>
          <w:tcPr/>
          <w:p>
            <w:pPr>
              <w:pStyle w:val="Compact"/>
            </w:pPr>
            <w:r>
              <w:t xml:space="preserve">Connect a repository and review the proposed changes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Google Antigravity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platform</w:t>
            </w:r>
          </w:p>
        </w:tc>
        <w:tc>
          <w:tcPr/>
          <w:p>
            <w:pPr>
              <w:pStyle w:val="Compact"/>
            </w:pPr>
            <w:r>
              <w:t xml:space="preserve">Coordinate coding tasks in a managed development workspace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Claude Code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Terminal, IDE, and cloud</w:t>
            </w:r>
          </w:p>
        </w:tc>
        <w:tc>
          <w:tcPr/>
          <w:p>
            <w:pPr>
              <w:pStyle w:val="Compact"/>
            </w:pPr>
            <w:r>
              <w:t xml:space="preserve">Work interactively or delegate work that returns a pull request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Gemini CLI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Inspect, edit, and test the current local checkout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Cursor</w:t>
              </w:r>
            </w:hyperlink>
            <w:r>
              <w:t xml:space="preserve"> </w:t>
            </w:r>
            <w:r>
              <w:t xml:space="preserve">(Cursor 2026)</w:t>
            </w:r>
          </w:p>
        </w:tc>
        <w:tc>
          <w:tcPr/>
          <w:p>
            <w:pPr>
              <w:pStyle w:val="Compact"/>
            </w:pPr>
            <w:r>
              <w:t xml:space="preserve">IDE and cloud agents</w:t>
            </w:r>
          </w:p>
        </w:tc>
        <w:tc>
          <w:tcPr/>
          <w:p>
            <w:pPr>
              <w:pStyle w:val="Compact"/>
            </w:pPr>
            <w:r>
              <w:t xml:space="preserve">Edit interactively with path-scoped</w:t>
            </w:r>
            <w:r>
              <w:t xml:space="preserve"> </w:t>
            </w:r>
            <w:r>
              <w:rPr>
                <w:rStyle w:val="VerbatimChar"/>
              </w:rPr>
              <w:t xml:space="preserve">.cursor/rules</w:t>
            </w:r>
            <w:r>
              <w:t xml:space="preserve"> </w:t>
            </w:r>
            <w:r>
              <w:t xml:space="preserve">context, or hand a task to a cloud agent that pushes a branch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Aider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Pair locally with explicit files and Git commits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GitKraken Kepler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environment (desktop)</w:t>
            </w:r>
          </w:p>
        </w:tc>
        <w:tc>
          <w:tcPr/>
          <w:p>
            <w:pPr>
              <w:pStyle w:val="Compact"/>
            </w:pPr>
            <w:r>
              <w:t xml:space="preserve">Start a Task from an issue, PR, or idea; run multiple agents in parallel isolated worktrees via reusable Actions; review per-branch diffs and open PRs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OpenCode</w:t>
              </w:r>
            </w:hyperlink>
            <w:r>
              <w:t xml:space="preserve"> </w:t>
            </w:r>
            <w:r>
              <w:t xml:space="preserve">(OpenCode 2026)</w:t>
            </w:r>
          </w:p>
        </w:tc>
        <w:tc>
          <w:tcPr/>
          <w:p>
            <w:pPr>
              <w:pStyle w:val="Compact"/>
            </w:pPr>
            <w:r>
              <w:t xml:space="preserve">Terminal, desktop app, and IDE extension</w:t>
            </w:r>
          </w:p>
        </w:tc>
        <w:tc>
          <w:tcPr/>
          <w:p>
            <w:pPr>
              <w:pStyle w:val="Compact"/>
            </w:pPr>
            <w:r>
              <w:t xml:space="preserve">Bring your own model provider (including local endpoints; see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connecting OpenCode to local models</w:t>
              </w:r>
            </w:hyperlink>
            <w:r>
              <w:t xml:space="preserve">) and edit the local checkout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Cline</w:t>
              </w:r>
            </w:hyperlink>
            <w:r>
              <w:t xml:space="preserve"> </w:t>
            </w:r>
            <w:r>
              <w:t xml:space="preserve">(Cline 2026)</w:t>
            </w:r>
          </w:p>
        </w:tc>
        <w:tc>
          <w:tcPr/>
          <w:p>
            <w:pPr>
              <w:pStyle w:val="Compact"/>
            </w:pPr>
            <w:r>
              <w:t xml:space="preserve">VS Code extension, CLI, and SDK</w:t>
            </w:r>
          </w:p>
        </w:tc>
        <w:tc>
          <w:tcPr/>
          <w:p>
            <w:pPr>
              <w:pStyle w:val="Compact"/>
            </w:pPr>
            <w:r>
              <w:t xml:space="preserve">Plan, then act with per-step approval; bring your own key, including Ollama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Kiro</w:t>
              </w:r>
            </w:hyperlink>
            <w:r>
              <w:t xml:space="preserve"> </w:t>
            </w:r>
            <w:r>
              <w:t xml:space="preserve">(Amazon Web Services 2026)</w:t>
            </w:r>
            <w:r>
              <w:t xml:space="preserve"> </w:t>
            </w:r>
            <w:r>
              <w:t xml:space="preserve">(AWS)</w:t>
            </w:r>
          </w:p>
        </w:tc>
        <w:tc>
          <w:tcPr/>
          <w:p>
            <w:pPr>
              <w:pStyle w:val="Compact"/>
            </w:pPr>
            <w:r>
              <w:t xml:space="preserve">IDE, CLI, web, and mobile</w:t>
            </w:r>
          </w:p>
        </w:tc>
        <w:tc>
          <w:tcPr/>
          <w:p>
            <w:pPr>
              <w:pStyle w:val="Compact"/>
            </w:pPr>
            <w:r>
              <w:t xml:space="preserve">Spec-driven tasks locally, or delegate a web task that opens a pull request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Warp</w:t>
              </w:r>
            </w:hyperlink>
            <w:r>
              <w:t xml:space="preserve"> </w:t>
            </w:r>
            <w:r>
              <w:t xml:space="preserve">(Warp 2026)</w:t>
            </w:r>
          </w:p>
        </w:tc>
        <w:tc>
          <w:tcPr/>
          <w:p>
            <w:pPr>
              <w:pStyle w:val="Compact"/>
            </w:pPr>
            <w:r>
              <w:t xml:space="preserve">Terminal app, standalone CLI, and cloud agents</w:t>
            </w:r>
          </w:p>
        </w:tc>
        <w:tc>
          <w:tcPr/>
          <w:p>
            <w:pPr>
              <w:pStyle w:val="Compact"/>
            </w:pPr>
            <w:r>
              <w:t xml:space="preserve">Approve actions locally, or trigger cloud agents from Slack, Linear, or GitHub webhooks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OpenHands</w:t>
              </w:r>
            </w:hyperlink>
            <w:r>
              <w:t xml:space="preserve"> </w:t>
            </w:r>
            <w:r>
              <w:t xml:space="preserve">(OpenHands 2026)</w:t>
            </w:r>
          </w:p>
        </w:tc>
        <w:tc>
          <w:tcPr/>
          <w:p>
            <w:pPr>
              <w:pStyle w:val="Compact"/>
            </w:pPr>
            <w:r>
              <w:t xml:space="preserve">Browser client, managed cloud, self-hosted backend, and CLI</w:t>
            </w:r>
          </w:p>
        </w:tc>
        <w:tc>
          <w:tcPr/>
          <w:p>
            <w:pPr>
              <w:pStyle w:val="Compact"/>
            </w:pPr>
            <w:r>
              <w:t xml:space="preserve">Run headless or hosted; self-host when code must stay on your infrastructure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Devin</w:t>
              </w:r>
            </w:hyperlink>
            <w:r>
              <w:t xml:space="preserve"> </w:t>
            </w:r>
            <w:r>
              <w:t xml:space="preserve">(Cognition 2026)</w:t>
            </w:r>
            <w:r>
              <w:t xml:space="preserve"> </w:t>
            </w:r>
            <w:r>
              <w:t xml:space="preserve">(Cognition)</w:t>
            </w:r>
          </w:p>
        </w:tc>
        <w:tc>
          <w:tcPr/>
          <w:p>
            <w:pPr>
              <w:pStyle w:val="Compact"/>
            </w:pPr>
            <w:r>
              <w:t xml:space="preserve">Cloud agent and desktop editor</w:t>
            </w:r>
          </w:p>
        </w:tc>
        <w:tc>
          <w:tcPr/>
          <w:p>
            <w:pPr>
              <w:pStyle w:val="Compact"/>
            </w:pPr>
            <w:r>
              <w:t xml:space="preserve">Delegate a task to an isolated cloud machine and review the pull request (see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Ollama</w:t>
              </w:r>
            </w:hyperlink>
            <w:r>
              <w:t xml:space="preserve"> </w:t>
            </w:r>
            <w:r>
              <w:t xml:space="preserve">(Ollama 2026)</w:t>
            </w:r>
          </w:p>
        </w:tc>
        <w:tc>
          <w:tcPr/>
          <w:p>
            <w:pPr>
              <w:pStyle w:val="Compact"/>
            </w:pPr>
            <w:r>
              <w:t xml:space="preserve">Local model runner (not an agent)</w:t>
            </w:r>
          </w:p>
        </w:tc>
        <w:tc>
          <w:tcPr/>
          <w:p>
            <w:pPr>
              <w:pStyle w:val="Compact"/>
            </w:pPr>
            <w:r>
              <w:t xml:space="preserve">Serve open-weight models to any of the harnesses above (see</w:t>
            </w:r>
            <w:r>
              <w:t xml:space="preserve"> </w:t>
            </w:r>
            <w:hyperlink w:anchor="sec-ai-ollama-agents">
              <w:r>
                <w:rPr>
                  <w:rStyle w:val="Hyperlink"/>
                </w:rPr>
                <w:t xml:space="preserve">Section 4.0.0.2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Kepler is not an agent itself but an orchestration layer.</w:t>
      </w:r>
      <w:r>
        <w:t xml:space="preserve"> </w:t>
      </w:r>
      <w:r>
        <w:t xml:space="preserve">It hosts agents you already use</w:t>
      </w:r>
      <w:r>
        <w:t xml:space="preserve"> </w:t>
      </w:r>
      <w:r>
        <w:t xml:space="preserve">(Claude Code, Codex, Copilot, Cursor, OpenCode)</w:t>
      </w:r>
      <w:r>
        <w:t xml:space="preserve"> </w:t>
      </w:r>
      <w:r>
        <w:t xml:space="preserve">rather than locking in one model,</w:t>
      </w:r>
      <w:r>
        <w:t xml:space="preserve"> </w:t>
      </w:r>
      <w:r>
        <w:t xml:space="preserve">and builds on a decade of GitKraken plumbing for branches, worktrees, diffs, and merges.</w:t>
      </w:r>
      <w:r>
        <w:t xml:space="preserve"> </w:t>
      </w:r>
      <w:r>
        <w:t xml:space="preserve">Where a single-agent platform handles one repo at a time,</w:t>
      </w:r>
      <w:r>
        <w:t xml:space="preserve"> </w:t>
      </w:r>
      <w:r>
        <w:t xml:space="preserve">a Kepler Task can span many repos,</w:t>
      </w:r>
      <w:r>
        <w:t xml:space="preserve"> </w:t>
      </w:r>
      <w:r>
        <w:t xml:space="preserve">and its Agent Graph visualizes every session, turn, tool call, and subagent live.</w:t>
      </w:r>
    </w:p>
    <w:bookmarkEnd w:id="34"/>
    <w:bookmarkStart w:id="38" w:name="sec-ai-platform-execution-models"/>
    <w:p>
      <w:pPr>
        <w:pStyle w:val="Heading4"/>
      </w:pPr>
      <w:r>
        <w:t xml:space="preserve">Where the agent runs</w:t>
      </w:r>
    </w:p>
    <w:p>
      <w:pPr>
        <w:pStyle w:val="FirstParagraph"/>
      </w:pPr>
      <w:r>
        <w:t xml:space="preserve">The platforms above sort into three execution models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model decides where your code is copied,</w:t>
      </w:r>
      <w:r>
        <w:t xml:space="preserve"> </w:t>
      </w:r>
      <w:r>
        <w:t xml:space="preserve">what the agent can reach,</w:t>
      </w:r>
      <w:r>
        <w:t xml:space="preserve"> </w:t>
      </w:r>
      <w:r>
        <w:t xml:space="preserve">and how its work comes back to you.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Hosted sandbox.</w:t>
      </w:r>
      <w:r>
        <w:t xml:space="preserve"> </w:t>
      </w:r>
      <w:r>
        <w:t xml:space="preserve">The vendor provisions an isolated machine,</w:t>
      </w:r>
      <w:r>
        <w:t xml:space="preserve"> </w:t>
      </w:r>
      <w:r>
        <w:t xml:space="preserve">clones the repository into it,</w:t>
      </w:r>
      <w:r>
        <w:t xml:space="preserve"> </w:t>
      </w:r>
      <w:r>
        <w:t xml:space="preserve">and returns a branch or pull request.</w:t>
      </w:r>
      <w:r>
        <w:t xml:space="preserve"> </w:t>
      </w:r>
      <w:r>
        <w:t xml:space="preserve">Jules clones the repository into a virtual machine and submits a pull request after you approve its plan</w:t>
      </w:r>
      <w:r>
        <w:t xml:space="preserve"> </w:t>
      </w:r>
      <w:r>
        <w:t xml:space="preserve">(Google 2026d)</w:t>
      </w:r>
      <w:r>
        <w:t xml:space="preserve">;</w:t>
      </w:r>
      <w:r>
        <w:t xml:space="preserve"> </w:t>
      </w:r>
      <w:r>
        <w:t xml:space="preserve">Cursor cloud agents clone from GitHub, GitLab, Azure DevOps, or Bitbucket,</w:t>
      </w:r>
      <w:r>
        <w:t xml:space="preserve"> </w:t>
      </w:r>
      <w:r>
        <w:t xml:space="preserve">work on a separate branch, and push it back</w:t>
      </w:r>
      <w:r>
        <w:t xml:space="preserve"> </w:t>
      </w:r>
      <w:r>
        <w:t xml:space="preserve">(Cursor 2026)</w:t>
      </w:r>
      <w:r>
        <w:t xml:space="preserve">;</w:t>
      </w:r>
      <w:r>
        <w:t xml:space="preserve"> </w:t>
      </w:r>
      <w:r>
        <w:t xml:space="preserve">Kiro web tasks and Warp cloud agents follow the same shape</w:t>
      </w:r>
      <w:r>
        <w:t xml:space="preserve"> </w:t>
      </w:r>
      <w:r>
        <w:t xml:space="preserve">(Amazon Web Services 2026; Warp 2026)</w:t>
      </w:r>
      <w:r>
        <w:t xml:space="preserve">,</w:t>
      </w:r>
      <w:r>
        <w:t xml:space="preserve"> </w:t>
      </w:r>
      <w:r>
        <w:t xml:space="preserve">as do the Copilot coding agent, Codex cloud tasks, Devin, and OpenHands Cloud.</w:t>
      </w:r>
      <w:r>
        <w:t xml:space="preserve"> </w:t>
      </w:r>
      <w:r>
        <w:t xml:space="preserve">Nothing runs on your machine,</w:t>
      </w:r>
      <w:r>
        <w:t xml:space="preserve"> </w:t>
      </w:r>
      <w:r>
        <w:t xml:space="preserve">so the questions are what the sandbox can reach</w:t>
      </w:r>
      <w:r>
        <w:t xml:space="preserve"> </w:t>
      </w:r>
      <w:r>
        <w:t xml:space="preserve">and whether the vendor’s retention terms suit the repository.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Local checkout.</w:t>
      </w:r>
      <w:r>
        <w:t xml:space="preserve"> </w:t>
      </w:r>
      <w:r>
        <w:t xml:space="preserve">The agent runs on your workstation against the files already there,</w:t>
      </w:r>
      <w:r>
        <w:t xml:space="preserve"> </w:t>
      </w:r>
      <w:r>
        <w:t xml:space="preserve">in a terminal (Claude Code, Codex CLI, OpenCode, Aider, Gemini CLI, Warp)</w:t>
      </w:r>
      <w:r>
        <w:t xml:space="preserve"> </w:t>
      </w:r>
      <w:r>
        <w:t xml:space="preserve">or inside an editor (Cursor, Cline, Kiro, Copilot in VS Code).</w:t>
      </w:r>
      <w:r>
        <w:t xml:space="preserve"> </w:t>
      </w:r>
      <w:r>
        <w:t xml:space="preserve">Code stays put,</w:t>
      </w:r>
      <w:r>
        <w:t xml:space="preserve"> </w:t>
      </w:r>
      <w:r>
        <w:t xml:space="preserve">and the agent inherits whatever credentials and network access your shell has,</w:t>
      </w:r>
      <w:r>
        <w:t xml:space="preserve"> </w:t>
      </w:r>
      <w:r>
        <w:t xml:space="preserve">which is why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asks for approval gates and a sandbox.</w:t>
      </w:r>
      <w:r>
        <w:t xml:space="preserve"> </w:t>
      </w:r>
      <w:r>
        <w:t xml:space="preserve">Pairing one of these with Ollama keeps the model local too</w:t>
      </w:r>
      <w:r>
        <w:t xml:space="preserve"> </w:t>
      </w:r>
      <w:r>
        <w:t xml:space="preserve">(Ollama 2026)</w:t>
      </w:r>
      <w:r>
        <w:t xml:space="preserve">,</w:t>
      </w:r>
      <w:r>
        <w:t xml:space="preserve"> </w:t>
      </w:r>
      <w:r>
        <w:t xml:space="preserve">at the cost of the hardware described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Orchestration layer.</w:t>
      </w:r>
      <w:r>
        <w:t xml:space="preserve"> </w:t>
      </w:r>
      <w:r>
        <w:t xml:space="preserve">Kepler, Kiro Crew, and the Cline Kanban surface do not add a model of their own;</w:t>
      </w:r>
      <w:r>
        <w:t xml:space="preserve"> </w:t>
      </w:r>
      <w:r>
        <w:t xml:space="preserve">they run several of the agents above in parallel worktrees or sessions</w:t>
      </w:r>
      <w:r>
        <w:t xml:space="preserve"> </w:t>
      </w:r>
      <w:r>
        <w:t xml:space="preserve">and present the results for review.</w:t>
      </w:r>
      <w:r>
        <w:t xml:space="preserve"> </w:t>
      </w:r>
      <w:r>
        <w:t xml:space="preserve">Reach for one only once a single agent is no longer the bottleneck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when orchestration helps</w:t>
        </w:r>
      </w:hyperlink>
      <w:r>
        <w:t xml:space="preserve">).</w:t>
      </w:r>
    </w:p>
    <w:p>
      <w:pPr>
        <w:pStyle w:val="FirstParagraph"/>
      </w:pPr>
      <w:r>
        <w:t xml:space="preserve">Several vendors now ship all three,</w:t>
      </w:r>
      <w:r>
        <w:t xml:space="preserve"> </w:t>
      </w:r>
      <w:r>
        <w:t xml:space="preserve">so the platform name alone no longer tells you where the code goes:</w:t>
      </w:r>
      <w:r>
        <w:t xml:space="preserve"> </w:t>
      </w:r>
      <w:r>
        <w:t xml:space="preserve">Claude Code, Codex, Cursor, Kiro, and Warp each offer a local surface and a hosted one.</w:t>
      </w:r>
      <w:r>
        <w:t xml:space="preserve"> </w:t>
      </w:r>
      <w:r>
        <w:t xml:space="preserve">Check the execution model of the specific surface you enable.</w:t>
      </w:r>
      <w:r>
        <w:t xml:space="preserve"> </w:t>
      </w:r>
      <w:r>
        <w:t xml:space="preserve">The Windsurf editor is a naming trap of the same kind:</w:t>
      </w:r>
      <w:r>
        <w:t xml:space="preserve"> </w:t>
      </w:r>
      <w:r>
        <w:rPr>
          <w:rStyle w:val="VerbatimChar"/>
        </w:rPr>
        <w:t xml:space="preserve">windsurf.com</w:t>
      </w:r>
      <w:r>
        <w:t xml:space="preserve"> </w:t>
      </w:r>
      <w:r>
        <w:t xml:space="preserve">now redirects to Devin Desktop,</w:t>
      </w:r>
      <w:r>
        <w:t xml:space="preserve"> </w:t>
      </w:r>
      <w:r>
        <w:t xml:space="preserve">Cognition’s rebranding of that editor (measured 2026-09-09; 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).</w:t>
      </w:r>
    </w:p>
    <w:p>
      <w:pPr>
        <w:pStyle w:val="BodyText"/>
      </w:pPr>
      <w:r>
        <w:t xml:space="preserve">For licensing, token-cost characteristics, and a decision table for choosing among these tools,</w:t>
      </w:r>
      <w:r>
        <w:t xml:space="preserve"> </w:t>
      </w:r>
      <w:r>
        <w:t xml:space="preserve">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;</w:t>
      </w:r>
      <w:r>
        <w:t xml:space="preserve"> </w:t>
      </w:r>
      <w:r>
        <w:t xml:space="preserve">for the open-weight and fully local end of the spectrum,</w:t>
      </w:r>
      <w:r>
        <w:t xml:space="preserve"> </w:t>
      </w:r>
      <w:r>
        <w:t xml:space="preserve">see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Before connecting any platform, check:</w:t>
      </w:r>
    </w:p>
    <w:p>
      <w:pPr>
        <w:pStyle w:val="Compact"/>
        <w:numPr>
          <w:ilvl w:val="0"/>
          <w:numId w:val="1005"/>
        </w:numPr>
      </w:pPr>
      <w:r>
        <w:t xml:space="preserve">whether code runs locally or in a vendor-managed environment;</w:t>
      </w:r>
    </w:p>
    <w:p>
      <w:pPr>
        <w:pStyle w:val="Compact"/>
        <w:numPr>
          <w:ilvl w:val="0"/>
          <w:numId w:val="1005"/>
        </w:numPr>
      </w:pPr>
      <w:r>
        <w:t xml:space="preserve">what repository, network, secret, and tool permissions it receives;</w:t>
      </w:r>
    </w:p>
    <w:p>
      <w:pPr>
        <w:pStyle w:val="Compact"/>
        <w:numPr>
          <w:ilvl w:val="0"/>
          <w:numId w:val="1005"/>
        </w:numPr>
      </w:pPr>
      <w:r>
        <w:t xml:space="preserve">whether changes arrive as a reviewable branch or pull request;</w:t>
      </w:r>
    </w:p>
    <w:p>
      <w:pPr>
        <w:pStyle w:val="Compact"/>
        <w:numPr>
          <w:ilvl w:val="0"/>
          <w:numId w:val="1005"/>
        </w:numPr>
      </w:pPr>
      <w:r>
        <w:t xml:space="preserve">which model providers and billing arrangements are supported; and</w:t>
      </w:r>
    </w:p>
    <w:p>
      <w:pPr>
        <w:pStyle w:val="Compact"/>
        <w:numPr>
          <w:ilvl w:val="0"/>
          <w:numId w:val="1005"/>
        </w:numPr>
      </w:pPr>
      <w:r>
        <w:t xml:space="preserve">whether your organization can retain the required audit trail.</w:t>
      </w:r>
    </w:p>
    <w:p>
      <w:pPr>
        <w:pStyle w:val="FirstParagraph"/>
      </w:pPr>
      <w:r>
        <w:t xml:space="preserve">Platform capabilities and commercial terms change quickly. Confirm current</w:t>
      </w:r>
      <w:r>
        <w:t xml:space="preserve"> </w:t>
      </w:r>
      <w:r>
        <w:t xml:space="preserve">details in the linked official documentation before adopting one.</w:t>
      </w:r>
    </w:p>
    <w:p>
      <w:pPr>
        <w:pStyle w:val="BodyText"/>
      </w:pPr>
      <w:r>
        <w:t xml:space="preserve">A separate category — named, persistent teammates with their own</w:t>
      </w:r>
      <w:r>
        <w:t xml:space="preserve"> </w:t>
      </w:r>
      <w:r>
        <w:t xml:space="preserve">browser-and-shell computer, rather than a repository checkout —</w:t>
      </w:r>
      <w:r>
        <w:t xml:space="preserve"> </w:t>
      </w:r>
      <w:r>
        <w:t xml:space="preserve">is reviewed in</w:t>
      </w:r>
      <w:r>
        <w:t xml:space="preserve"> </w:t>
      </w:r>
      <w:hyperlink r:id="rId37">
        <w:r>
          <w:rPr>
            <w:rStyle w:val="Hyperlink"/>
          </w:rPr>
          <w:t xml:space="preserve">Grok Bot and Alternatives</w:t>
        </w:r>
      </w:hyperlink>
      <w:r>
        <w:t xml:space="preserve">.</w:t>
      </w:r>
      <w:r>
        <w:t xml:space="preserve"> </w:t>
      </w:r>
      <w:r>
        <w:t xml:space="preserve">Those products do not replace the platforms above.</w:t>
      </w:r>
    </w:p>
    <w:bookmarkEnd w:id="38"/>
    <w:bookmarkEnd w:id="39"/>
    <w:bookmarkStart w:id="48" w:name="sec-ai-catalog-coding-agents"/>
    <w:p>
      <w:pPr>
        <w:pStyle w:val="Heading1"/>
      </w:pPr>
      <w:r>
        <w:t xml:space="preserve">4. Catalog and Comparison of Coding Agents</w:t>
      </w:r>
    </w:p>
    <w:p>
      <w:pPr>
        <w:pStyle w:val="FirstParagraph"/>
      </w:pPr>
      <w:r>
        <w:t xml:space="preserve">The coding agent ecosystem encompasses a spectrum of architectures ranging</w:t>
      </w:r>
      <w:r>
        <w:t xml:space="preserve"> </w:t>
      </w:r>
      <w:r>
        <w:t xml:space="preserve">from proprietary cloud-managed assistants to fully autonomous, open-weight</w:t>
      </w:r>
      <w:r>
        <w:t xml:space="preserve"> </w:t>
      </w:r>
      <w:r>
        <w:t xml:space="preserve">local harnesses (measured 2026-09-01; see</w:t>
      </w:r>
      <w:r>
        <w:t xml:space="preserve"> </w:t>
      </w:r>
      <w:hyperlink w:anchor="sec-ai-coding-agent-platforms">
        <w:r>
          <w:rPr>
            <w:rStyle w:val="Hyperlink"/>
          </w:rPr>
          <w:t xml:space="preserve">Section 3</w:t>
        </w:r>
      </w:hyperlink>
      <w:r>
        <w:t xml:space="preserve"> </w:t>
      </w:r>
      <w:r>
        <w:t xml:space="preserve">for platform overviews).</w:t>
      </w:r>
      <w:r>
        <w:t xml:space="preserve"> </w:t>
      </w:r>
      <w:r>
        <w:t xml:space="preserve">Choosing an agent architecture requires evaluating autonomy, privacy,</w:t>
      </w:r>
      <w:r>
        <w:t xml:space="preserve"> </w:t>
      </w:r>
      <w:r>
        <w:t xml:space="preserve">tool integration, and hardware constraints.</w:t>
      </w:r>
    </w:p>
    <w:bookmarkStart w:id="41" w:name="sec-ai-hermes-agent"/>
    <w:p>
      <w:pPr>
        <w:pStyle w:val="Heading4"/>
      </w:pPr>
      <w:r>
        <w:t xml:space="preserve">Autonomous Open-Weight Agents: Hermes Agent</w:t>
      </w:r>
    </w:p>
    <w:p>
      <w:pPr>
        <w:pStyle w:val="FirstParagraph"/>
      </w:pPr>
      <w:hyperlink r:id="rId40">
        <w:r>
          <w:rPr>
            <w:rStyle w:val="Hyperlink"/>
            <w:b/>
            <w:bCs/>
          </w:rPr>
          <w:t xml:space="preserve">Hermes Agent</w:t>
        </w:r>
      </w:hyperlink>
      <w:r>
        <w:t xml:space="preserve"> </w:t>
      </w:r>
      <w:r>
        <w:t xml:space="preserve">(developed by Nous Research)</w:t>
      </w:r>
      <w:r>
        <w:t xml:space="preserve"> </w:t>
      </w:r>
      <w:r>
        <w:t xml:space="preserve">is an autonomous agent harness built around the Hermes series of open-weight models</w:t>
      </w:r>
      <w:r>
        <w:t xml:space="preserve"> </w:t>
      </w:r>
      <w:r>
        <w:t xml:space="preserve">(such as Hermes 3).</w:t>
      </w:r>
      <w:r>
        <w:t xml:space="preserve"> </w:t>
      </w:r>
      <w:r>
        <w:t xml:space="preserve">Unlike simple completion models, Hermes Agent specializes in structured function calling,</w:t>
      </w:r>
      <w:r>
        <w:t xml:space="preserve"> </w:t>
      </w:r>
      <w:r>
        <w:t xml:space="preserve">multi-step tool execution, and reflective task planning.</w:t>
      </w:r>
      <w:r>
        <w:t xml:space="preserve"> </w:t>
      </w:r>
      <w:r>
        <w:t xml:space="preserve">Key capabilities include: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Structured Tool Calling</w:t>
      </w:r>
      <w:r>
        <w:t xml:space="preserve">:</w:t>
      </w:r>
      <w:r>
        <w:t xml:space="preserve"> </w:t>
      </w:r>
      <w:r>
        <w:t xml:space="preserve">Native support for JSON schema function calling, enabling reliable invocation</w:t>
      </w:r>
      <w:r>
        <w:t xml:space="preserve"> </w:t>
      </w:r>
      <w:r>
        <w:t xml:space="preserve">of compilers, test runners, and file system manipulators.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Multi-Turn Reasoning &amp; Reflection</w:t>
      </w:r>
      <w:r>
        <w:t xml:space="preserve">:</w:t>
      </w:r>
      <w:r>
        <w:t xml:space="preserve"> </w:t>
      </w:r>
      <w:r>
        <w:t xml:space="preserve">Iterative planning loops that inspect tool execution outputs, handle runtime errors,</w:t>
      </w:r>
      <w:r>
        <w:t xml:space="preserve"> </w:t>
      </w:r>
      <w:r>
        <w:t xml:space="preserve">and backtrack when encountering obstacles.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Deployment Flexibility</w:t>
      </w:r>
      <w:r>
        <w:t xml:space="preserve">:</w:t>
      </w:r>
      <w:r>
        <w:t xml:space="preserve"> </w:t>
      </w:r>
      <w:r>
        <w:t xml:space="preserve">Can execute against self-hosted open-weight model instances (via vLLM, Ollama,</w:t>
      </w:r>
      <w:r>
        <w:t xml:space="preserve"> </w:t>
      </w:r>
      <w:r>
        <w:t xml:space="preserve">or TensorRT-LLM) as well as hosted API endpoints.</w:t>
      </w:r>
    </w:p>
    <w:bookmarkEnd w:id="41"/>
    <w:bookmarkStart w:id="45" w:name="sec-ai-ollama-agents"/>
    <w:p>
      <w:pPr>
        <w:pStyle w:val="Heading4"/>
      </w:pPr>
      <w:r>
        <w:t xml:space="preserve">Local Coding Agents with Ollama</w:t>
      </w:r>
    </w:p>
    <w:p>
      <w:pPr>
        <w:pStyle w:val="FirstParagraph"/>
      </w:pPr>
      <w:r>
        <w:t xml:space="preserve">For air-gapped environments, strict data privacy requirements, or zero-marginal-cost</w:t>
      </w:r>
      <w:r>
        <w:t xml:space="preserve"> </w:t>
      </w:r>
      <w:r>
        <w:t xml:space="preserve">development, developers pair local model runners like</w:t>
      </w:r>
      <w:r>
        <w:t xml:space="preserve"> </w:t>
      </w:r>
      <w:hyperlink r:id="rId33">
        <w:r>
          <w:rPr>
            <w:rStyle w:val="Hyperlink"/>
            <w:b/>
            <w:bCs/>
          </w:rPr>
          <w:t xml:space="preserve">Ollama</w:t>
        </w:r>
      </w:hyperlink>
      <w:r>
        <w:t xml:space="preserve"> </w:t>
      </w:r>
      <w:r>
        <w:t xml:space="preserve">with dedicated agent harnesses (detailed setup and hardware sizing are covered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Terminal Orchestrators</w:t>
      </w:r>
      <w:r>
        <w:t xml:space="preserve">:</w:t>
      </w:r>
      <w:r>
        <w:t xml:space="preserve"> </w:t>
      </w:r>
      <w:r>
        <w:t xml:space="preserve">Harnesses like</w:t>
      </w:r>
      <w:r>
        <w:t xml:space="preserve"> </w:t>
      </w:r>
      <w:hyperlink r:id="rId25">
        <w:r>
          <w:rPr>
            <w:rStyle w:val="Hyperlink"/>
            <w:b/>
            <w:bCs/>
          </w:rPr>
          <w:t xml:space="preserve">OpenCode</w:t>
        </w:r>
      </w:hyperlink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Aider</w:t>
        </w:r>
      </w:hyperlink>
      <w:r>
        <w:t xml:space="preserve">, and</w:t>
      </w:r>
      <w:r>
        <w:t xml:space="preserve"> </w:t>
      </w:r>
      <w:hyperlink r:id="rId42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 OpenDevin) connect directly to Ollama endpoints running open-weight</w:t>
      </w:r>
      <w:r>
        <w:t xml:space="preserve"> </w:t>
      </w:r>
      <w:r>
        <w:t xml:space="preserve">coding models (such as</w:t>
      </w:r>
      <w:r>
        <w:t xml:space="preserve"> </w:t>
      </w:r>
      <w:r>
        <w:rPr>
          <w:rStyle w:val="VerbatimChar"/>
        </w:rPr>
        <w:t xml:space="preserve">Qwen2.5-Coder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DeepSeek-Coder-V2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Llama 3.3</w:t>
      </w:r>
      <w:r>
        <w:t xml:space="preserve">),</w:t>
      </w:r>
      <w:r>
        <w:t xml:space="preserve"> </w:t>
      </w:r>
      <w:r>
        <w:t xml:space="preserve">managing git commits, multi-file edits, and automated test-and-repair loops.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Editor Integrations</w:t>
      </w:r>
      <w:r>
        <w:t xml:space="preserve">:</w:t>
      </w:r>
      <w:r>
        <w:t xml:space="preserve"> </w:t>
      </w:r>
      <w:r>
        <w:t xml:space="preserve">Extensions such as</w:t>
      </w:r>
      <w:r>
        <w:t xml:space="preserve"> </w:t>
      </w:r>
      <w:hyperlink r:id="rId43">
        <w:r>
          <w:rPr>
            <w:rStyle w:val="Hyperlink"/>
            <w:b/>
            <w:bCs/>
          </w:rPr>
          <w:t xml:space="preserve">Continue</w:t>
        </w:r>
      </w:hyperlink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  <w:b/>
            <w:bCs/>
          </w:rPr>
          <w:t xml:space="preserve">CodeCompanion</w:t>
        </w:r>
      </w:hyperlink>
      <w:r>
        <w:t xml:space="preserve"> </w:t>
      </w:r>
      <w:r>
        <w:t xml:space="preserve">embed local Ollama models directly into VS Code, JetBrains IDEs, and Neovim,</w:t>
      </w:r>
      <w:r>
        <w:t xml:space="preserve"> </w:t>
      </w:r>
      <w:r>
        <w:t xml:space="preserve">providing inline autocompletion and interactive chat without transmitting code to cloud APIs.</w:t>
      </w:r>
    </w:p>
    <w:bookmarkEnd w:id="45"/>
    <w:bookmarkStart w:id="46" w:name="X4c96f637a50af3425dad78be448b14e18004e9e"/>
    <w:p>
      <w:pPr>
        <w:pStyle w:val="Heading4"/>
      </w:pPr>
      <w:r>
        <w:t xml:space="preserve">Comparative Taxonomy of Coding Agent Architectures</w:t>
      </w:r>
    </w:p>
    <w:p>
      <w:pPr>
        <w:pStyle w:val="FirstParagraph"/>
      </w:pPr>
      <w:r>
        <w:t xml:space="preserve">The following table compares the primary paradigms across the coding agent landscape: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Cloud Frontier Agents (Antigravity, Claude Code)</w:t>
            </w:r>
          </w:p>
        </w:tc>
        <w:tc>
          <w:tcPr/>
          <w:p>
            <w:pPr>
              <w:pStyle w:val="Compact"/>
            </w:pPr>
            <w:r>
              <w:t xml:space="preserve">Autonomous Open-Weight (Hermes Agent, OpenHands)</w:t>
            </w:r>
          </w:p>
        </w:tc>
        <w:tc>
          <w:tcPr/>
          <w:p>
            <w:pPr>
              <w:pStyle w:val="Compact"/>
            </w:pPr>
            <w:r>
              <w:t xml:space="preserve">Local Editor Assistants (Continue + Ollama)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Deployment</w:t>
            </w:r>
          </w:p>
        </w:tc>
        <w:tc>
          <w:tcPr/>
          <w:p>
            <w:pPr>
              <w:pStyle w:val="Compact"/>
            </w:pPr>
            <w:r>
              <w:t xml:space="preserve">Cloud-hosted frontier API</w:t>
            </w:r>
          </w:p>
        </w:tc>
        <w:tc>
          <w:tcPr/>
          <w:p>
            <w:pPr>
              <w:pStyle w:val="Compact"/>
            </w:pPr>
            <w:r>
              <w:t xml:space="preserve">Self-hosted or local server</w:t>
            </w:r>
          </w:p>
        </w:tc>
        <w:tc>
          <w:tcPr/>
          <w:p>
            <w:pPr>
              <w:pStyle w:val="Compact"/>
            </w:pPr>
            <w:r>
              <w:t xml:space="preserve">Local workstation (Ollama or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Autonomy Level</w:t>
            </w:r>
          </w:p>
        </w:tc>
        <w:tc>
          <w:tcPr/>
          <w:p>
            <w:pPr>
              <w:pStyle w:val="Compact"/>
            </w:pPr>
            <w:r>
              <w:t xml:space="preserve">Semi-autonomous to fully autonomous</w:t>
            </w:r>
          </w:p>
        </w:tc>
        <w:tc>
          <w:tcPr/>
          <w:p>
            <w:pPr>
              <w:pStyle w:val="Compact"/>
            </w:pPr>
            <w:r>
              <w:t xml:space="preserve">High multi-turn autonomy</w:t>
            </w:r>
          </w:p>
        </w:tc>
        <w:tc>
          <w:tcPr/>
          <w:p>
            <w:pPr>
              <w:pStyle w:val="Compact"/>
            </w:pPr>
            <w:r>
              <w:t xml:space="preserve">Interactive / inline assistance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&amp; Air-Gap</w:t>
            </w:r>
          </w:p>
        </w:tc>
        <w:tc>
          <w:tcPr/>
          <w:p>
            <w:pPr>
              <w:pStyle w:val="Compact"/>
            </w:pPr>
            <w:r>
              <w:t xml:space="preserve">Cloud-dependent (enterprise VPC optional)</w:t>
            </w:r>
          </w:p>
        </w:tc>
        <w:tc>
          <w:tcPr/>
          <w:p>
            <w:pPr>
              <w:pStyle w:val="Compact"/>
            </w:pPr>
            <w:r>
              <w:t xml:space="preserve">Fully air-gapped</w:t>
            </w:r>
          </w:p>
        </w:tc>
        <w:tc>
          <w:tcPr/>
          <w:p>
            <w:pPr>
              <w:pStyle w:val="Compact"/>
            </w:pPr>
            <w:r>
              <w:t xml:space="preserve">100% offline &amp;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Integration</w:t>
            </w:r>
          </w:p>
        </w:tc>
        <w:tc>
          <w:tcPr/>
          <w:p>
            <w:pPr>
              <w:pStyle w:val="Compact"/>
            </w:pPr>
            <w:r>
              <w:t xml:space="preserve">MCP, terminal, browser, subagents</w:t>
            </w:r>
          </w:p>
        </w:tc>
        <w:tc>
          <w:tcPr/>
          <w:p>
            <w:pPr>
              <w:pStyle w:val="Compact"/>
            </w:pPr>
            <w:r>
              <w:t xml:space="preserve">Bash execution, custom APIs</w:t>
            </w:r>
          </w:p>
        </w:tc>
        <w:tc>
          <w:tcPr/>
          <w:p>
            <w:pPr>
              <w:pStyle w:val="Compact"/>
            </w:pPr>
            <w:r>
              <w:t xml:space="preserve">LSP, editor buffer manipulation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Requirements</w:t>
            </w:r>
          </w:p>
        </w:tc>
        <w:tc>
          <w:tcPr/>
          <w:p>
            <w:pPr>
              <w:pStyle w:val="Compact"/>
            </w:pPr>
            <w:r>
              <w:t xml:space="preserve">Minimal client hardware (network only)</w:t>
            </w:r>
          </w:p>
        </w:tc>
        <w:tc>
          <w:tcPr/>
          <w:p>
            <w:pPr>
              <w:pStyle w:val="Compact"/>
            </w:pPr>
            <w:r>
              <w:t xml:space="preserve">High local GPU/VRAM (16GB-64GB+)</w:t>
            </w:r>
          </w:p>
        </w:tc>
        <w:tc>
          <w:tcPr/>
          <w:p>
            <w:pPr>
              <w:pStyle w:val="Compact"/>
            </w:pPr>
            <w:r>
              <w:t xml:space="preserve">Moderate to high GPU/VRAM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Reasoning Capacity</w:t>
            </w:r>
          </w:p>
        </w:tc>
        <w:tc>
          <w:tcPr/>
          <w:p>
            <w:pPr>
              <w:pStyle w:val="Compact"/>
            </w:pPr>
            <w:r>
              <w:t xml:space="preserve">Frontier reasoning &amp; large context</w:t>
            </w:r>
          </w:p>
        </w:tc>
        <w:tc>
          <w:tcPr/>
          <w:p>
            <w:pPr>
              <w:pStyle w:val="Compact"/>
            </w:pPr>
            <w:r>
              <w:t xml:space="preserve">Strong domain code reasoning</w:t>
            </w:r>
          </w:p>
        </w:tc>
        <w:tc>
          <w:tcPr/>
          <w:p>
            <w:pPr>
              <w:pStyle w:val="Compact"/>
            </w:pPr>
            <w:r>
              <w:t xml:space="preserve">Bounded single-file reasoning</w:t>
            </w:r>
          </w:p>
        </w:tc>
      </w:tr>
    </w:tbl>
    <w:bookmarkEnd w:id="46"/>
    <w:bookmarkStart w:id="47" w:name="Xeb53e93ecddb374ec64ec3fc9a86fdfd839d73a"/>
    <w:p>
      <w:pPr>
        <w:pStyle w:val="Heading4"/>
      </w:pPr>
      <w:r>
        <w:t xml:space="preserve">Trade-offs: Cloud Frontier vs. Local Open-Weight</w:t>
      </w:r>
    </w:p>
    <w:p>
      <w:pPr>
        <w:pStyle w:val="FirstParagraph"/>
      </w:pPr>
      <w:r>
        <w:t xml:space="preserve">When deciding between cloud frontier agents and local open-weight deployments: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Complex Multi-File Refactoring</w:t>
      </w:r>
      <w:r>
        <w:t xml:space="preserve">:</w:t>
      </w:r>
      <w:r>
        <w:t xml:space="preserve"> </w:t>
      </w:r>
      <w:r>
        <w:t xml:space="preserve">Cloud frontier models (such as Claude Sonnet 4.5 or Gemini 3 Pro) currently</w:t>
      </w:r>
      <w:r>
        <w:t xml:space="preserve"> </w:t>
      </w:r>
      <w:r>
        <w:t xml:space="preserve">maintain higher coherence across large, 50+ file refactors and architectural redesigns.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Confidentiality and Compliance</w:t>
      </w:r>
      <w:r>
        <w:t xml:space="preserve">:</w:t>
      </w:r>
      <w:r>
        <w:t xml:space="preserve"> </w:t>
      </w:r>
      <w:r>
        <w:t xml:space="preserve">For proprietary codebases with strict regulatory constraints (HIPAA, defense,</w:t>
      </w:r>
      <w:r>
        <w:t xml:space="preserve"> </w:t>
      </w:r>
      <w:r>
        <w:t xml:space="preserve">or sensitive enterprise IP), local agents powered by Ollama and Hermes Agent</w:t>
      </w:r>
      <w:r>
        <w:t xml:space="preserve"> </w:t>
      </w:r>
      <w:r>
        <w:t xml:space="preserve">ensure that source code never leaves on-premises hardware (see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Cost Predictability</w:t>
      </w:r>
      <w:r>
        <w:t xml:space="preserve">:</w:t>
      </w:r>
      <w:r>
        <w:t xml:space="preserve"> </w:t>
      </w:r>
      <w:r>
        <w:t xml:space="preserve">Local open-weight harnesses incur fixed hardware capital expense but zero marginal token costs,</w:t>
      </w:r>
      <w:r>
        <w:t xml:space="preserve"> </w:t>
      </w:r>
      <w:r>
        <w:t xml:space="preserve">making them attractive for high-volume automated test-and-repair loops.</w:t>
      </w:r>
    </w:p>
    <w:bookmarkEnd w:id="47"/>
    <w:bookmarkEnd w:id="48"/>
    <w:bookmarkStart w:id="92" w:name="sec-ai-guidance-sources"/>
    <w:p>
      <w:pPr>
        <w:pStyle w:val="Heading1"/>
      </w:pPr>
      <w:r>
        <w:t xml:space="preserve">5. Where Current Practice Is Discussed: Reddit Communities</w:t>
      </w:r>
    </w:p>
    <w:p>
      <w:pPr>
        <w:pStyle w:val="FirstParagraph"/>
      </w:pPr>
      <w:r>
        <w:t xml:space="preserve">The practice of working with AI agents changes faster than any static page (these notes included) can track.</w:t>
      </w:r>
      <w:r>
        <w:t xml:space="preserve"> </w:t>
      </w:r>
      <w:r>
        <w:t xml:space="preserve">Much of the current guidance circulates as forum discussion:</w:t>
      </w:r>
      <w:r>
        <w:t xml:space="preserve"> </w:t>
      </w:r>
      <w:r>
        <w:t xml:space="preserve">tool comparisons, configuration recipes, failure reports, and launch announcements.</w:t>
      </w:r>
      <w:r>
        <w:t xml:space="preserve"> </w:t>
      </w:r>
      <w:r>
        <w:t xml:space="preserve">This section catalogs the Reddit communities where that discussion concentrates,</w:t>
      </w:r>
      <w:r>
        <w:t xml:space="preserve"> </w:t>
      </w:r>
      <w:r>
        <w:t xml:space="preserve">grouped by what they are for,</w:t>
      </w:r>
      <w:r>
        <w:t xml:space="preserve"> </w:t>
      </w:r>
      <w:r>
        <w:t xml:space="preserve">so you know where to look when a page here has gone stale.</w:t>
      </w:r>
      <w:r>
        <w:t xml:space="preserve"> </w:t>
      </w:r>
      <w:r>
        <w:t xml:space="preserve">This section covers Reddit only:</w:t>
      </w:r>
      <w:r>
        <w:t xml:space="preserve"> </w:t>
      </w:r>
      <w:r>
        <w:t xml:space="preserve">vendor documentation, project issue trackers, and the papers behind a technique are cited where the chapters use them,</w:t>
      </w:r>
      <w:r>
        <w:t xml:space="preserve"> </w:t>
      </w:r>
      <w:r>
        <w:t xml:space="preserve">and the forum layer had no index here until this section.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Counts and characterizations are snapshots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member counts and the one-line characterizations in these tables are approximate and dated.</w:t>
            </w:r>
            <w:r>
              <w:t xml:space="preserve"> </w:t>
            </w:r>
            <w:r>
              <w:t xml:space="preserve">They come from a directory compiled in August 2026</w:t>
            </w:r>
            <w:r>
              <w:t xml:space="preserve"> </w:t>
            </w:r>
            <w:r>
              <w:t xml:space="preserve">(</w:t>
            </w:r>
            <w:hyperlink r:id="rId52">
              <w:r>
                <w:rPr>
                  <w:rStyle w:val="Hyperlink"/>
                </w:rPr>
                <w:t xml:space="preserve">issue #94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from third-party trackers (Prowlo, GummySearch, usefulai.com, and ReddTrends),</w:t>
            </w:r>
            <w:r>
              <w:t xml:space="preserve"> </w:t>
            </w:r>
            <w:r>
              <w:t xml:space="preserve">which disagree with each other by tens of percent for the same community depending on crawl date.</w:t>
            </w:r>
            <w:r>
              <w:t xml:space="preserve"> </w:t>
            </w:r>
            <w:r>
              <w:t xml:space="preserve">GummySearch stopped accepting new signups or renewals after 2025-11-30,</w:t>
            </w:r>
            <w:r>
              <w:t xml:space="preserve"> </w:t>
            </w:r>
            <w:r>
              <w:t xml:space="preserve">so some cells it supplies reflect older snapshots.</w:t>
            </w:r>
            <w:r>
              <w:t xml:space="preserve"> </w:t>
            </w:r>
            <w:r>
              <w:t xml:space="preserve">Reddit stopped showing member totals on community pages in late 2025,</w:t>
            </w:r>
            <w:r>
              <w:t xml:space="preserve"> </w:t>
            </w:r>
            <w:r>
              <w:t xml:space="preserve">so a figure cannot be checked against the page itself.</w:t>
            </w:r>
            <w:r>
              <w:t xml:space="preserve"> </w:t>
            </w:r>
            <w:r>
              <w:t xml:space="preserve">Read the counts as orders of magnitude,</w:t>
            </w:r>
            <w:r>
              <w:t xml:space="preserve"> </w:t>
            </w:r>
            <w:r>
              <w:t xml:space="preserve">and when precision matters use a tracker that reads the official Reddit API (ReddTrends is one).</w:t>
            </w:r>
          </w:p>
          <w:p/>
        </w:tc>
      </w:tr>
    </w:tbl>
    <w:bookmarkStart w:id="58" w:name="dedicated-to-ai-agents"/>
    <w:p>
      <w:pPr>
        <w:pStyle w:val="Heading4"/>
      </w:pPr>
      <w:r>
        <w:t xml:space="preserve">Dedicated to AI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tbl-guidance-sources-age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Communities dedicated to AI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3">
                    <w:r>
                      <w:rPr>
                        <w:rStyle w:val="Hyperlink"/>
                      </w:rPr>
                      <w:t xml:space="preserve">r/AI_Agents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~425k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dedicated community: building and deploying LLM-based agents, framework comparisons, showcases, and launches. One marketing tracker describes it as roughly doubling over the preceding year.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4">
                    <w:r>
                      <w:rPr>
                        <w:rStyle w:val="Hyperlink"/>
                      </w:rPr>
                      <w:t xml:space="preserve">r/aiagents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separate community (no underscore) focused on tools, stack recommendations, and business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5">
                    <w:r>
                      <w:rPr>
                        <w:rStyle w:val="Hyperlink"/>
                      </w:rPr>
                      <w:t xml:space="preserve">r/AgentsOfAI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~98k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Showcase-friendly; known for its</w:t>
                  </w:r>
                  <w:r>
                    <w:t xml:space="preserve"> </w:t>
                  </w:r>
                  <w:r>
                    <w:t xml:space="preserve">“I Made This”</w:t>
                  </w:r>
                  <w:r>
                    <w:t xml:space="preserve"> </w:t>
                  </w:r>
                  <w:r>
                    <w:t xml:space="preserve">flair.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6">
                    <w:r>
                      <w:rPr>
                        <w:rStyle w:val="Hyperlink"/>
                      </w:rPr>
                      <w:t xml:space="preserve">r/automation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Workflow automation with heavy agent crossover; not agent-only.</w:t>
                  </w:r>
                </w:p>
              </w:tc>
            </w:tr>
          </w:tbl>
          <w:bookmarkEnd w:id="57"/>
          <w:p/>
        </w:tc>
      </w:tr>
    </w:tbl>
    <w:bookmarkEnd w:id="58"/>
    <w:bookmarkStart w:id="72" w:name="frameworks-and-tools"/>
    <w:p>
      <w:pPr>
        <w:pStyle w:val="Heading4"/>
      </w:pPr>
      <w:r>
        <w:t xml:space="preserve">Frameworks and tools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tbl-guidance-sources-framework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Framework and tool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9">
                    <w:r>
                      <w:rPr>
                        <w:rStyle w:val="Hyperlink"/>
                      </w:rPr>
                      <w:t xml:space="preserve">r/LLMDevs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~161k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 discussion of LLM applications, agent architectures, memory, and MCP builds.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0">
                    <w:r>
                      <w:rPr>
                        <w:rStyle w:val="Hyperlink"/>
                      </w:rPr>
                      <w:t xml:space="preserve">r/mcp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Context Protocol; a smaller</w:t>
                  </w:r>
                  <w:r>
                    <w:t xml:space="preserve"> </w:t>
                  </w:r>
                  <w:hyperlink r:id="rId61">
                    <w:r>
                      <w:rPr>
                        <w:rStyle w:val="Hyperlink"/>
                      </w:rPr>
                      <w:t xml:space="preserve">r/modelcontextprotocol</w:t>
                    </w:r>
                  </w:hyperlink>
                  <w:r>
                    <w:t xml:space="preserve"> </w:t>
                  </w:r>
                  <w:r>
                    <w:t xml:space="preserve">(~23k) covers the same ground.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2">
                    <w:r>
                      <w:rPr>
                        <w:rStyle w:val="Hyperlink"/>
                      </w:rPr>
                      <w:t xml:space="preserve">r/LangChain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framework community; much LangGraph discussion happens here too.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3">
                    <w:r>
                      <w:rPr>
                        <w:rStyle w:val="Hyperlink"/>
                      </w:rPr>
                      <w:t xml:space="preserve">r/n8n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~220k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n8n workflow platform, with heavy agent-workflow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4">
                    <w:r>
                      <w:rPr>
                        <w:rStyle w:val="Hyperlink"/>
                      </w:rPr>
                      <w:t xml:space="preserve">r/AutoGPT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Grew out of the AutoGPT project into general agents and automation; tolerates launch posts.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5">
                    <w:r>
                      <w:rPr>
                        <w:rStyle w:val="Hyperlink"/>
                      </w:rPr>
                      <w:t xml:space="preserve">r/AutoGenAI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Microsoft’s AutoGen; small but active.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6">
                    <w:r>
                      <w:rPr>
                        <w:rStyle w:val="Hyperlink"/>
                      </w:rPr>
                      <w:t xml:space="preserve">r/crewai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~1.6k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CrewAI role-based framework.</w:t>
                  </w:r>
                </w:p>
              </w:tc>
            </w:tr>
          </w:tbl>
          <w:bookmarkEnd w:id="67"/>
          <w:p/>
        </w:tc>
      </w:tr>
    </w:tbl>
    <w:p>
      <w:pPr>
        <w:pStyle w:val="BodyText"/>
      </w:pPr>
      <w:r>
        <w:t xml:space="preserve">The framework-specific communities are much smaller than the general agent ones,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r/PydanticAI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r/LangGraph</w:t>
        </w:r>
      </w:hyperlink>
      <w:r>
        <w:t xml:space="preserve">, and</w:t>
      </w:r>
      <w:r>
        <w:t xml:space="preserve"> </w:t>
      </w:r>
      <w:hyperlink r:id="rId70">
        <w:r>
          <w:rPr>
            <w:rStyle w:val="Hyperlink"/>
          </w:rPr>
          <w:t xml:space="preserve">r/LlamaIndex</w:t>
        </w:r>
      </w:hyperlink>
      <w:r>
        <w:t xml:space="preserve"> </w:t>
      </w:r>
      <w:r>
        <w:t xml:space="preserve">exist but had no reliable counts at compilation time.</w:t>
      </w:r>
      <w:r>
        <w:t xml:space="preserve"> </w:t>
      </w:r>
      <w:r>
        <w:t xml:space="preserve">In practice, framework discussion concentrates in</w:t>
      </w:r>
      <w:r>
        <w:t xml:space="preserve"> </w:t>
      </w:r>
      <w:hyperlink r:id="rId53">
        <w:r>
          <w:rPr>
            <w:rStyle w:val="Hyperlink"/>
          </w:rPr>
          <w:t xml:space="preserve">r/AI_Agents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r/LLMDevs</w:t>
        </w:r>
      </w:hyperlink>
      <w:r>
        <w:t xml:space="preserve">, and</w:t>
      </w:r>
      <w:r>
        <w:t xml:space="preserve"> </w:t>
      </w:r>
      <w:hyperlink r:id="rId71">
        <w:r>
          <w:rPr>
            <w:rStyle w:val="Hyperlink"/>
          </w:rPr>
          <w:t xml:space="preserve">r/LocalLLaMA</w:t>
        </w:r>
      </w:hyperlink>
      <w:r>
        <w:t xml:space="preserve"> </w:t>
      </w:r>
      <w:r>
        <w:t xml:space="preserve">rather than in the niche communities.</w:t>
      </w:r>
    </w:p>
    <w:bookmarkEnd w:id="72"/>
    <w:bookmarkStart w:id="79" w:name="ai-coding-agents"/>
    <w:p>
      <w:pPr>
        <w:pStyle w:val="Heading4"/>
      </w:pPr>
      <w:r>
        <w:t xml:space="preserve">AI coding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tbl-guidance-sources-cod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AI coding-agent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3">
                    <w:r>
                      <w:rPr>
                        <w:rStyle w:val="Hyperlink"/>
                      </w:rPr>
                      <w:t xml:space="preserve">r/ClaudeCode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~253k-387k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specifically; trackers disagree widely on its size (usefulai.com listed ~253k in May 2026, while GummySearch listed ~387k).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4">
                    <w:r>
                      <w:rPr>
                        <w:rStyle w:val="Hyperlink"/>
                      </w:rPr>
                      <w:t xml:space="preserve">r/ChatGPTCoding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~383k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multi-tool coding community, where Claude Code, Cursor, Codex, and others are compared side by side.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5">
                    <w:r>
                      <w:rPr>
                        <w:rStyle w:val="Hyperlink"/>
                      </w:rPr>
                      <w:t xml:space="preserve">r/vibecoding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~343k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Building applications by directing agents; heavy Claude Code, Cursor, and Bolt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6">
                    <w:r>
                      <w:rPr>
                        <w:rStyle w:val="Hyperlink"/>
                      </w:rPr>
                      <w:t xml:space="preserve">r/VibeCodeDevs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~59k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Developers shipping real products with agents and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7">
                    <w:r>
                      <w:rPr>
                        <w:rStyle w:val="Hyperlink"/>
                      </w:rPr>
                      <w:t xml:space="preserve">r/Cursor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not verified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Cursor editor and its agent features.</w:t>
                  </w:r>
                </w:p>
              </w:tc>
            </w:tr>
          </w:tbl>
          <w:bookmarkEnd w:id="78"/>
          <w:p/>
        </w:tc>
      </w:tr>
    </w:tbl>
    <w:bookmarkEnd w:id="79"/>
    <w:bookmarkStart w:id="89" w:name="Xef31b8f150a4a6dc56aebad9f1a72caee7f269a"/>
    <w:p>
      <w:pPr>
        <w:pStyle w:val="Heading4"/>
      </w:pPr>
      <w:r>
        <w:t xml:space="preserve">General AI communities with heavy agent discussion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guidance-sources-gen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General AI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r/ChatGPT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~11.6M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applied-AI community; frequent agent and automation threads.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r/singularity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progress and futurism; skews toward hype.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r/MachineLearning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Research-grade, strictly moderated; agent papers.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r/OpenAI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~2.7M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OpenAI products, including its agent offerings.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r/ArtificialInteligence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~1.7-1.9M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community (the misspelling is the actual handle).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r/artificial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~1.3M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news and tools.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r/ClaudeAI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~1.06M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and Claude Code, with significant agentic crossover.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1">
                    <w:r>
                      <w:rPr>
                        <w:rStyle w:val="Hyperlink"/>
                      </w:rPr>
                      <w:t xml:space="preserve">r/LocalLLaMA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~800k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dominant local and open-weight model community; high signal on local agents and tooling.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7">
                    <w:r>
                      <w:rPr>
                        <w:rStyle w:val="Hyperlink"/>
                      </w:rPr>
                      <w:t xml:space="preserve">r/LocalLLM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~207k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second local-model community.</w:t>
                  </w:r>
                </w:p>
              </w:tc>
            </w:tr>
          </w:tbl>
          <w:bookmarkEnd w:id="88"/>
          <w:p/>
        </w:tc>
      </w:tr>
    </w:tbl>
    <w:bookmarkEnd w:id="89"/>
    <w:bookmarkStart w:id="91" w:name="how-to-use-this-list"/>
    <w:p>
      <w:pPr>
        <w:pStyle w:val="Heading4"/>
      </w:pPr>
      <w:r>
        <w:t xml:space="preserve">How to use this list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the broadest agent discussion</w:t>
      </w:r>
      <w:r>
        <w:t xml:space="preserve">, start with r/AI_Agents, then add r/AgentsOfAI and r/aiagents for showcases and use cases.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framework work</w:t>
      </w:r>
      <w:r>
        <w:t xml:space="preserve">, monitor r/AI_Agents, r/LLMDevs, and r/LocalLLaMA, where much of the framework discussion actually lands,</w:t>
      </w:r>
      <w:r>
        <w:t xml:space="preserve"> </w:t>
      </w:r>
      <w:r>
        <w:t xml:space="preserve">and subscribe to a framework’s own community once it reaches daily posting at a few tens of thousands of members.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coding agents</w:t>
      </w:r>
      <w:r>
        <w:t xml:space="preserve">, prioritize r/ClaudeCode and r/ChatGPTCoding,</w:t>
      </w:r>
      <w:r>
        <w:t xml:space="preserve"> </w:t>
      </w:r>
      <w:r>
        <w:t xml:space="preserve">and add r/vibecoding for the builder angle.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research and trend-spotting</w:t>
      </w:r>
      <w:r>
        <w:t xml:space="preserve">, follow r/LocalLLaMA, r/MachineLearning, and r/singularity,</w:t>
      </w:r>
      <w:r>
        <w:t xml:space="preserve"> </w:t>
      </w:r>
      <w:r>
        <w:t xml:space="preserve">filtering the last for hype.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 a community as a lead, not a source.</w:t>
      </w:r>
      <w:r>
        <w:t xml:space="preserve"> </w:t>
      </w:r>
      <w:r>
        <w:t xml:space="preserve">A forum thread is where a technique surfaces first;</w:t>
      </w:r>
      <w:r>
        <w:t xml:space="preserve"> </w:t>
      </w:r>
      <w:r>
        <w:t xml:space="preserve">verify it against the tool’s documentation before you rely on it,</w:t>
      </w:r>
      <w:r>
        <w:t xml:space="preserve"> </w:t>
      </w:r>
      <w:r>
        <w:t xml:space="preserve">in the spirit of</w:t>
      </w:r>
      <w:r>
        <w:t xml:space="preserve"> </w:t>
      </w:r>
      <w:hyperlink r:id="rId90">
        <w:r>
          <w:rPr>
            <w:rStyle w:val="Hyperlink"/>
          </w:rPr>
          <w:t xml:space="preserve">reviewing AI-generated work</w:t>
        </w:r>
      </w:hyperlink>
      <w:r>
        <w:t xml:space="preserve">.</w:t>
      </w:r>
    </w:p>
    <w:bookmarkEnd w:id="91"/>
    <w:bookmarkEnd w:id="92"/>
    <w:bookmarkStart w:id="101" w:name="X9f4c11ae04cc9485e43baf6a6309f5c2ca7049b"/>
    <w:p>
      <w:pPr>
        <w:pStyle w:val="Heading1"/>
      </w:pPr>
      <w:r>
        <w:t xml:space="preserve">6. AI Agents and the Technological Singularity</w:t>
      </w:r>
    </w:p>
    <w:p>
      <w:pPr>
        <w:pStyle w:val="FirstParagraph"/>
      </w:pPr>
      <w:r>
        <w:t xml:space="preserve">The emergence of sophisticated</w:t>
      </w:r>
      <w:r>
        <w:t xml:space="preserve"> </w:t>
      </w:r>
      <w:hyperlink r:id="rId93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has prompted discussions about whether we are witnessing</w:t>
      </w:r>
      <w:r>
        <w:t xml:space="preserve"> </w:t>
      </w:r>
      <w:r>
        <w:t xml:space="preserve">or approaching a</w:t>
      </w:r>
      <w:r>
        <w:t xml:space="preserve"> </w:t>
      </w:r>
      <w:hyperlink r:id="rId94">
        <w:r>
          <w:rPr>
            <w:rStyle w:val="Hyperlink"/>
          </w:rPr>
          <w:t xml:space="preserve">technological singularity</w:t>
        </w:r>
      </w:hyperlink>
      <w:r>
        <w:t xml:space="preserve">.</w:t>
      </w:r>
      <w:r>
        <w:t xml:space="preserve"> </w:t>
      </w:r>
      <w:r>
        <w:t xml:space="preserve">Understanding this concept helps contextualize the rapid evolution of AI tools</w:t>
      </w:r>
      <w:r>
        <w:t xml:space="preserve"> </w:t>
      </w:r>
      <w:r>
        <w:t xml:space="preserve">and our responsibility in using them.</w:t>
      </w:r>
    </w:p>
    <w:bookmarkStart w:id="95" w:name="what-is-the-technological-singularity"/>
    <w:p>
      <w:pPr>
        <w:pStyle w:val="Heading4"/>
      </w:pPr>
      <w:r>
        <w:t xml:space="preserve">What is the technological singularity?</w:t>
      </w:r>
    </w:p>
    <w:p>
      <w:pPr>
        <w:pStyle w:val="FirstParagraph"/>
      </w:pPr>
      <w:r>
        <w:t xml:space="preserve">The technological singularity is a hypothetical future point</w:t>
      </w:r>
      <w:r>
        <w:t xml:space="preserve"> </w:t>
      </w:r>
      <w:r>
        <w:t xml:space="preserve">when technological growth becomes uncontrollable and irreversible,</w:t>
      </w:r>
      <w:r>
        <w:t xml:space="preserve"> </w:t>
      </w:r>
      <w:r>
        <w:t xml:space="preserve">resulting in unforeseeable changes to human civilization.</w:t>
      </w:r>
      <w:r>
        <w:t xml:space="preserve"> </w:t>
      </w:r>
      <w:r>
        <w:t xml:space="preserve">The concept, popularized by mathematician Vernor Vinge and futurist Ray Kurzweil,</w:t>
      </w:r>
      <w:r>
        <w:t xml:space="preserve"> </w:t>
      </w:r>
      <w:r>
        <w:t xml:space="preserve">typically involves the creation of artificial superintelligence</w:t>
      </w:r>
      <w:r>
        <w:t xml:space="preserve"> </w:t>
      </w:r>
      <w:r>
        <w:t xml:space="preserve">that recursively improves itself,</w:t>
      </w:r>
      <w:r>
        <w:t xml:space="preserve"> </w:t>
      </w:r>
      <w:r>
        <w:t xml:space="preserve">leading to an intelligence explosion beyond human comprehension or control.</w:t>
      </w:r>
    </w:p>
    <w:bookmarkEnd w:id="95"/>
    <w:bookmarkStart w:id="97" w:name="X6232a8e050102ddacd6ff22d335da20b6c2adec"/>
    <w:p>
      <w:pPr>
        <w:pStyle w:val="Heading4"/>
      </w:pPr>
      <w:r>
        <w:t xml:space="preserve">Do current AI agents represent the singularity?</w:t>
      </w:r>
    </w:p>
    <w:p>
      <w:pPr>
        <w:pStyle w:val="FirstParagraph"/>
      </w:pPr>
      <w:r>
        <w:rPr>
          <w:b/>
          <w:bCs/>
        </w:rPr>
        <w:t xml:space="preserve">No, current AI coding agents (as of early 2026) do not represent the technological singularity.</w:t>
      </w:r>
    </w:p>
    <w:p>
      <w:pPr>
        <w:pStyle w:val="BodyText"/>
      </w:pPr>
      <w:r>
        <w:t xml:space="preserve">While modern AI agents demonstrate impressive capabilities,</w:t>
      </w:r>
      <w:r>
        <w:t xml:space="preserve"> </w:t>
      </w:r>
      <w:r>
        <w:t xml:space="preserve">they remain fundamentally different from the singularity scenario</w:t>
      </w:r>
      <w:r>
        <w:t xml:space="preserve"> </w:t>
      </w:r>
      <w:r>
        <w:t xml:space="preserve">in several critical ways: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Limited autonomy</w:t>
      </w:r>
      <w:r>
        <w:t xml:space="preserve">:</w:t>
      </w:r>
      <w:r>
        <w:t xml:space="preserve"> </w:t>
      </w:r>
      <w:r>
        <w:t xml:space="preserve">Today’s AI agents operate within strict boundaries and require human oversight.</w:t>
      </w:r>
      <w:r>
        <w:t xml:space="preserve"> </w:t>
      </w:r>
      <w:r>
        <w:t xml:space="preserve">They cannot recursively improve their own core architecture</w:t>
      </w:r>
      <w:r>
        <w:t xml:space="preserve"> </w:t>
      </w:r>
      <w:r>
        <w:t xml:space="preserve">or develop capabilities beyond their training.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Narrow intelligence</w:t>
      </w:r>
      <w:r>
        <w:t xml:space="preserve">:</w:t>
      </w:r>
      <w:r>
        <w:t xml:space="preserve"> </w:t>
      </w:r>
      <w:r>
        <w:t xml:space="preserve">AI coding agents are specialized tools designed for specific tasks.</w:t>
      </w:r>
      <w:r>
        <w:t xml:space="preserve"> </w:t>
      </w:r>
      <w:r>
        <w:t xml:space="preserve">They lack general intelligence,</w:t>
      </w:r>
      <w:r>
        <w:t xml:space="preserve"> </w:t>
      </w:r>
      <w:r>
        <w:t xml:space="preserve">self-awareness,</w:t>
      </w:r>
      <w:r>
        <w:t xml:space="preserve"> </w:t>
      </w:r>
      <w:r>
        <w:t xml:space="preserve">or the ability to operate outside their designed domain.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Human dependency</w:t>
      </w:r>
      <w:r>
        <w:t xml:space="preserve">:</w:t>
      </w:r>
      <w:r>
        <w:t xml:space="preserve"> </w:t>
      </w:r>
      <w:r>
        <w:t xml:space="preserve">These agents require human developers to:</w:t>
      </w:r>
      <w:r>
        <w:t xml:space="preserve"> </w:t>
      </w:r>
      <w:r>
        <w:t xml:space="preserve">review their work,</w:t>
      </w:r>
      <w:r>
        <w:t xml:space="preserve"> </w:t>
      </w:r>
      <w:r>
        <w:t xml:space="preserve">provide direction,</w:t>
      </w:r>
      <w:r>
        <w:t xml:space="preserve"> </w:t>
      </w:r>
      <w:r>
        <w:t xml:space="preserve">validate correctness,</w:t>
      </w:r>
      <w:r>
        <w:t xml:space="preserve"> </w:t>
      </w:r>
      <w:r>
        <w:t xml:space="preserve">and make final decisions about their outputs.</w:t>
      </w:r>
    </w:p>
    <w:p>
      <w:pPr>
        <w:numPr>
          <w:ilvl w:val="0"/>
          <w:numId w:val="1010"/>
        </w:numPr>
      </w:pPr>
      <w:del w:id="3" w:author="PR Preview" w:date="2026-01-01T00:00:00Z">
        <w:r>
          <w:rPr>
            <w:b/>
            <w:bCs/>
          </w:rPr>
          <w:delText xml:space="preserve">No recursive self-improvement</w:delText>
        </w:r>
      </w:del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Current AI agents cannot fundamentally redesign themselves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or create more advanced versions of themselves autonomously.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Any improvements to AI systems still require human researchers and engineers.</w:delText>
        </w:r>
      </w:del>
    </w:p>
    <w:p>
      <w:pPr>
        <w:numPr>
          <w:ilvl w:val="0"/>
          <w:numId w:val="1010"/>
        </w:numPr>
      </w:pPr>
      <w:ins w:id="11" w:author="PR Preview" w:date="2026-01-01T00:00:00Z">
        <w:r>
          <w:rPr>
            <w:b/>
            <w:bCs/>
          </w:rPr>
          <w:t xml:space="preserve">No recursive self-improvement</w:t>
        </w:r>
      </w:ins>
      <w:ins w:id="12" w:author="PR Preview" w:date="2026-01-01T00:00:00Z">
        <w:r>
          <w:t xml:space="preserve">: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Current AI agents cannot fundamentally redesign themselves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or create more advanced versions of themselves autonomously.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Any improvements to AI systems still require human researchers and engineers.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Anthropic’s</w:t>
        </w:r>
      </w:ins>
      <w:ins w:id="21" w:author="PR Preview" w:date="2026-01-01T00:00:00Z">
        <w:r>
          <w:t xml:space="preserve"> </w:t>
        </w:r>
      </w:ins>
      <w:hyperlink r:id="rId96">
        <w:ins w:id="22" w:author="PR Preview" w:date="2026-01-01T00:00:00Z">
          <w:r>
            <w:rPr>
              <w:rStyle w:val="Hyperlink"/>
            </w:rPr>
            <w:t xml:space="preserve">When AI builds itself</w:t>
          </w:r>
        </w:ins>
      </w:hyperlink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says it is not there yet,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while describing how much of its own AI development it already delegates to AI systems,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and argues that recursive self-improvement could come sooner than institutions are prepared for.</w:t>
        </w:r>
      </w:ins>
    </w:p>
    <w:p>
      <w:pPr>
        <w:numPr>
          <w:ilvl w:val="0"/>
          <w:numId w:val="1010"/>
        </w:numPr>
      </w:pPr>
      <w:r>
        <w:rPr>
          <w:b/>
          <w:bCs/>
        </w:rPr>
        <w:t xml:space="preserve">Controlled development environment</w:t>
      </w:r>
      <w:r>
        <w:t xml:space="preserve">:</w:t>
      </w:r>
      <w:r>
        <w:t xml:space="preserve"> </w:t>
      </w:r>
      <w:r>
        <w:t xml:space="preserve">AI coding agents work in sandboxed environments</w:t>
      </w:r>
      <w:r>
        <w:t xml:space="preserve"> </w:t>
      </w:r>
      <w:r>
        <w:t xml:space="preserve">with explicit permissions and constraints.</w:t>
      </w:r>
      <w:r>
        <w:t xml:space="preserve"> </w:t>
      </w:r>
      <w:r>
        <w:t xml:space="preserve">They cannot independently acquire resources,</w:t>
      </w:r>
      <w:r>
        <w:t xml:space="preserve"> </w:t>
      </w:r>
      <w:r>
        <w:t xml:space="preserve">modify their own constraints,</w:t>
      </w:r>
      <w:r>
        <w:t xml:space="preserve"> </w:t>
      </w:r>
      <w:r>
        <w:t xml:space="preserve">or operate without human authorization.</w:t>
      </w:r>
    </w:p>
    <w:bookmarkEnd w:id="97"/>
    <w:bookmarkStart w:id="98" w:name="why-this-matters-for-responsible-ai-use"/>
    <w:p>
      <w:pPr>
        <w:pStyle w:val="Heading4"/>
      </w:pPr>
      <w:r>
        <w:t xml:space="preserve">Why this matters for responsible AI use</w:t>
      </w:r>
    </w:p>
    <w:p>
      <w:pPr>
        <w:pStyle w:val="FirstParagraph"/>
      </w:pPr>
      <w:r>
        <w:t xml:space="preserve">Understanding that current AI agents are powerful but limited tools—not</w:t>
      </w:r>
      <w:r>
        <w:t xml:space="preserve"> </w:t>
      </w:r>
      <w:r>
        <w:t xml:space="preserve">autonomous superintelligences—has important implications: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Maintain appropriate skepticism</w:t>
      </w:r>
      <w:r>
        <w:t xml:space="preserve">:</w:t>
      </w:r>
      <w:r>
        <w:t xml:space="preserve"> </w:t>
      </w:r>
      <w:r>
        <w:t xml:space="preserve">AI agent outputs require the same critical review</w:t>
      </w:r>
      <w:r>
        <w:t xml:space="preserve"> </w:t>
      </w:r>
      <w:r>
        <w:t xml:space="preserve">as any other tool-generated code.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Preserve human decision-making</w:t>
      </w:r>
      <w:r>
        <w:t xml:space="preserve">:</w:t>
      </w:r>
      <w:r>
        <w:t xml:space="preserve"> </w:t>
      </w:r>
      <w:r>
        <w:t xml:space="preserve">The responsibility for code quality,</w:t>
      </w:r>
      <w:r>
        <w:t xml:space="preserve"> </w:t>
      </w:r>
      <w:r>
        <w:t xml:space="preserve">security,</w:t>
      </w:r>
      <w:r>
        <w:t xml:space="preserve"> </w:t>
      </w:r>
      <w:r>
        <w:t xml:space="preserve">and correctness remains with human developers.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Continue skill development</w:t>
      </w:r>
      <w:r>
        <w:t xml:space="preserve">:</w:t>
      </w:r>
      <w:r>
        <w:t xml:space="preserve"> </w:t>
      </w:r>
      <w:r>
        <w:t xml:space="preserve">Using AI agents should enhance rather than replace human expertise.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Stay vigilant</w:t>
      </w:r>
      <w:r>
        <w:t xml:space="preserve">:</w:t>
      </w:r>
      <w:r>
        <w:t xml:space="preserve"> </w:t>
      </w:r>
      <w:r>
        <w:t xml:space="preserve">While current agents don’t represent a singularity,</w:t>
      </w:r>
      <w:r>
        <w:t xml:space="preserve"> </w:t>
      </w:r>
      <w:r>
        <w:t xml:space="preserve">the rapid pace of AI development requires ongoing attention</w:t>
      </w:r>
      <w:r>
        <w:t xml:space="preserve"> </w:t>
      </w:r>
      <w:r>
        <w:t xml:space="preserve">to emerging capabilities and risks.</w:t>
      </w:r>
    </w:p>
    <w:p>
      <w:pPr>
        <w:pStyle w:val="FirstParagraph"/>
      </w:pPr>
      <w:r>
        <w:t xml:space="preserve">The value of AI coding agents lies in their ability</w:t>
      </w:r>
      <w:r>
        <w:t xml:space="preserve"> </w:t>
      </w:r>
      <w:r>
        <w:t xml:space="preserve">to accelerate human productivity and learning,</w:t>
      </w:r>
      <w:r>
        <w:t xml:space="preserve"> </w:t>
      </w:r>
      <w:r>
        <w:t xml:space="preserve">not in replacing human judgment or expertise.</w:t>
      </w:r>
      <w:r>
        <w:t xml:space="preserve"> </w:t>
      </w:r>
      <w:r>
        <w:t xml:space="preserve">They are sophisticated tools that augment human capabilities</w:t>
      </w:r>
      <w:r>
        <w:t xml:space="preserve"> </w:t>
      </w:r>
      <w:r>
        <w:t xml:space="preserve">while remaining under human control and oversight.</w:t>
      </w:r>
    </w:p>
    <w:bookmarkEnd w:id="98"/>
    <w:bookmarkStart w:id="100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thoughtful perspectives on AI consciousness and intelligence,</w:t>
      </w:r>
      <w:r>
        <w:t xml:space="preserve"> </w:t>
      </w:r>
      <w:r>
        <w:t xml:space="preserve">see Douglas Hofstadter’s reflections in</w:t>
      </w:r>
      <w:r>
        <w:t xml:space="preserve"> </w:t>
      </w:r>
      <w:hyperlink r:id="rId99">
        <w:r>
          <w:rPr>
            <w:rStyle w:val="Hyperlink"/>
          </w:rPr>
          <w:t xml:space="preserve">“I Thought I Was in an AI Apocalypse. Then I Started Looking Closer.”</w:t>
        </w:r>
      </w:hyperlink>
    </w:p>
    <w:bookmarkEnd w:id="100"/>
    <w:bookmarkEnd w:id="101"/>
    <w:bookmarkStart w:id="120" w:name="relative-advantages-of-ai-and-humans"/>
    <w:p>
      <w:pPr>
        <w:pStyle w:val="Heading1"/>
      </w:pPr>
      <w:r>
        <w:t xml:space="preserve">7. Relative Advantages of AI and Humans</w:t>
      </w:r>
    </w:p>
    <w:p>
      <w:pPr>
        <w:pStyle w:val="FirstParagraph"/>
      </w:pPr>
      <w:r>
        <w:t xml:space="preserve">AI coding agents and human coders have complementary strengths.</w:t>
      </w:r>
      <w:r>
        <w:t xml:space="preserve"> </w:t>
      </w:r>
      <w:r>
        <w:t xml:space="preserve">Understanding these differences helps you decide when to delegate work to agents</w:t>
      </w:r>
      <w:r>
        <w:t xml:space="preserve"> </w:t>
      </w:r>
      <w:r>
        <w:t xml:space="preserve">and when to handle tasks yourself.</w:t>
      </w:r>
    </w:p>
    <w:bookmarkStart w:id="118" w:name="Xd4b14538cacfc1a6b4e96642aaf3a62c42920b7"/>
    <w:p>
      <w:pPr>
        <w:pStyle w:val="Heading4"/>
      </w:pPr>
      <w:r>
        <w:t xml:space="preserve">Comparative Strengths: Humans vs. AI Agents</w:t>
      </w:r>
    </w:p>
    <w:p>
      <w:pPr>
        <w:pStyle w:val="FirstParagraph"/>
      </w:pPr>
      <w:hyperlink w:anchor="tbl-ai-human-comparison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the relative advantages of human coders</w:t>
      </w:r>
      <w:r>
        <w:t xml:space="preserve"> </w:t>
      </w:r>
      <w:r>
        <w:t xml:space="preserve">and AI coding agents across different types of tasks: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tbl-ai-human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Relative advantages of humans and AI coding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Task 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 😊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 🤖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Humans excel at understanding context, handling ambiguous requirements, and thinking creatively about novel problems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AI agents struggle with ambiguous requirements and creative problem-solving in unfamiliar domains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Humans make mistakes when following repetitive instructions and may introduce inconsistencies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AI agents excel at executing well-defined, repetitive tasks with precision and consistency</w:t>
                  </w:r>
                </w:p>
              </w:tc>
            </w:tr>
          </w:tbl>
          <w:bookmarkEnd w:id="102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Or, if you prefer a more visual representation: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tbl-matrix-meme-tab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Relative advantages of humans and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946796"/>
                        <wp:effectExtent b="0" l="0" r="0" t="0"/>
                        <wp:docPr descr="Happy Neo" title="" id="1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The-Matrix-Neo-Flying.png" id="1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9467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1785937"/>
                        <wp:effectExtent b="0" l="0" r="0" t="0"/>
                        <wp:docPr descr="Angry Agent Smith" title="" id="1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agent-smith-no-its-not-fair.jpg" id="1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17859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703909"/>
                        <wp:effectExtent b="0" l="0" r="0" t="0"/>
                        <wp:docPr descr="Sad Keanu" title="" id="11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sad-keanu.png" id="11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7039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143125"/>
                        <wp:effectExtent b="0" l="0" r="0" t="0"/>
                        <wp:docPr descr="Happy Agent Smith" title="" id="1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grinning-smith.png" id="1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143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bookmarkEnd w:id="115"/>
          <w:p/>
        </w:tc>
      </w:tr>
    </w:tbl>
    <w:p>
      <w:pPr>
        <w:pStyle w:val="BodyText"/>
      </w:pPr>
      <w:r>
        <w:t xml:space="preserve">This pattern mirrors the evolution of programming itself.</w:t>
      </w:r>
      <w:r>
        <w:t xml:space="preserve"> </w:t>
      </w:r>
      <w:r>
        <w:t xml:space="preserve">Just as almost no one writes machine code anymore because higher-level languages</w:t>
      </w:r>
      <w:r>
        <w:t xml:space="preserve"> </w:t>
      </w:r>
      <w:r>
        <w:t xml:space="preserve">and compilers handle those details,</w:t>
      </w:r>
      <w:r>
        <w:t xml:space="preserve"> </w:t>
      </w:r>
      <w:r>
        <w:t xml:space="preserve">most developers will increasingly spend less time writing low-level code.</w:t>
      </w:r>
      <w:r>
        <w:t xml:space="preserve"> </w:t>
      </w:r>
      <w:r>
        <w:t xml:space="preserve">Instead,</w:t>
      </w:r>
      <w:r>
        <w:t xml:space="preserve"> </w:t>
      </w:r>
      <w:r>
        <w:t xml:space="preserve">you’ll describe what the system needs to do as clearly as possible,</w:t>
      </w:r>
      <w:r>
        <w:t xml:space="preserve"> </w:t>
      </w:r>
      <w:r>
        <w:t xml:space="preserve">and AI agents will handle many of the computational and coding details.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most tasks,</w:t>
      </w:r>
      <w:r>
        <w:t xml:space="preserve"> </w:t>
      </w:r>
      <w:r>
        <w:t xml:space="preserve">you won’t need to step in and manipulate code yourself.</w:t>
      </w:r>
      <w:r>
        <w:t xml:space="preserve"> </w:t>
      </w:r>
      <w:r>
        <w:t xml:space="preserve">However,</w:t>
      </w:r>
      <w:r>
        <w:t xml:space="preserve"> </w:t>
      </w:r>
      <w:r>
        <w:t xml:space="preserve">you’ll still need enough domain judgment to:</w:t>
      </w:r>
    </w:p>
    <w:p>
      <w:pPr>
        <w:pStyle w:val="Compact"/>
        <w:numPr>
          <w:ilvl w:val="0"/>
          <w:numId w:val="1012"/>
        </w:numPr>
      </w:pPr>
      <w:r>
        <w:t xml:space="preserve">Supervise and validate AI-generated code</w:t>
      </w:r>
    </w:p>
    <w:p>
      <w:pPr>
        <w:pStyle w:val="Compact"/>
        <w:numPr>
          <w:ilvl w:val="0"/>
          <w:numId w:val="1012"/>
        </w:numPr>
      </w:pPr>
      <w:r>
        <w:t xml:space="preserve">Handle edge cases that agents struggle with</w:t>
      </w:r>
    </w:p>
    <w:p>
      <w:pPr>
        <w:pStyle w:val="Compact"/>
        <w:numPr>
          <w:ilvl w:val="0"/>
          <w:numId w:val="1012"/>
        </w:numPr>
      </w:pPr>
      <w:r>
        <w:t xml:space="preserve">Make creative decisions about architecture and design</w:t>
      </w:r>
    </w:p>
    <w:p>
      <w:pPr>
        <w:pStyle w:val="Compact"/>
        <w:numPr>
          <w:ilvl w:val="0"/>
          <w:numId w:val="1012"/>
        </w:numPr>
      </w:pPr>
      <w:r>
        <w:t xml:space="preserve">Understand when agent suggestions are incorrect or suboptimal</w:t>
      </w:r>
    </w:p>
    <w:p>
      <w:pPr>
        <w:pStyle w:val="FirstParagraph"/>
      </w:pPr>
      <w:r>
        <w:t xml:space="preserve">Strong coding skills are one route to that judgment,</w:t>
      </w:r>
      <w:r>
        <w:t xml:space="preserve"> </w:t>
      </w:r>
      <w:r>
        <w:t xml:space="preserve">and not the only one.</w:t>
      </w:r>
      <w:r>
        <w:t xml:space="preserve"> </w:t>
      </w:r>
      <w:r>
        <w:t xml:space="preserve">A public field report from a non-programmer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7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describes four months of building a browser racing game</w:t>
      </w:r>
      <w:r>
        <w:t xml:space="preserve"> </w:t>
      </w:r>
      <w:r>
        <w:t xml:space="preserve">with coding agents and no coding experience at all,</w:t>
      </w:r>
      <w:r>
        <w:t xml:space="preserve"> </w:t>
      </w:r>
      <w:r>
        <w:t xml:space="preserve">crediting knowledge of game technology and design,</w:t>
      </w:r>
      <w:r>
        <w:t xml:space="preserve"> </w:t>
      </w:r>
      <w:r>
        <w:t xml:space="preserve">plus long practice with language models,</w:t>
      </w:r>
      <w:r>
        <w:t xml:space="preserve"> </w:t>
      </w:r>
      <w:r>
        <w:t xml:space="preserve">for the planning and the early catches that kept the project on track;</w:t>
      </w:r>
      <w:r>
        <w:t xml:space="preserve"> </w:t>
      </w:r>
      <w:r>
        <w:t xml:space="preserve">by the author’s own account,</w:t>
      </w:r>
      <w:r>
        <w:t xml:space="preserve"> </w:t>
      </w:r>
      <w:r>
        <w:t xml:space="preserve">lacking that knowledge as well would have stalled the project after a couple of prompts.</w:t>
      </w:r>
      <w:r>
        <w:t xml:space="preserve"> </w:t>
      </w:r>
      <w:r>
        <w:t xml:space="preserve">The requirement is the supervision,</w:t>
      </w:r>
      <w:r>
        <w:t xml:space="preserve"> </w:t>
      </w:r>
      <w:r>
        <w:t xml:space="preserve">whichever background supplies it.</w:t>
      </w:r>
    </w:p>
    <w:bookmarkEnd w:id="118"/>
    <w:bookmarkStart w:id="119" w:name="future-developments-world-models"/>
    <w:p>
      <w:pPr>
        <w:pStyle w:val="Heading4"/>
      </w:pPr>
      <w:r>
        <w:t xml:space="preserve">Future Developments: World Models</w:t>
      </w:r>
    </w:p>
    <w:p>
      <w:pPr>
        <w:pStyle w:val="FirstParagraph"/>
      </w:pPr>
      <w:r>
        <w:t xml:space="preserve">As AI technology advances,</w:t>
      </w:r>
      <w:r>
        <w:t xml:space="preserve"> </w:t>
      </w:r>
      <w:r>
        <w:t xml:space="preserve">the distinction between these strengths may shift.</w:t>
      </w:r>
      <w:r>
        <w:t xml:space="preserve"> </w:t>
      </w:r>
      <w:r>
        <w:t xml:space="preserve">Yann LeCun,</w:t>
      </w:r>
      <w:r>
        <w:t xml:space="preserve"> </w:t>
      </w:r>
      <w:r>
        <w:t xml:space="preserve">2019 Turing Award winner and AI researcher at Meta and NYU,</w:t>
      </w:r>
      <w:r>
        <w:t xml:space="preserve"> </w:t>
      </w:r>
      <w:r>
        <w:t xml:space="preserve">advocates for developing</w:t>
      </w:r>
      <w:r>
        <w:t xml:space="preserve"> </w:t>
      </w:r>
      <w:r>
        <w:t xml:space="preserve">“world models”</w:t>
      </w:r>
      <w:r>
        <w:t xml:space="preserve">—AI systems that understand and reason</w:t>
      </w:r>
      <w:r>
        <w:t xml:space="preserve"> </w:t>
      </w:r>
      <w:r>
        <w:t xml:space="preserve">about the physical world,</w:t>
      </w:r>
      <w:r>
        <w:t xml:space="preserve"> </w:t>
      </w:r>
      <w:r>
        <w:t xml:space="preserve">not just language patterns</w:t>
      </w:r>
      <w:r>
        <w:t xml:space="preserve"> </w:t>
      </w:r>
      <w:r>
        <w:t xml:space="preserve">(LeCun 2022)</w:t>
      </w:r>
      <w:r>
        <w:t xml:space="preserve">.</w:t>
      </w:r>
    </w:p>
    <w:p>
      <w:pPr>
        <w:pStyle w:val="BodyText"/>
      </w:pPr>
      <w:r>
        <w:t xml:space="preserve">World models aim to give AI systems: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Persistent memory and reasoning</w:t>
      </w:r>
      <w:r>
        <w:t xml:space="preserve">:</w:t>
      </w:r>
      <w:r>
        <w:t xml:space="preserve"> </w:t>
      </w:r>
      <w:r>
        <w:t xml:space="preserve">Understanding that persists across interactions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Physical world understanding</w:t>
      </w:r>
      <w:r>
        <w:t xml:space="preserve">:</w:t>
      </w:r>
      <w:r>
        <w:t xml:space="preserve"> </w:t>
      </w:r>
      <w:r>
        <w:t xml:space="preserve">Reasoning about how things work in reality,</w:t>
      </w:r>
      <w:r>
        <w:t xml:space="preserve"> </w:t>
      </w:r>
      <w:r>
        <w:t xml:space="preserve">not just in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Better handling of ambiguity</w:t>
      </w:r>
      <w:r>
        <w:t xml:space="preserve">:</w:t>
      </w:r>
      <w:r>
        <w:t xml:space="preserve"> </w:t>
      </w:r>
      <w:r>
        <w:t xml:space="preserve">Using world knowledge to interpret unclear requirements</w:t>
      </w:r>
    </w:p>
    <w:p>
      <w:pPr>
        <w:pStyle w:val="FirstParagraph"/>
      </w:pPr>
      <w:r>
        <w:t xml:space="preserve">As these technologies mature,</w:t>
      </w:r>
      <w:r>
        <w:t xml:space="preserve"> </w:t>
      </w:r>
      <w:r>
        <w:t xml:space="preserve">AI agents may become better at tasks requiring contextual understanding</w:t>
      </w:r>
      <w:r>
        <w:t xml:space="preserve"> </w:t>
      </w:r>
      <w:r>
        <w:t xml:space="preserve">and creative problem-solving.</w:t>
      </w:r>
      <w:r>
        <w:t xml:space="preserve"> </w:t>
      </w:r>
      <w:r>
        <w:t xml:space="preserve">This makes it even more important to develop strong supervision</w:t>
      </w:r>
      <w:r>
        <w:t xml:space="preserve"> </w:t>
      </w:r>
      <w:r>
        <w:t xml:space="preserve">and validation skills now,</w:t>
      </w:r>
      <w:r>
        <w:t xml:space="preserve"> </w:t>
      </w:r>
      <w:r>
        <w:t xml:space="preserve">so you can effectively work with increasingly capable AI systems.</w:t>
      </w:r>
    </w:p>
    <w:bookmarkEnd w:id="119"/>
    <w:bookmarkEnd w:id="120"/>
    <w:bookmarkStart w:id="126" w:name="sec-ai-claude-usage-limit-fixes"/>
    <w:p>
      <w:pPr>
        <w:pStyle w:val="Heading1"/>
      </w:pPr>
      <w:r>
        <w:t xml:space="preserve">8. Twelve Fixes for Claude Usage Limits</w:t>
      </w:r>
    </w:p>
    <w:p>
      <w:pPr>
        <w:pStyle w:val="FirstParagraph"/>
      </w:pPr>
      <w:hyperlink r:id="rId121">
        <w:r>
          <w:rPr>
            <w:rStyle w:val="Hyperlink"/>
          </w:rPr>
          <w:t xml:space="preserve">Issue #207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“Never Hit a Claude Limit Again — 12 Fixes Ranked by How Much Window They Buy”</w:t>
      </w:r>
      <w:r>
        <w:t xml:space="preserve">,</w:t>
      </w:r>
      <w:r>
        <w:t xml:space="preserve"> </w:t>
      </w:r>
      <w:r>
        <w:t xml:space="preserve">from the channel Hyperautomation Labs</w:t>
      </w:r>
      <w:r>
        <w:t xml:space="preserve"> </w:t>
      </w:r>
      <w:r>
        <w:t xml:space="preserve">(Hyperautomation Labs 2026)</w:t>
      </w:r>
      <w:r>
        <w:t xml:space="preserve">.</w:t>
      </w:r>
      <w:r>
        <w:t xml:space="preserve"> </w:t>
      </w:r>
      <w:r>
        <w:t xml:space="preserve">The video is ten and a half minutes long and was published on 2026-08-16;</w:t>
      </w:r>
      <w:r>
        <w:t xml:space="preserve"> </w:t>
      </w:r>
      <w:r>
        <w:t xml:space="preserve">this summary works from its auto-generated English transcript,</w:t>
      </w:r>
      <w:r>
        <w:t xml:space="preserve"> </w:t>
      </w:r>
      <w:r>
        <w:t xml:space="preserve">fetched with</w:t>
      </w:r>
      <w:r>
        <w:t xml:space="preserve"> </w:t>
      </w:r>
      <w:r>
        <w:rPr>
          <w:rStyle w:val="VerbatimChar"/>
        </w:rPr>
        <w:t xml:space="preserve">yt-dlp</w:t>
      </w:r>
      <w:r>
        <w:t xml:space="preserve"> </w:t>
      </w:r>
      <w:r>
        <w:t xml:space="preserve">on 2026-09-10,</w:t>
      </w:r>
      <w:r>
        <w:t xml:space="preserve"> </w:t>
      </w:r>
      <w:r>
        <w:t xml:space="preserve">so wording attributed to the presenter below may carry speech-to-text errors.</w:t>
      </w:r>
      <w:r>
        <w:t xml:space="preserve"> </w:t>
      </w:r>
      <w:r>
        <w:t xml:space="preserve">The first draft of the summary was produced by the Antigravity command-line program from that transcript</w:t>
      </w:r>
      <w:r>
        <w:t xml:space="preserve"> </w:t>
      </w:r>
      <w:r>
        <w:t xml:space="preserve">and then checked against it by hand.</w:t>
      </w:r>
    </w:p>
    <w:bookmarkStart w:id="122" w:name="what-the-video-claims"/>
    <w:p>
      <w:pPr>
        <w:pStyle w:val="Heading4"/>
      </w:pPr>
      <w:r>
        <w:t xml:space="preserve">What the video claims</w:t>
      </w:r>
    </w:p>
    <w:p>
      <w:pPr>
        <w:pStyle w:val="FirstParagraph"/>
      </w:pPr>
      <w:r>
        <w:t xml:space="preserve">The presenter’s claim is that a developer can work all day on the entry-level Claude plan</w:t>
      </w:r>
      <w:r>
        <w:t xml:space="preserve"> </w:t>
      </w:r>
      <w:r>
        <w:t xml:space="preserve">without hitting the rolling five-hour usage wall,</w:t>
      </w:r>
      <w:r>
        <w:t xml:space="preserve"> </w:t>
      </w:r>
      <w:r>
        <w:t xml:space="preserve">by managing where the tokens go rather than by buying a bigger plan.</w:t>
      </w:r>
      <w:r>
        <w:t xml:space="preserve"> </w:t>
      </w:r>
      <w:r>
        <w:t xml:space="preserve">The video describes the limits as three layers that draw on one shared pool</w:t>
      </w:r>
      <w:r>
        <w:t xml:space="preserve"> </w:t>
      </w:r>
      <w:r>
        <w:t xml:space="preserve">across the web app, the mobile app, Claude Code, and parallel sessions:</w:t>
      </w:r>
      <w:r>
        <w:t xml:space="preserve"> </w:t>
      </w:r>
      <w:r>
        <w:t xml:space="preserve">a rolling five-hour window,</w:t>
      </w:r>
      <w:r>
        <w:t xml:space="preserve"> </w:t>
      </w:r>
      <w:r>
        <w:t xml:space="preserve">an overall weekly cap,</w:t>
      </w:r>
      <w:r>
        <w:t xml:space="preserve"> </w:t>
      </w:r>
      <w:r>
        <w:t xml:space="preserve">and a separate weekly cap for the flagship model tier.</w:t>
      </w:r>
      <w:r>
        <w:t xml:space="preserve"> </w:t>
      </w:r>
      <w:r>
        <w:t xml:space="preserve">Anthropic does not publish the token arithmetic behind those limits,</w:t>
      </w:r>
      <w:r>
        <w:t xml:space="preserve"> </w:t>
      </w:r>
      <w:r>
        <w:t xml:space="preserve">so everything in the video is inferred from the product’s own usage displays.</w:t>
      </w:r>
    </w:p>
    <w:bookmarkEnd w:id="122"/>
    <w:bookmarkStart w:id="123" w:name="the-twelve-fixes-in-the-videos-order"/>
    <w:p>
      <w:pPr>
        <w:pStyle w:val="Heading4"/>
      </w:pPr>
      <w:r>
        <w:t xml:space="preserve">The twelve fixes, in the video’s order</w:t>
      </w:r>
    </w:p>
    <w:p>
      <w:pPr>
        <w:pStyle w:val="FirstParagraph"/>
      </w:pPr>
      <w:r>
        <w:t xml:space="preserve">The video counts down from the fix that buys the least window to the one that buys the most.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12. Read the meter.</w:t>
      </w:r>
      <w:r>
        <w:t xml:space="preserve"> </w:t>
      </w:r>
      <w:r>
        <w:t xml:space="preserve">Run the usage and context commands in Claude Code to watch the five-hour window,</w:t>
      </w:r>
      <w:r>
        <w:t xml:space="preserve"> </w:t>
      </w:r>
      <w:r>
        <w:t xml:space="preserve">the weekly bars, and the per-category token split,</w:t>
      </w:r>
      <w:r>
        <w:t xml:space="preserve"> </w:t>
      </w:r>
      <w:r>
        <w:t xml:space="preserve">so an active leak is visible while it is happening.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11. Kill the all-day session.</w:t>
      </w:r>
      <w:r>
        <w:t xml:space="preserve"> </w:t>
      </w:r>
      <w:r>
        <w:t xml:space="preserve">Clear the session between unrelated tasks;</w:t>
      </w:r>
      <w:r>
        <w:t xml:space="preserve"> </w:t>
      </w:r>
      <w:r>
        <w:t xml:space="preserve">every prompt otherwise re-carries the whole conversation history.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10. Scope your asks.</w:t>
      </w:r>
      <w:r>
        <w:t xml:space="preserve"> </w:t>
      </w:r>
      <w:r>
        <w:t xml:space="preserve">Ask for the section that needs changing rather than a full regeneration;</w:t>
      </w:r>
      <w:r>
        <w:t xml:space="preserve"> </w:t>
      </w:r>
      <w:r>
        <w:t xml:space="preserve">the presenter puts output tokens at about five times the cost of input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9. Reference file paths instead of pasting.</w:t>
      </w:r>
      <w:r>
        <w:t xml:space="preserve"> </w:t>
      </w:r>
      <w:r>
        <w:t xml:space="preserve">Point the agent at a file so it is read once on demand</w:t>
      </w:r>
      <w:r>
        <w:t xml:space="preserve"> </w:t>
      </w:r>
      <w:r>
        <w:t xml:space="preserve">instead of sitting in the conversation permanently.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8. Compact on schedule.</w:t>
      </w:r>
      <w:r>
        <w:t xml:space="preserve"> </w:t>
      </w:r>
      <w:r>
        <w:t xml:space="preserve">Compact at task boundaries while the cache is warm,</w:t>
      </w:r>
      <w:r>
        <w:t xml:space="preserve"> </w:t>
      </w:r>
      <w:r>
        <w:t xml:space="preserve">rather than resuming a stale session and paying for a cold, full-context compaction.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7. Shrink standing overhead.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under about 200 lines and move workflows into skills.</w:t>
      </w:r>
      <w:r>
        <w:t xml:space="preserve"> </w:t>
      </w:r>
      <w:r>
        <w:t xml:space="preserve">The presenter measured that toggling MCP servers off changed the startup cost by about 45 tokens,</w:t>
      </w:r>
      <w:r>
        <w:t xml:space="preserve"> </w:t>
      </w:r>
      <w:r>
        <w:t xml:space="preserve">and concludes that the older advice to disable them no longer matters</w:t>
      </w:r>
      <w:r>
        <w:t xml:space="preserve"> </w:t>
      </w:r>
      <w:r>
        <w:t xml:space="preserve">because tool definitions now load on demand.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6. Stop breaking the prompt cache.</w:t>
      </w:r>
      <w:r>
        <w:t xml:space="preserve"> </w:t>
      </w:r>
      <w:r>
        <w:t xml:space="preserve">Choose the model tier, effort level, and MCP connections at session start</w:t>
      </w:r>
      <w:r>
        <w:t xml:space="preserve"> </w:t>
      </w:r>
      <w:r>
        <w:t xml:space="preserve">and change them only at task boundaries,</w:t>
      </w:r>
      <w:r>
        <w:t xml:space="preserve"> </w:t>
      </w:r>
      <w:r>
        <w:t xml:space="preserve">so each request pays full price only for new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5. Use subagents as context firewalls.</w:t>
      </w:r>
      <w:r>
        <w:t xml:space="preserve"> </w:t>
      </w:r>
      <w:r>
        <w:t xml:space="preserve">Send noisy searches, file reads, and dead ends to subagents</w:t>
      </w:r>
      <w:r>
        <w:t xml:space="preserve"> </w:t>
      </w:r>
      <w:r>
        <w:t xml:space="preserve">so only a short summary returns to the main session.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4. Configure cheaper models for subagents.</w:t>
      </w:r>
      <w:r>
        <w:t xml:space="preserve"> </w:t>
      </w:r>
      <w:r>
        <w:t xml:space="preserve">Put grunt-work subagents on a cheaper, faster tier.</w:t>
      </w:r>
      <w:r>
        <w:t xml:space="preserve"> </w:t>
      </w:r>
      <w:r>
        <w:t xml:space="preserve">The transcript does not make the exact setting clear.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3. Route the main model deliberately.</w:t>
      </w:r>
      <w:r>
        <w:t xml:space="preserve"> </w:t>
      </w:r>
      <w:r>
        <w:t xml:space="preserve">Default to a workhorse tier and reserve the flagship tier for hard problems,</w:t>
      </w:r>
      <w:r>
        <w:t xml:space="preserve"> </w:t>
      </w:r>
      <w:r>
        <w:t xml:space="preserve">because the flagship tier has its own weekly cap.</w:t>
      </w:r>
      <w:r>
        <w:t xml:space="preserve"> </w:t>
      </w:r>
      <w:r>
        <w:t xml:space="preserve">The transcript is ambiguous about which model names map to which tier.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2. Schedule work around reset windows.</w:t>
      </w:r>
      <w:r>
        <w:t xml:space="preserve"> </w:t>
      </w:r>
      <w:r>
        <w:t xml:space="preserve">Batch heavy work into an active five-hour window</w:t>
      </w:r>
      <w:r>
        <w:t xml:space="preserve"> </w:t>
      </w:r>
      <w:r>
        <w:t xml:space="preserve">and queue sessions rather than running four or more at once.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1. Install a prompt-discipline block.</w:t>
      </w:r>
      <w:r>
        <w:t xml:space="preserve"> </w:t>
      </w:r>
      <w:r>
        <w:t xml:space="preserve">Put standing instructions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demand terse answers,</w:t>
      </w:r>
      <w:r>
        <w:t xml:space="preserve"> </w:t>
      </w:r>
      <w:r>
        <w:t xml:space="preserve">minimal file reading, narrow tests, and no echoing of files back.</w:t>
      </w:r>
      <w:r>
        <w:t xml:space="preserve"> </w:t>
      </w:r>
      <w:r>
        <w:t xml:space="preserve">The presenter offers the block itself as a download rather than reading it out,</w:t>
      </w:r>
      <w:r>
        <w:t xml:space="preserve"> </w:t>
      </w:r>
      <w:r>
        <w:t xml:space="preserve">so its full text is not in the transcript.</w:t>
      </w:r>
    </w:p>
    <w:bookmarkEnd w:id="123"/>
    <w:bookmarkStart w:id="124" w:name="the-evidence-and-its-limits"/>
    <w:p>
      <w:pPr>
        <w:pStyle w:val="Heading4"/>
      </w:pPr>
      <w:r>
        <w:t xml:space="preserve">The evidence, and its limits</w:t>
      </w:r>
    </w:p>
    <w:p>
      <w:pPr>
        <w:pStyle w:val="FirstParagraph"/>
      </w:pPr>
      <w:r>
        <w:t xml:space="preserve">The video’s evidence is the presenter’s own telemetry on one machine.</w:t>
      </w:r>
      <w:r>
        <w:t xml:space="preserve"> </w:t>
      </w:r>
      <w:r>
        <w:t xml:space="preserve">Its headline measurement is that a fresh two-token prompt in Claude Code</w:t>
      </w:r>
      <w:r>
        <w:t xml:space="preserve"> </w:t>
      </w:r>
      <w:r>
        <w:t xml:space="preserve">consumed more than 36,000 tokens of system prompt, tool definitions, and standing instructions</w:t>
      </w:r>
      <w:r>
        <w:t xml:space="preserve"> </w:t>
      </w:r>
      <w:r>
        <w:t xml:space="preserve">before any work began.</w:t>
      </w:r>
      <w:r>
        <w:t xml:space="preserve"> </w:t>
      </w:r>
      <w:r>
        <w:t xml:space="preserve">It also reports, from the local usage panel,</w:t>
      </w:r>
      <w:r>
        <w:t xml:space="preserve"> </w:t>
      </w:r>
      <w:r>
        <w:t xml:space="preserve">that about 66 percent of one period’s burn came from subagent sessions</w:t>
      </w:r>
      <w:r>
        <w:t xml:space="preserve"> </w:t>
      </w:r>
      <w:r>
        <w:t xml:space="preserve">and about 18 percent from running four sessions in parallel.</w:t>
      </w:r>
      <w:r>
        <w:t xml:space="preserve"> </w:t>
      </w:r>
      <w:r>
        <w:t xml:space="preserve">Those are single-user, single-day readings of a product whose accounting the vendor does not publish,</w:t>
      </w:r>
      <w:r>
        <w:t xml:space="preserve"> </w:t>
      </w:r>
      <w:r>
        <w:t xml:space="preserve">taken from an auto-generated transcript;</w:t>
      </w:r>
      <w:r>
        <w:t xml:space="preserve"> </w:t>
      </w:r>
      <w:r>
        <w:t xml:space="preserve">they are worth testing, not worth citing as fact.</w:t>
      </w:r>
    </w:p>
    <w:bookmarkEnd w:id="124"/>
    <w:bookmarkStart w:id="125" w:name="X92eb9a99476110ef54b2e9ebcece95b7c5940d4"/>
    <w:p>
      <w:pPr>
        <w:pStyle w:val="Heading4"/>
      </w:pPr>
      <w:r>
        <w:t xml:space="preserve">Useful to us? Yes, and the lab has already paid for the lesson</w:t>
      </w:r>
    </w:p>
    <w:p>
      <w:pPr>
        <w:pStyle w:val="FirstParagraph"/>
      </w:pPr>
      <w:r>
        <w:t xml:space="preserve">The lab’s own measurement agrees with the video’s ranking.</w:t>
      </w:r>
      <w:r>
        <w:t xml:space="preserve"> </w:t>
      </w:r>
      <w:r>
        <w:t xml:space="preserve">On 2026-09-09 a documentation sprint on this site fanned out roughly twenty Claude Code subagents at once</w:t>
      </w:r>
      <w:r>
        <w:t xml:space="preserve"> </w:t>
      </w:r>
      <w:r>
        <w:t xml:space="preserve">and tripped the five-hour limit three times in one day,</w:t>
      </w:r>
      <w:r>
        <w:t xml:space="preserve"> </w:t>
      </w:r>
      <w:r>
        <w:t xml:space="preserve">each time losing every worker mid-task;</w:t>
      </w:r>
      <w:r>
        <w:t xml:space="preserve"> </w:t>
      </w:r>
      <w:r>
        <w:t xml:space="preserve">the fix that ended it was the video’s number two,</w:t>
      </w:r>
      <w:r>
        <w:t xml:space="preserve"> </w:t>
      </w:r>
      <w:r>
        <w:t xml:space="preserve">queuing sessions instead of running them in parallel,</w:t>
      </w:r>
      <w:r>
        <w:t xml:space="preserve"> </w:t>
      </w:r>
      <w:r>
        <w:t xml:space="preserve">followed by routing work to a second vendor’s quota</w:t>
      </w:r>
      <w:r>
        <w:t xml:space="preserve"> </w:t>
      </w:r>
      <w:r>
        <w:t xml:space="preserve">through the Antigravity command-line program’s headless</w:t>
      </w:r>
      <w:r>
        <w:t xml:space="preserve"> </w:t>
      </w:r>
      <w:r>
        <w:rPr>
          <w:rStyle w:val="VerbatimChar"/>
        </w:rPr>
        <w:t xml:space="preserve">agy --print</w:t>
      </w:r>
      <w:r>
        <w:t xml:space="preserve"> </w:t>
      </w:r>
      <w:r>
        <w:t xml:space="preserve">lane.</w:t>
      </w:r>
      <w:r>
        <w:t xml:space="preserve"> </w:t>
      </w:r>
      <w:r>
        <w:t xml:space="preserve">Three of the fixes map directly onto rules the lab already keeps in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Fix 5 (subagents as context firewalls) is the standing</w:t>
      </w:r>
      <w:r>
        <w:t xml:space="preserve"> </w:t>
      </w:r>
      <w:r>
        <w:t xml:space="preserve">“use subagents when helpful”</w:t>
      </w:r>
      <w:r>
        <w:t xml:space="preserve"> </w:t>
      </w:r>
      <w:r>
        <w:t xml:space="preserve">rule,</w:t>
      </w:r>
      <w:r>
        <w:t xml:space="preserve"> </w:t>
      </w:r>
      <w:r>
        <w:t xml:space="preserve">and fix 4 (cheaper subagent models) is its model-routing section.</w:t>
      </w:r>
    </w:p>
    <w:p>
      <w:pPr>
        <w:pStyle w:val="Compact"/>
        <w:numPr>
          <w:ilvl w:val="0"/>
          <w:numId w:val="1015"/>
        </w:numPr>
      </w:pPr>
      <w:r>
        <w:t xml:space="preserve">Fix 7 (short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workflows in skills) is what the corpus’s skills directory is for,</w:t>
      </w:r>
      <w:r>
        <w:t xml:space="preserve"> </w:t>
      </w:r>
      <w:r>
        <w:t xml:space="preserve">and the corpus has an instrument,</w:t>
      </w:r>
      <w:r>
        <w:t xml:space="preserve"> </w:t>
      </w:r>
      <w:r>
        <w:rPr>
          <w:rStyle w:val="VerbatimChar"/>
        </w:rPr>
        <w:t xml:space="preserve">check-context-closure.py</w:t>
      </w:r>
      <w:r>
        <w:t xml:space="preserve">,</w:t>
      </w:r>
      <w:r>
        <w:t xml:space="preserve"> </w:t>
      </w:r>
      <w:r>
        <w:t xml:space="preserve">that measures the always-loaded pool the presenter is warning about.</w:t>
      </w:r>
    </w:p>
    <w:p>
      <w:pPr>
        <w:pStyle w:val="Compact"/>
        <w:numPr>
          <w:ilvl w:val="0"/>
          <w:numId w:val="1015"/>
        </w:numPr>
      </w:pPr>
      <w:r>
        <w:t xml:space="preserve">Fix 2 (queue rather than parallelize) is what the sprint above settled on:</w:t>
      </w:r>
      <w:r>
        <w:t xml:space="preserve"> </w:t>
      </w:r>
      <w:r>
        <w:t xml:space="preserve">after the third exhaustion the concurrency was capped at two Claude subagents at once,</w:t>
      </w:r>
      <w:r>
        <w:t xml:space="preserve"> </w:t>
      </w:r>
      <w:r>
        <w:t xml:space="preserve">and the remaining work was routed to a second vendor’s quota.</w:t>
      </w:r>
    </w:p>
    <w:p>
      <w:pPr>
        <w:pStyle w:val="FirstParagraph"/>
      </w:pPr>
      <w:r>
        <w:t xml:space="preserve">Two of the fixes are not worth adopting as stated.</w:t>
      </w:r>
      <w:r>
        <w:t xml:space="preserve"> </w:t>
      </w:r>
      <w:r>
        <w:t xml:space="preserve">The prompt-discipline block (fix 1) is a promotional download whose text the video withholds,</w:t>
      </w:r>
      <w:r>
        <w:t xml:space="preserve"> </w:t>
      </w:r>
      <w:r>
        <w:t xml:space="preserve">and</w:t>
      </w:r>
      <w:r>
        <w:t xml:space="preserve"> </w:t>
      </w:r>
      <w:r>
        <w:t xml:space="preserve">“terse answers, minimal file reading”</w:t>
      </w:r>
      <w:r>
        <w:t xml:space="preserve"> </w:t>
      </w:r>
      <w:r>
        <w:t xml:space="preserve">conflicts with the lab’s review rules,</w:t>
      </w:r>
      <w:r>
        <w:t xml:space="preserve"> </w:t>
      </w:r>
      <w:r>
        <w:t xml:space="preserve">which pay tokens for verification on purpose.</w:t>
      </w:r>
      <w:r>
        <w:t xml:space="preserve"> </w:t>
      </w:r>
      <w:r>
        <w:t xml:space="preserve">And the MCP finding (fix 7) is one measurement on one build;</w:t>
      </w:r>
      <w:r>
        <w:t xml:space="preserve"> </w:t>
      </w:r>
      <w:r>
        <w:t xml:space="preserve">re-measure it on your own setup before removing servers you rely on.</w:t>
      </w:r>
    </w:p>
    <w:bookmarkEnd w:id="125"/>
    <w:bookmarkEnd w:id="126"/>
    <w:bookmarkStart w:id="132" w:name="sec-ai-quicksilver"/>
    <w:p>
      <w:pPr>
        <w:pStyle w:val="Heading1"/>
      </w:pPr>
      <w:r>
        <w:t xml:space="preserve">9. Delegating Bulk Judgments with Quicksilver</w:t>
      </w:r>
    </w:p>
    <w:p>
      <w:pPr>
        <w:pStyle w:val="FirstParagraph"/>
      </w:pPr>
      <w:hyperlink r:id="rId127">
        <w:r>
          <w:rPr>
            <w:rStyle w:val="Hyperlink"/>
          </w:rPr>
          <w:t xml:space="preserve">Issue #247</w:t>
        </w:r>
      </w:hyperlink>
      <w:r>
        <w:t xml:space="preserve"> </w:t>
      </w:r>
      <w:r>
        <w:t xml:space="preserve">notes</w:t>
      </w:r>
      <w:r>
        <w:t xml:space="preserve"> </w:t>
      </w:r>
      <w:hyperlink r:id="rId128">
        <w:r>
          <w:rPr>
            <w:rStyle w:val="Hyperlink"/>
          </w:rPr>
          <w:t xml:space="preserve">Quicksilver</w:t>
        </w:r>
      </w:hyperlink>
      <w:r>
        <w:t xml:space="preserve">,</w:t>
      </w:r>
      <w:r>
        <w:t xml:space="preserve"> </w:t>
      </w:r>
      <w:r>
        <w:t xml:space="preserve">an open-source Claude Code skill and plugin authored by Udit Akhouri</w:t>
      </w:r>
      <w:r>
        <w:t xml:space="preserve"> </w:t>
      </w:r>
      <w:r>
        <w:t xml:space="preserve">(Akhouri 2026)</w:t>
      </w:r>
      <w:r>
        <w:t xml:space="preserve">.</w:t>
      </w:r>
      <w:r>
        <w:t xml:space="preserve"> </w:t>
      </w:r>
      <w:r>
        <w:t xml:space="preserve">Quicksilver addresses a central inefficiency in agent workflows:</w:t>
      </w:r>
      <w:r>
        <w:t xml:space="preserve"> </w:t>
      </w:r>
      <w:r>
        <w:t xml:space="preserve">paying an expensive frontier model to skim hundreds of files, logs, or tickets</w:t>
      </w:r>
      <w:r>
        <w:t xml:space="preserve"> </w:t>
      </w:r>
      <w:r>
        <w:t xml:space="preserve">just to determine which subset actually requires deep analysis.</w:t>
      </w:r>
    </w:p>
    <w:bookmarkStart w:id="129" w:name="X78450bc5e036d9c8efc617e75afba8966a6d537"/>
    <w:p>
      <w:pPr>
        <w:pStyle w:val="Heading4"/>
      </w:pPr>
      <w:r>
        <w:t xml:space="preserve">Delegating bulk judgment to lightweight models</w:t>
      </w:r>
    </w:p>
    <w:p>
      <w:pPr>
        <w:pStyle w:val="FirstParagraph"/>
      </w:pPr>
      <w:r>
        <w:t xml:space="preserve">When asked questions such as</w:t>
      </w:r>
      <w:r>
        <w:t xml:space="preserve"> </w:t>
      </w:r>
      <w:r>
        <w:t xml:space="preserve">“which files handle authentication?”</w:t>
      </w:r>
      <w:r>
        <w:t xml:space="preserve"> </w:t>
      </w:r>
      <w:r>
        <w:t xml:space="preserve">or</w:t>
      </w:r>
      <w:r>
        <w:t xml:space="preserve"> </w:t>
      </w:r>
      <w:r>
        <w:t xml:space="preserve">“which lines report errors?”</w:t>
      </w:r>
      <w:r>
        <w:t xml:space="preserve">,</w:t>
      </w:r>
      <w:r>
        <w:t xml:space="preserve"> </w:t>
      </w:r>
      <w:r>
        <w:t xml:space="preserve">a frontier model typically reads every candidate file or log line into its context window.</w:t>
      </w:r>
      <w:r>
        <w:t xml:space="preserve"> </w:t>
      </w:r>
      <w:r>
        <w:t xml:space="preserve">This process burns thousands of tokens on routine filtering, fills the context with irrelevant noise,</w:t>
      </w:r>
      <w:r>
        <w:t xml:space="preserve"> </w:t>
      </w:r>
      <w:r>
        <w:t xml:space="preserve">and rapidly approaches session usage limits.</w:t>
      </w:r>
    </w:p>
    <w:p>
      <w:pPr>
        <w:pStyle w:val="BodyText"/>
      </w:pPr>
      <w:r>
        <w:t xml:space="preserve">Quicksilver restructures this workflow by routing candidate items to Jev,</w:t>
      </w:r>
      <w:r>
        <w:t xml:space="preserve"> </w:t>
      </w:r>
      <w:r>
        <w:t xml:space="preserve">a lightweight model from TypeSafe designed for high-throughput System One judgment.</w:t>
      </w:r>
      <w:r>
        <w:t xml:space="preserve"> </w:t>
      </w:r>
      <w:r>
        <w:t xml:space="preserve">Jev evaluates items in parallel and returns typed verdicts (boolean flags, categorical labels, or scores)</w:t>
      </w:r>
      <w:r>
        <w:t xml:space="preserve"> </w:t>
      </w:r>
      <w:r>
        <w:t xml:space="preserve">in approximately one second at a fraction of frontier model pricing ($0.042 per million input tokens, with free output tokens).</w:t>
      </w:r>
      <w:r>
        <w:t xml:space="preserve"> </w:t>
      </w:r>
      <w:r>
        <w:t xml:space="preserve">Claude receives only a filtered shortlist of relevant items with confidence ratings,</w:t>
      </w:r>
      <w:r>
        <w:t xml:space="preserve"> </w:t>
      </w:r>
      <w:r>
        <w:t xml:space="preserve">reserving its reasoning tokens for synthesis, refactoring, and code changes.</w:t>
      </w:r>
    </w:p>
    <w:bookmarkEnd w:id="129"/>
    <w:bookmarkStart w:id="130" w:name="measured-benchmark-results"/>
    <w:p>
      <w:pPr>
        <w:pStyle w:val="Heading4"/>
      </w:pPr>
      <w:r>
        <w:t xml:space="preserve">Measured benchmark results</w:t>
      </w:r>
    </w:p>
    <w:p>
      <w:pPr>
        <w:pStyle w:val="FirstParagraph"/>
      </w:pPr>
      <w:r>
        <w:t xml:space="preserve">On a benchmark of twelve real-world tasks across public datasets</w:t>
      </w:r>
      <w:r>
        <w:t xml:space="preserve"> </w:t>
      </w:r>
      <w:r>
        <w:t xml:space="preserve">(including supercomputer logs,</w:t>
      </w:r>
      <w:r>
        <w:t xml:space="preserve"> </w:t>
      </w:r>
      <w:r>
        <w:rPr>
          <w:rStyle w:val="VerbatimChar"/>
        </w:rPr>
        <w:t xml:space="preserve">Banking77</w:t>
      </w:r>
      <w:r>
        <w:t xml:space="preserve"> </w:t>
      </w:r>
      <w:r>
        <w:t xml:space="preserve">intent classification, UCI SMS spam,</w:t>
      </w:r>
      <w:r>
        <w:t xml:space="preserve"> </w:t>
      </w:r>
      <w:r>
        <w:rPr>
          <w:rStyle w:val="VerbatimChar"/>
        </w:rPr>
        <w:t xml:space="preserve">SST-2</w:t>
      </w:r>
      <w:r>
        <w:t xml:space="preserve"> </w:t>
      </w:r>
      <w:r>
        <w:t xml:space="preserve">sentiment analysis,</w:t>
      </w:r>
      <w:r>
        <w:t xml:space="preserve"> </w:t>
      </w:r>
      <w:r>
        <w:t xml:space="preserve">the Hono repository, and</w:t>
      </w:r>
      <w:r>
        <w:t xml:space="preserve"> </w:t>
      </w:r>
      <w:r>
        <w:rPr>
          <w:rStyle w:val="VerbatimChar"/>
        </w:rPr>
        <w:t xml:space="preserve">lodash</w:t>
      </w:r>
      <w:r>
        <w:t xml:space="preserve"> </w:t>
      </w:r>
      <w:r>
        <w:t xml:space="preserve">source code)</w:t>
      </w:r>
      <w:r>
        <w:t xml:space="preserve"> </w:t>
      </w:r>
      <w:r>
        <w:t xml:space="preserve">(Akhouri 2026)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Token reduction:</w:t>
      </w:r>
      <w:r>
        <w:t xml:space="preserve"> </w:t>
      </w:r>
      <w:r>
        <w:t xml:space="preserve">Claude token consumption was reduced by an average of 86 percent (median 82 percent).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Execution speed:</w:t>
      </w:r>
      <w:r>
        <w:t xml:space="preserve"> </w:t>
      </w:r>
      <w:r>
        <w:t xml:space="preserve">Tasks involving needle-in-haystack search and log triage completed up to 20 times faster.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Accuracy parity:</w:t>
      </w:r>
      <w:r>
        <w:t xml:space="preserve"> </w:t>
      </w:r>
      <w:r>
        <w:t xml:space="preserve">Quicksilver matched Claude’s baseline accuracy on 8 of the 12 evaluation tasks.</w:t>
      </w:r>
    </w:p>
    <w:bookmarkEnd w:id="130"/>
    <w:bookmarkStart w:id="131" w:name="X33262b616c7a0ee56dc81b8b51ca8e3de581b06"/>
    <w:p>
      <w:pPr>
        <w:pStyle w:val="Heading4"/>
      </w:pPr>
      <w:r>
        <w:t xml:space="preserve">Appropriate use cases and boundary conditions</w:t>
      </w:r>
    </w:p>
    <w:p>
      <w:pPr>
        <w:pStyle w:val="FirstParagraph"/>
      </w:pPr>
      <w:r>
        <w:t xml:space="preserve">Quicksilver is most effective when tasks can be formulated as a narrow, typed judgment: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Needle-in-haystack scans:</w:t>
      </w:r>
      <w:r>
        <w:t xml:space="preserve"> </w:t>
      </w:r>
      <w:r>
        <w:t xml:space="preserve">Locating relevant implementation files across a multi-hundred-file repository,</w:t>
      </w:r>
      <w:r>
        <w:t xml:space="preserve"> </w:t>
      </w:r>
      <w:r>
        <w:t xml:space="preserve">pinpointing rare error signatures in multi-thousand-line server logs,</w:t>
      </w:r>
      <w:r>
        <w:t xml:space="preserve"> </w:t>
      </w:r>
      <w:r>
        <w:t xml:space="preserve">or isolating target helper routines in large single-file modules.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Structured ticket and log classification:</w:t>
      </w:r>
      <w:r>
        <w:t xml:space="preserve"> </w:t>
      </w:r>
      <w:r>
        <w:t xml:space="preserve">Categorizing user requests or triage items against closed label sets.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Borderline case review:</w:t>
      </w:r>
      <w:r>
        <w:t xml:space="preserve"> </w:t>
      </w:r>
      <w:r>
        <w:t xml:space="preserve">Quicksilver flags ambiguous or borderline items (annotated with a question mark),</w:t>
      </w:r>
      <w:r>
        <w:t xml:space="preserve"> </w:t>
      </w:r>
      <w:r>
        <w:t xml:space="preserve">enabling Claude to inspect only the uncertain cases rather than the entire corpus.</w:t>
      </w:r>
    </w:p>
    <w:p>
      <w:pPr>
        <w:pStyle w:val="FirstParagraph"/>
      </w:pPr>
      <w:r>
        <w:t xml:space="preserve">Quicksilver is not intended for authoring code, complex multi-step reasoning, or tasks that deterministic tools like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can answer directly.</w:t>
      </w:r>
    </w:p>
    <w:bookmarkEnd w:id="131"/>
    <w:bookmarkEnd w:id="132"/>
    <w:bookmarkStart w:id="137" w:name="sec-ai-andrew-ng-learning-to-code"/>
    <w:p>
      <w:pPr>
        <w:pStyle w:val="Heading1"/>
      </w:pPr>
      <w:r>
        <w:t xml:space="preserve">10. Andrew Ng on Learning to Code in the Age of AI</w:t>
      </w:r>
    </w:p>
    <w:p>
      <w:pPr>
        <w:pStyle w:val="FirstParagraph"/>
      </w:pPr>
      <w:hyperlink r:id="rId133">
        <w:r>
          <w:rPr>
            <w:rStyle w:val="Hyperlink"/>
          </w:rPr>
          <w:t xml:space="preserve">Issue #244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“Andrew Ng: One Skill to Stay Relevant in the Age of AI”</w:t>
      </w:r>
      <w:r>
        <w:t xml:space="preserve">,</w:t>
      </w:r>
      <w:r>
        <w:t xml:space="preserve"> </w:t>
      </w:r>
      <w:r>
        <w:t xml:space="preserve">from the channel Stanford Online</w:t>
      </w:r>
      <w:r>
        <w:t xml:space="preserve"> </w:t>
      </w:r>
      <w:r>
        <w:t xml:space="preserve">(Stanford Online and Ng 2026)</w:t>
      </w:r>
      <w:r>
        <w:t xml:space="preserve">.</w:t>
      </w:r>
      <w:r>
        <w:t xml:space="preserve"> </w:t>
      </w:r>
      <w:r>
        <w:t xml:space="preserve">The video is an eighty-nine-second interview published on 2026-09-22,</w:t>
      </w:r>
      <w:r>
        <w:t xml:space="preserve"> </w:t>
      </w:r>
      <w:r>
        <w:t xml:space="preserve">in which Andrew Ng (Adjunct Professor at Stanford University and founder of DeepLearning.AI)</w:t>
      </w:r>
      <w:r>
        <w:t xml:space="preserve"> </w:t>
      </w:r>
      <w:r>
        <w:t xml:space="preserve">responds to the question:</w:t>
      </w:r>
      <w:r>
        <w:t xml:space="preserve"> </w:t>
      </w:r>
      <w:r>
        <w:t xml:space="preserve">“What’s one skill professionals should start learning now if they want to stay relevant in the age of AI?”</w:t>
      </w:r>
    </w:p>
    <w:bookmarkStart w:id="134" w:name="X2585d35de08cc404764c5b3e676c5fcc497846e"/>
    <w:p>
      <w:pPr>
        <w:pStyle w:val="Heading4"/>
      </w:pPr>
      <w:r>
        <w:t xml:space="preserve">The core argument: everyone should learn to code</w:t>
      </w:r>
    </w:p>
    <w:p>
      <w:pPr>
        <w:pStyle w:val="FirstParagraph"/>
      </w:pPr>
      <w:r>
        <w:t xml:space="preserve">Ng opens with what he acknowledges is a controversial stance:</w:t>
      </w:r>
      <w:r>
        <w:t xml:space="preserve"> </w:t>
      </w:r>
      <w:r>
        <w:t xml:space="preserve">everyone should learn to code.</w:t>
      </w:r>
      <w:r>
        <w:t xml:space="preserve"> </w:t>
      </w:r>
      <w:r>
        <w:t xml:space="preserve">His thesis is that a noticeable productivity gap is already widening</w:t>
      </w:r>
      <w:r>
        <w:t xml:space="preserve"> </w:t>
      </w:r>
      <w:r>
        <w:t xml:space="preserve">between professionals who can build custom software and those who cannot,</w:t>
      </w:r>
      <w:r>
        <w:t xml:space="preserve"> </w:t>
      </w:r>
      <w:r>
        <w:t xml:space="preserve">across all organizational roles rather than only within software engineering.</w:t>
      </w:r>
    </w:p>
    <w:bookmarkEnd w:id="134"/>
    <w:bookmarkStart w:id="135" w:name="X9429e6d799a3fcf433b7cb54e1628b26ec04661"/>
    <w:p>
      <w:pPr>
        <w:pStyle w:val="Heading4"/>
      </w:pPr>
      <w:r>
        <w:t xml:space="preserve">Directing computers vs. writing syntax by hand</w:t>
      </w:r>
    </w:p>
    <w:p>
      <w:pPr>
        <w:pStyle w:val="FirstParagraph"/>
      </w:pPr>
      <w:r>
        <w:t xml:space="preserve">Crucially, Ng clarifies that learning to code does not mean typing out every line of syntax manually.</w:t>
      </w:r>
      <w:r>
        <w:t xml:space="preserve"> </w:t>
      </w:r>
      <w:r>
        <w:t xml:space="preserve">He notes that he rarely writes code entirely by hand himself anymore.</w:t>
      </w:r>
      <w:r>
        <w:t xml:space="preserve"> </w:t>
      </w:r>
      <w:r>
        <w:t xml:space="preserve">Instead, the enduring core skill is knowing how to instruct a computer with precision,</w:t>
      </w:r>
      <w:r>
        <w:t xml:space="preserve"> </w:t>
      </w:r>
      <w:r>
        <w:t xml:space="preserve">and code remains the native language through which computers are directed.</w:t>
      </w:r>
    </w:p>
    <w:p>
      <w:pPr>
        <w:pStyle w:val="BodyText"/>
      </w:pPr>
      <w:r>
        <w:t xml:space="preserve">In Ng’s view, AI-assisted coding transforms programming into a universal capability: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Marketing without engineering bottlenecks:</w:t>
      </w:r>
      <w:r>
        <w:t xml:space="preserve"> </w:t>
      </w:r>
      <w:r>
        <w:t xml:space="preserve">Top marketers no longer wait in an engineering backlog for a dedicated developer to build or update a website;</w:t>
      </w:r>
      <w:r>
        <w:t xml:space="preserve"> </w:t>
      </w:r>
      <w:r>
        <w:t xml:space="preserve">they build and deploy what they need directly using AI assistance.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Recruiting with custom automation:</w:t>
      </w:r>
      <w:r>
        <w:t xml:space="preserve"> </w:t>
      </w:r>
      <w:r>
        <w:t xml:space="preserve">Top recruiters write automated scripts to screen and parse resumes against specific role requirements</w:t>
      </w:r>
      <w:r>
        <w:t xml:space="preserve"> </w:t>
      </w:r>
      <w:r>
        <w:t xml:space="preserve">instead of manually reviewing hundreds of candidates by hand.</w:t>
      </w:r>
    </w:p>
    <w:bookmarkEnd w:id="135"/>
    <w:bookmarkStart w:id="136" w:name="countering-the-advice-to-abandon-coding"/>
    <w:p>
      <w:pPr>
        <w:pStyle w:val="Heading4"/>
      </w:pPr>
      <w:r>
        <w:t xml:space="preserve">Countering the advice to abandon coding</w:t>
      </w:r>
    </w:p>
    <w:p>
      <w:pPr>
        <w:pStyle w:val="FirstParagraph"/>
      </w:pPr>
      <w:r>
        <w:t xml:space="preserve">A prevalent piece of executive and business advice suggests that learning to code is a waste of time</w:t>
      </w:r>
      <w:r>
        <w:t xml:space="preserve"> </w:t>
      </w:r>
      <w:r>
        <w:t xml:space="preserve">because AI will automate software development away.</w:t>
      </w:r>
      <w:r>
        <w:t xml:space="preserve"> </w:t>
      </w:r>
      <w:r>
        <w:t xml:space="preserve">Ng argues that this perspective has the causality backwards.</w:t>
      </w:r>
      <w:r>
        <w:t xml:space="preserve"> </w:t>
      </w:r>
      <w:r>
        <w:t xml:space="preserve">Rather than making programming obsolete,</w:t>
      </w:r>
      <w:r>
        <w:t xml:space="preserve"> </w:t>
      </w:r>
      <w:r>
        <w:t xml:space="preserve">AI assistance has lowered the barrier to entry enough that coding is now practical for everyone to learn.</w:t>
      </w:r>
      <w:r>
        <w:t xml:space="preserve"> </w:t>
      </w:r>
      <w:r>
        <w:t xml:space="preserve">The ability to specify logic, structure data, and guide an AI coding agent to produce tailored tools</w:t>
      </w:r>
      <w:r>
        <w:t xml:space="preserve"> </w:t>
      </w:r>
      <w:r>
        <w:t xml:space="preserve">amplifies individual effectiveness in every profession.</w:t>
      </w:r>
    </w:p>
    <w:bookmarkEnd w:id="136"/>
    <w:bookmarkEnd w:id="137"/>
    <w:bookmarkStart w:id="141" w:name="sec-ai-when-to-use"/>
    <w:p>
      <w:pPr>
        <w:pStyle w:val="Heading1"/>
      </w:pPr>
      <w:r>
        <w:t xml:space="preserve">11. When to use a coding agent</w:t>
      </w:r>
    </w:p>
    <w:p>
      <w:pPr>
        <w:pStyle w:val="FirstParagraph"/>
      </w:pPr>
      <w:r>
        <w:t xml:space="preserve">Coding agent sessions are currently</w:t>
      </w:r>
      <w:r>
        <w:rPr>
          <w:rStyle w:val="FootnoteReference"/>
        </w:rPr>
        <w:footnoteReference w:id="138"/>
      </w:r>
      <w:r>
        <w:t xml:space="preserve"> </w:t>
      </w:r>
      <w:r>
        <w:t xml:space="preserve">considered</w:t>
      </w:r>
      <w:r>
        <w:t xml:space="preserve"> </w:t>
      </w:r>
      <w:r>
        <w:t xml:space="preserve">“premium requests”</w:t>
      </w:r>
      <w:r>
        <w:t xml:space="preserve">,</w:t>
      </w:r>
      <w:r>
        <w:t xml:space="preserve"> </w:t>
      </w:r>
      <w:r>
        <w:t xml:space="preserve">which are limited resources;</w:t>
      </w:r>
      <w:r>
        <w:t xml:space="preserve"> </w:t>
      </w:r>
      <w:r>
        <w:t xml:space="preserve">see</w:t>
      </w:r>
      <w:r>
        <w:t xml:space="preserve"> </w:t>
      </w:r>
      <w:hyperlink r:id="rId139">
        <w:r>
          <w:rPr>
            <w:rStyle w:val="Hyperlink"/>
          </w:rPr>
          <w:t xml:space="preserve">https://github.com/features/copilot/plans</w:t>
        </w:r>
      </w:hyperlink>
      <w:r>
        <w:t xml:space="preserve"> </w:t>
      </w:r>
      <w:r>
        <w:t xml:space="preserve">for details.</w:t>
      </w:r>
      <w:r>
        <w:t xml:space="preserve"> </w:t>
      </w:r>
      <w:r>
        <w:t xml:space="preserve">So,</w:t>
      </w:r>
      <w:r>
        <w:t xml:space="preserve"> </w:t>
      </w:r>
      <w:r>
        <w:t xml:space="preserve">use coding agents sparingly.</w:t>
      </w:r>
      <w:r>
        <w:t xml:space="preserve"> </w:t>
      </w:r>
      <w:r>
        <w:t xml:space="preserve">Use them for complex changes that would be difficult or time-consuming</w:t>
      </w:r>
      <w:r>
        <w:t xml:space="preserve"> </w:t>
      </w:r>
      <w:r>
        <w:t xml:space="preserve">for you to complete by hand.</w:t>
      </w:r>
      <w:r>
        <w:t xml:space="preserve"> </w:t>
      </w:r>
      <w:r>
        <w:t xml:space="preserve">Coding agents also take time to get configured for work,</w:t>
      </w:r>
      <w:r>
        <w:t xml:space="preserve"> </w:t>
      </w:r>
      <w:r>
        <w:t xml:space="preserve">every time you make a request.</w:t>
      </w:r>
      <w:r>
        <w:t xml:space="preserve"> </w:t>
      </w:r>
      <w:r>
        <w:t xml:space="preserve">See</w:t>
      </w:r>
      <w:r>
        <w:t xml:space="preserve"> </w:t>
      </w:r>
      <w:hyperlink r:id="rId140">
        <w:r>
          <w:rPr>
            <w:rStyle w:val="Hyperlink"/>
          </w:rPr>
          <w:t xml:space="preserve">https://docs.github.com/en/copilot/how-tos/use-copilot-agents/coding-agent/customize-the-agent-environment#preinstalling-tools-or-dependencies-in-copilots-environment</w:t>
        </w:r>
      </w:hyperlink>
      <w:r>
        <w:t xml:space="preserve"> </w:t>
      </w:r>
      <w:r>
        <w:t xml:space="preserve">for ways to reduce that startup time,</w:t>
      </w:r>
      <w:r>
        <w:t xml:space="preserve"> </w:t>
      </w:r>
      <w:r>
        <w:t xml:space="preserve">but it will never be 0.</w:t>
      </w:r>
      <w:r>
        <w:t xml:space="preserve"> </w:t>
      </w:r>
      <w:r>
        <w:t xml:space="preserve">If you can complete the task faster than the coding agent can,</w:t>
      </w:r>
      <w:r>
        <w:t xml:space="preserve"> </w:t>
      </w:r>
      <w:r>
        <w:t xml:space="preserve">you should probably do it yourself.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when you have errors in the spell-check or lint workflows,</w:t>
      </w:r>
      <w:r>
        <w:t xml:space="preserve"> </w:t>
      </w:r>
      <w:r>
        <w:t xml:space="preserve">you can often fix them faster than Copilot can.</w:t>
      </w:r>
      <w:r>
        <w:t xml:space="preserve"> </w:t>
      </w:r>
      <w:r>
        <w:t xml:space="preserve">Similarly, when reviewing Copilot’s PRs,</w:t>
      </w:r>
      <w:r>
        <w:t xml:space="preserve"> </w:t>
      </w:r>
      <w:r>
        <w:t xml:space="preserve">you can often make direct changes to the branch</w:t>
      </w:r>
      <w:r>
        <w:t xml:space="preserve"> </w:t>
      </w:r>
      <w:r>
        <w:t xml:space="preserve">faster than you could write clear review comments and get Copilot to address them.</w:t>
      </w:r>
    </w:p>
    <w:p>
      <w:pPr>
        <w:pStyle w:val="BodyText"/>
      </w:pPr>
      <w:r>
        <w:t xml:space="preserve">Also,</w:t>
      </w:r>
      <w:r>
        <w:t xml:space="preserve"> </w:t>
      </w:r>
      <w:r>
        <w:t xml:space="preserve">the less we practice,</w:t>
      </w:r>
      <w:r>
        <w:t xml:space="preserve"> </w:t>
      </w:r>
      <w:r>
        <w:t xml:space="preserve">the weaker our skills get,</w:t>
      </w:r>
      <w:r>
        <w:t xml:space="preserve"> </w:t>
      </w:r>
      <w:r>
        <w:t xml:space="preserve">and the harder it is for us to supervise the agents</w:t>
      </w:r>
      <w:r>
        <w:t xml:space="preserve"> </w:t>
      </w:r>
      <w:r>
        <w:t xml:space="preserve">and make sure they are actually doing what we want them to do,</w:t>
      </w:r>
      <w:r>
        <w:t xml:space="preserve"> </w:t>
      </w:r>
      <w:r>
        <w:t xml:space="preserve">the way we want them to do it.</w:t>
      </w:r>
      <w:r>
        <w:t xml:space="preserve"> </w:t>
      </w:r>
      <w:r>
        <w:t xml:space="preserve">You should exercise your own coding skills regularly,</w:t>
      </w:r>
      <w:r>
        <w:t xml:space="preserve"> </w:t>
      </w:r>
      <w:r>
        <w:t xml:space="preserve">just like you would for any other skill you want to maintain.</w:t>
      </w:r>
    </w:p>
    <w:bookmarkEnd w:id="141"/>
    <w:bookmarkStart w:id="162" w:name="sec-ai-research-modes"/>
    <w:p>
      <w:pPr>
        <w:pStyle w:val="Heading1"/>
      </w:pPr>
      <w:r>
        <w:t xml:space="preserve">12. Deep Research Modes</w:t>
      </w:r>
    </w:p>
    <w:p>
      <w:pPr>
        <w:pStyle w:val="FirstParagraph"/>
      </w:pPr>
      <w:r>
        <w:t xml:space="preserve">Every major assistant now ships a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mode:</w:t>
      </w:r>
      <w:r>
        <w:t xml:space="preserve"> </w:t>
      </w:r>
      <w:r>
        <w:t xml:space="preserve">a long-running agent that plans a search strategy,</w:t>
      </w:r>
      <w:r>
        <w:t xml:space="preserve"> </w:t>
      </w:r>
      <w:r>
        <w:t xml:space="preserve">runs dozens of queries,</w:t>
      </w:r>
      <w:r>
        <w:t xml:space="preserve"> </w:t>
      </w:r>
      <w:r>
        <w:t xml:space="preserve">reads the results,</w:t>
      </w:r>
      <w:r>
        <w:t xml:space="preserve"> </w:t>
      </w:r>
      <w:r>
        <w:t xml:space="preserve">and writes a cited report (measured 2026-09-09).</w:t>
      </w:r>
      <w:r>
        <w:t xml:space="preserve"> </w:t>
      </w:r>
      <w:r>
        <w:t xml:space="preserve">These modes sit between a single web search and a coding agent.</w:t>
      </w:r>
      <w:r>
        <w:t xml:space="preserve"> </w:t>
      </w:r>
      <w:r>
        <w:t xml:space="preserve">They do not edit files or run your code,</w:t>
      </w:r>
      <w:r>
        <w:t xml:space="preserve"> </w:t>
      </w:r>
      <w:r>
        <w:t xml:space="preserve">but they read far more sources per question than a chat turn does,</w:t>
      </w:r>
      <w:r>
        <w:t xml:space="preserve"> </w:t>
      </w:r>
      <w:r>
        <w:t xml:space="preserve">and they hand back something closer to a literature memo than an answer.</w:t>
      </w:r>
    </w:p>
    <w:p>
      <w:pPr>
        <w:pStyle w:val="BodyText"/>
      </w:pPr>
      <w:r>
        <w:t xml:space="preserve">This section compares five of them from their vendors’ own documentation:</w:t>
      </w:r>
    </w:p>
    <w:p>
      <w:pPr>
        <w:pStyle w:val="Compact"/>
        <w:numPr>
          <w:ilvl w:val="0"/>
          <w:numId w:val="1019"/>
        </w:numPr>
      </w:pPr>
      <w:r>
        <w:t xml:space="preserve">Claude Research (Anthropic)</w:t>
      </w:r>
    </w:p>
    <w:p>
      <w:pPr>
        <w:pStyle w:val="Compact"/>
        <w:numPr>
          <w:ilvl w:val="0"/>
          <w:numId w:val="1019"/>
        </w:numPr>
      </w:pPr>
      <w:r>
        <w:t xml:space="preserve">Gemini Deep Research (Google)</w:t>
      </w:r>
    </w:p>
    <w:p>
      <w:pPr>
        <w:pStyle w:val="Compact"/>
        <w:numPr>
          <w:ilvl w:val="0"/>
          <w:numId w:val="1019"/>
        </w:numPr>
      </w:pPr>
      <w:r>
        <w:t xml:space="preserve">ChatGPT deep research (OpenAI)</w:t>
      </w:r>
    </w:p>
    <w:p>
      <w:pPr>
        <w:pStyle w:val="Compact"/>
        <w:numPr>
          <w:ilvl w:val="0"/>
          <w:numId w:val="1019"/>
        </w:numPr>
      </w:pPr>
      <w:r>
        <w:t xml:space="preserve">Researcher in Microsoft 365 Copilot (Microsoft)</w:t>
      </w:r>
    </w:p>
    <w:p>
      <w:pPr>
        <w:pStyle w:val="Compact"/>
        <w:numPr>
          <w:ilvl w:val="0"/>
          <w:numId w:val="1019"/>
        </w:numPr>
      </w:pPr>
      <w:r>
        <w:t xml:space="preserve">Perplexity Research (Perplexity)</w:t>
      </w:r>
    </w:p>
    <w:p>
      <w:pPr>
        <w:pStyle w:val="FirstParagraph"/>
      </w:pPr>
      <w:r>
        <w:t xml:space="preserve">For each we record what it does,</w:t>
      </w:r>
      <w:r>
        <w:t xml:space="preserve"> </w:t>
      </w:r>
      <w:r>
        <w:t xml:space="preserve">which plans include it and with what limits,</w:t>
      </w:r>
      <w:r>
        <w:t xml:space="preserve"> </w:t>
      </w:r>
      <w:r>
        <w:t xml:space="preserve">how long a run takes,</w:t>
      </w:r>
      <w:r>
        <w:t xml:space="preserve"> </w:t>
      </w:r>
      <w:r>
        <w:t xml:space="preserve">what the output looks like,</w:t>
      </w:r>
      <w:r>
        <w:t xml:space="preserve"> </w:t>
      </w:r>
      <w:r>
        <w:t xml:space="preserve">which connected sources it can read,</w:t>
      </w:r>
      <w:r>
        <w:t xml:space="preserve"> </w:t>
      </w:r>
      <w:r>
        <w:t xml:space="preserve">and whether the same capability is reachable from an API.</w:t>
      </w:r>
      <w:r>
        <w:t xml:space="preserve"> </w:t>
      </w:r>
      <w:r>
        <w:t xml:space="preserve">All figures are as published on 2026-09-09;</w:t>
      </w:r>
      <w:r>
        <w:t xml:space="preserve"> </w:t>
      </w:r>
      <w:r>
        <w:t xml:space="preserve">vendors change plan limits often, so re-check before relying on one.</w:t>
      </w:r>
    </w:p>
    <w:bookmarkStart w:id="144" w:name="claude-research"/>
    <w:p>
      <w:pPr>
        <w:pStyle w:val="Heading4"/>
      </w:pPr>
      <w:r>
        <w:t xml:space="preserve">Claude Research</w:t>
      </w:r>
    </w:p>
    <w:p>
      <w:pPr>
        <w:pStyle w:val="FirstParagraph"/>
      </w:pPr>
      <w:hyperlink r:id="rId142">
        <w:r>
          <w:rPr>
            <w:rStyle w:val="Hyperlink"/>
          </w:rPr>
          <w:t xml:space="preserve">Research</w:t>
        </w:r>
      </w:hyperlink>
      <w:r>
        <w:t xml:space="preserve"> </w:t>
      </w:r>
      <w:r>
        <w:t xml:space="preserve">(Anthropic 2026b)</w:t>
      </w:r>
      <w:r>
        <w:t xml:space="preserve"> </w:t>
      </w:r>
      <w:r>
        <w:t xml:space="preserve">is available on the paid Claude plans (Pro, Max, Team, and Enterprise)</w:t>
      </w:r>
      <w:r>
        <w:t xml:space="preserve"> </w:t>
      </w:r>
      <w:r>
        <w:t xml:space="preserve">in the web, desktop, and mobile apps.</w:t>
      </w:r>
      <w:r>
        <w:t xml:space="preserve"> </w:t>
      </w:r>
      <w:r>
        <w:t xml:space="preserve">Web search must be switched on for Research to work.</w:t>
      </w:r>
      <w:r>
        <w:t xml:space="preserve"> </w:t>
      </w:r>
      <w:r>
        <w:t xml:space="preserve">Claude runs a chain of searches that build on each other</w:t>
      </w:r>
      <w:r>
        <w:t xml:space="preserve"> </w:t>
      </w:r>
      <w:r>
        <w:t xml:space="preserve">and returns an answer with inline citations.</w:t>
      </w:r>
      <w:r>
        <w:t xml:space="preserve"> </w:t>
      </w:r>
      <w:r>
        <w:t xml:space="preserve">Anthropic’s guidance on choosing between web search, extended thinking, and Research</w:t>
      </w:r>
      <w:r>
        <w:t xml:space="preserve"> </w:t>
      </w:r>
      <w:r>
        <w:t xml:space="preserve">(Anthropic 2026d)</w:t>
      </w:r>
      <w:r>
        <w:t xml:space="preserve"> </w:t>
      </w:r>
      <w:r>
        <w:t xml:space="preserve">places Research at</w:t>
      </w:r>
      <w:r>
        <w:t xml:space="preserve"> </w:t>
      </w:r>
      <w:r>
        <w:t xml:space="preserve">“five or more tool calls over 1-3 minutes”</w:t>
      </w:r>
      <w:r>
        <w:t xml:space="preserve">,</w:t>
      </w:r>
      <w:r>
        <w:t xml:space="preserve"> </w:t>
      </w:r>
      <w:r>
        <w:t xml:space="preserve">with web search for one- or two-query lookups</w:t>
      </w:r>
      <w:r>
        <w:t xml:space="preserve"> </w:t>
      </w:r>
      <w:r>
        <w:t xml:space="preserve">and extended thinking for reasoning that needs no new information.</w:t>
      </w:r>
    </w:p>
    <w:p>
      <w:pPr>
        <w:pStyle w:val="BodyText"/>
      </w:pPr>
      <w:r>
        <w:t xml:space="preserve">Research draws on the same connectors as the rest of the app:</w:t>
      </w:r>
      <w:r>
        <w:t xml:space="preserve"> </w:t>
      </w:r>
      <w:r>
        <w:t xml:space="preserve">when Gmail, Google Calendar, and Google Docs are connected,</w:t>
      </w:r>
      <w:r>
        <w:t xml:space="preserve"> </w:t>
      </w:r>
      <w:r>
        <w:t xml:space="preserve">it searches those alongside the web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There is no separate Research quota;</w:t>
      </w:r>
      <w:r>
        <w:t xml:space="preserve"> </w:t>
      </w:r>
      <w:r>
        <w:t xml:space="preserve">runs count against the plan’s ordinary conversation limits,</w:t>
      </w:r>
      <w:r>
        <w:t xml:space="preserve"> </w:t>
      </w:r>
      <w:r>
        <w:t xml:space="preserve">and the help page warns that a run</w:t>
      </w:r>
      <w:r>
        <w:t xml:space="preserve"> </w:t>
      </w:r>
      <w:r>
        <w:t xml:space="preserve">“may consume limits faster”</w:t>
      </w:r>
      <w:r>
        <w:t xml:space="preserve"> </w:t>
      </w:r>
      <w:r>
        <w:t xml:space="preserve">because it retrieves many sources.</w:t>
      </w:r>
    </w:p>
    <w:p>
      <w:pPr>
        <w:pStyle w:val="BodyText"/>
      </w:pPr>
      <w:r>
        <w:t xml:space="preserve">The Claude API has no Research endpoint.</w:t>
      </w:r>
      <w:r>
        <w:t xml:space="preserve"> </w:t>
      </w:r>
      <w:r>
        <w:t xml:space="preserve">What it exposes is the</w:t>
      </w:r>
      <w:r>
        <w:t xml:space="preserve"> </w:t>
      </w:r>
      <w:hyperlink r:id="rId143">
        <w:r>
          <w:rPr>
            <w:rStyle w:val="Hyperlink"/>
          </w:rPr>
          <w:t xml:space="preserve">web search tool</w:t>
        </w:r>
      </w:hyperlink>
      <w:r>
        <w:t xml:space="preserve"> </w:t>
      </w:r>
      <w:r>
        <w:t xml:space="preserve">(Anthropic 2026c)</w:t>
      </w:r>
      <w:r>
        <w:t xml:space="preserve">:</w:t>
      </w:r>
      <w:r>
        <w:t xml:space="preserve"> </w:t>
      </w:r>
      <w:r>
        <w:t xml:space="preserve">a server-side tool that searches, returns results with citations,</w:t>
      </w:r>
      <w:r>
        <w:t xml:space="preserve"> </w:t>
      </w:r>
      <w:r>
        <w:t xml:space="preserve">and can be capped with</w:t>
      </w:r>
      <w:r>
        <w:t xml:space="preserve"> </w:t>
      </w:r>
      <w:r>
        <w:rPr>
          <w:rStyle w:val="VerbatimChar"/>
        </w:rPr>
        <w:t xml:space="preserve">max_uses</w:t>
      </w:r>
      <w:r>
        <w:t xml:space="preserve"> </w:t>
      </w:r>
      <w:r>
        <w:t xml:space="preserve">or restricted to</w:t>
      </w:r>
      <w:r>
        <w:t xml:space="preserve"> </w:t>
      </w:r>
      <w:r>
        <w:rPr>
          <w:rStyle w:val="VerbatimChar"/>
        </w:rPr>
        <w:t xml:space="preserve">allowed_domains</w:t>
      </w:r>
      <w:r>
        <w:t xml:space="preserve">.</w:t>
      </w:r>
      <w:r>
        <w:t xml:space="preserve"> </w:t>
      </w:r>
      <w:r>
        <w:t xml:space="preserve">It is billed at $10 per 1,000 searches plus token costs.</w:t>
      </w:r>
      <w:r>
        <w:t xml:space="preserve"> </w:t>
      </w:r>
      <w:r>
        <w:t xml:space="preserve">A multi-search research loop over that tool is something you build,</w:t>
      </w:r>
      <w:r>
        <w:t xml:space="preserve"> </w:t>
      </w:r>
      <w:r>
        <w:t xml:space="preserve">not something you call.</w:t>
      </w:r>
    </w:p>
    <w:bookmarkEnd w:id="144"/>
    <w:bookmarkStart w:id="147" w:name="gemini-deep-research"/>
    <w:p>
      <w:pPr>
        <w:pStyle w:val="Heading4"/>
      </w:pPr>
      <w:r>
        <w:t xml:space="preserve">Gemini Deep Research</w:t>
      </w:r>
    </w:p>
    <w:p>
      <w:pPr>
        <w:pStyle w:val="FirstParagraph"/>
      </w:pPr>
      <w:hyperlink r:id="rId145">
        <w:r>
          <w:rPr>
            <w:rStyle w:val="Hyperlink"/>
          </w:rPr>
          <w:t xml:space="preserve">Deep Research in the Gemini app</w:t>
        </w:r>
      </w:hyperlink>
      <w:r>
        <w:t xml:space="preserve"> </w:t>
      </w:r>
      <w:r>
        <w:t xml:space="preserve">(Google 2026e)</w:t>
      </w:r>
      <w:r>
        <w:t xml:space="preserve"> </w:t>
      </w:r>
      <w:r>
        <w:t xml:space="preserve">searches Google by default,</w:t>
      </w:r>
      <w:r>
        <w:t xml:space="preserve"> </w:t>
      </w:r>
      <w:r>
        <w:t xml:space="preserve">and you can add Gmail, Drive, uploaded files, and NotebookLM notebooks as sources.</w:t>
      </w:r>
      <w:r>
        <w:t xml:space="preserve"> </w:t>
      </w:r>
      <w:r>
        <w:t xml:space="preserve">A report</w:t>
      </w:r>
      <w:r>
        <w:t xml:space="preserve"> </w:t>
      </w:r>
      <w:r>
        <w:t xml:space="preserve">“usually takes about 5-10 minutes to generate”</w:t>
      </w:r>
      <w:r>
        <w:t xml:space="preserve">,</w:t>
      </w:r>
      <w:r>
        <w:t xml:space="preserve"> </w:t>
      </w:r>
      <w:r>
        <w:t xml:space="preserve">longer for complex topics.</w:t>
      </w:r>
      <w:r>
        <w:t xml:space="preserve"> </w:t>
      </w:r>
      <w:r>
        <w:t xml:space="preserve">The report can be exported to Google Docs</w:t>
      </w:r>
      <w:r>
        <w:t xml:space="preserve"> </w:t>
      </w:r>
      <w:r>
        <w:t xml:space="preserve">or turned into an Audio Overview.</w:t>
      </w:r>
      <w:r>
        <w:t xml:space="preserve"> </w:t>
      </w:r>
      <w:r>
        <w:t xml:space="preserve">All users can run reports;</w:t>
      </w:r>
      <w:r>
        <w:t xml:space="preserve"> </w:t>
      </w:r>
      <w:r>
        <w:t xml:space="preserve">Google AI Pro and Ultra subscribers can generate them with the Pro model,</w:t>
      </w:r>
      <w:r>
        <w:t xml:space="preserve"> </w:t>
      </w:r>
      <w:r>
        <w:t xml:space="preserve">and Ultra reports may include charts, diagrams, and interactive simulators.</w:t>
      </w:r>
    </w:p>
    <w:p>
      <w:pPr>
        <w:pStyle w:val="BodyText"/>
      </w:pPr>
      <w:r>
        <w:t xml:space="preserve">Limits are compute-based rather than a per-report count</w:t>
      </w:r>
      <w:r>
        <w:t xml:space="preserve"> </w:t>
      </w:r>
      <w:r>
        <w:t xml:space="preserve">(Google 2026b)</w:t>
      </w:r>
      <w:r>
        <w:t xml:space="preserve">:</w:t>
      </w:r>
      <w:r>
        <w:t xml:space="preserve"> </w:t>
      </w:r>
      <w:r>
        <w:t xml:space="preserve">the allowance refreshes every 5 hours up to a weekly cap,</w:t>
      </w:r>
      <w:r>
        <w:t xml:space="preserve"> </w:t>
      </w:r>
      <w:r>
        <w:t xml:space="preserve">with AI Plus at 2x the free allowance, AI Pro at 4x,</w:t>
      </w:r>
      <w:r>
        <w:t xml:space="preserve"> </w:t>
      </w:r>
      <w:r>
        <w:t xml:space="preserve">and AI Ultra at 5x or 20x the Pro allowance depending on the subscription.</w:t>
      </w:r>
      <w:r>
        <w:t xml:space="preserve"> </w:t>
      </w:r>
      <w:r>
        <w:t xml:space="preserve">Deep Research is listed as available on every tier,</w:t>
      </w:r>
      <w:r>
        <w:t xml:space="preserve"> </w:t>
      </w:r>
      <w:r>
        <w:t xml:space="preserve">but the same page notes that for accounts without a paid plan</w:t>
      </w:r>
      <w:r>
        <w:t xml:space="preserve"> </w:t>
      </w:r>
      <w:r>
        <w:t xml:space="preserve">compute-heavy features like Deep Research</w:t>
      </w:r>
      <w:r>
        <w:t xml:space="preserve"> </w:t>
      </w:r>
      <w:r>
        <w:t xml:space="preserve">“may be unavailable during periods of high demand”</w:t>
      </w:r>
      <w:r>
        <w:t xml:space="preserve">.</w:t>
      </w:r>
    </w:p>
    <w:p>
      <w:pPr>
        <w:pStyle w:val="BodyText"/>
      </w:pPr>
      <w:r>
        <w:t xml:space="preserve">Google is the one vendor here that sells the app feature and the API feature under the same name.</w:t>
      </w:r>
      <w:r>
        <w:t xml:space="preserve"> </w:t>
      </w:r>
      <w:r>
        <w:t xml:space="preserve">The</w:t>
      </w:r>
      <w:r>
        <w:t xml:space="preserve"> </w:t>
      </w:r>
      <w:hyperlink r:id="rId146">
        <w:r>
          <w:rPr>
            <w:rStyle w:val="Hyperlink"/>
          </w:rPr>
          <w:t xml:space="preserve">Gemini Deep Research agent</w:t>
        </w:r>
      </w:hyperlink>
      <w:r>
        <w:t xml:space="preserve"> </w:t>
      </w:r>
      <w:r>
        <w:t xml:space="preserve">(Google 2026c)</w:t>
      </w:r>
      <w:r>
        <w:t xml:space="preserve"> </w:t>
      </w:r>
      <w:r>
        <w:t xml:space="preserve">runs only through the Interactions API,</w:t>
      </w:r>
      <w:r>
        <w:t xml:space="preserve"> </w:t>
      </w:r>
      <w:r>
        <w:t xml:space="preserve">must be launched with</w:t>
      </w:r>
      <w:r>
        <w:t xml:space="preserve"> </w:t>
      </w:r>
      <w:r>
        <w:rPr>
          <w:rStyle w:val="VerbatimChar"/>
        </w:rPr>
        <w:t xml:space="preserve">background=true</w:t>
      </w:r>
      <w:r>
        <w:t xml:space="preserve">,</w:t>
      </w:r>
      <w:r>
        <w:t xml:space="preserve"> </w:t>
      </w:r>
      <w:r>
        <w:t xml:space="preserve">and ships as two agents:</w:t>
      </w:r>
      <w:r>
        <w:t xml:space="preserve"> </w:t>
      </w:r>
      <w:r>
        <w:rPr>
          <w:rStyle w:val="VerbatimChar"/>
        </w:rPr>
        <w:t xml:space="preserve">deep-research-preview-04-2026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deep-research-max-preview-04-2026</w:t>
      </w:r>
      <w:r>
        <w:t xml:space="preserve">.</w:t>
      </w:r>
      <w:r>
        <w:t xml:space="preserve"> </w:t>
      </w:r>
      <w:r>
        <w:t xml:space="preserve">The Max variant, built on Gemini 3.1 Pro,</w:t>
      </w:r>
      <w:r>
        <w:t xml:space="preserve"> </w:t>
      </w:r>
      <w:r>
        <w:t xml:space="preserve">is positioned for exhaustive batch work such as a nightly job that writes due-diligence reports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By default the agent gets Google Search, URL context, and code execution;</w:t>
      </w:r>
      <w:r>
        <w:t xml:space="preserve"> </w:t>
      </w:r>
      <w:r>
        <w:t xml:space="preserve">it accepts documents as input and can call remote MCP servers.</w:t>
      </w:r>
      <w:r>
        <w:t xml:space="preserve"> </w:t>
      </w:r>
      <w:r>
        <w:t xml:space="preserve">A run is capped at 60 minutes,</w:t>
      </w:r>
      <w:r>
        <w:t xml:space="preserve"> </w:t>
      </w:r>
      <w:r>
        <w:t xml:space="preserve">and the docs estimate $1-3 per standard task and $3-7 per Max task.</w:t>
      </w:r>
    </w:p>
    <w:bookmarkEnd w:id="147"/>
    <w:bookmarkStart w:id="150" w:name="chatgpt-deep-research"/>
    <w:p>
      <w:pPr>
        <w:pStyle w:val="Heading4"/>
      </w:pPr>
      <w:r>
        <w:t xml:space="preserve">ChatGPT deep research</w:t>
      </w:r>
    </w:p>
    <w:p>
      <w:pPr>
        <w:pStyle w:val="FirstParagraph"/>
      </w:pPr>
      <w:hyperlink r:id="rId148">
        <w:r>
          <w:rPr>
            <w:rStyle w:val="Hyperlink"/>
          </w:rPr>
          <w:t xml:space="preserve">Deep research in ChatGPT</w:t>
        </w:r>
      </w:hyperlink>
      <w:r>
        <w:t xml:space="preserve"> </w:t>
      </w:r>
      <w:r>
        <w:t xml:space="preserve">(OpenAI 2026b)</w:t>
      </w:r>
      <w:r>
        <w:t xml:space="preserve"> </w:t>
      </w:r>
      <w:r>
        <w:t xml:space="preserve">is the one mode here that puts a plan in front of you before it starts.</w:t>
      </w:r>
      <w:r>
        <w:t xml:space="preserve"> </w:t>
      </w:r>
      <w:r>
        <w:t xml:space="preserve">ChatGPT may ask clarifying questions,</w:t>
      </w:r>
      <w:r>
        <w:t xml:space="preserve"> </w:t>
      </w:r>
      <w:r>
        <w:t xml:space="preserve">drafts a research plan you can edit,</w:t>
      </w:r>
      <w:r>
        <w:t xml:space="preserve"> </w:t>
      </w:r>
      <w:r>
        <w:t xml:space="preserve">lets you watch and interrupt the run to redirect it,</w:t>
      </w:r>
      <w:r>
        <w:t xml:space="preserve"> </w:t>
      </w:r>
      <w:r>
        <w:t xml:space="preserve">and finishes with a full-screen report carrying a table of contents,</w:t>
      </w:r>
      <w:r>
        <w:t xml:space="preserve"> </w:t>
      </w:r>
      <w:r>
        <w:t xml:space="preserve">a sources section, and an activity history.</w:t>
      </w:r>
      <w:r>
        <w:t xml:space="preserve"> </w:t>
      </w:r>
      <w:r>
        <w:t xml:space="preserve">Reports download as Markdown, Word, or PDF.</w:t>
      </w:r>
    </w:p>
    <w:p>
      <w:pPr>
        <w:pStyle w:val="BodyText"/>
      </w:pPr>
      <w:r>
        <w:t xml:space="preserve">Sources are the public web, files you upload,</w:t>
      </w:r>
      <w:r>
        <w:t xml:space="preserve"> </w:t>
      </w:r>
      <w:r>
        <w:t xml:space="preserve">and connected apps such as Google Drive or SharePoint</w:t>
      </w:r>
      <w:r>
        <w:t xml:space="preserve"> </w:t>
      </w:r>
      <w:r>
        <w:t xml:space="preserve">where your plan and workspace allow them;</w:t>
      </w:r>
      <w:r>
        <w:t xml:space="preserve"> </w:t>
      </w:r>
      <w:r>
        <w:t xml:space="preserve">deep research uses only an app’s read actions.</w:t>
      </w:r>
      <w:r>
        <w:t xml:space="preserve"> </w:t>
      </w:r>
      <w:r>
        <w:t xml:space="preserve">You can also restrict a run to named sites,</w:t>
      </w:r>
      <w:r>
        <w:t xml:space="preserve"> </w:t>
      </w:r>
      <w:r>
        <w:t xml:space="preserve">or prioritize them while still allowing full-web search.</w:t>
      </w:r>
      <w:r>
        <w:t xml:space="preserve"> </w:t>
      </w:r>
      <w:r>
        <w:t xml:space="preserve">Usage</w:t>
      </w:r>
      <w:r>
        <w:t xml:space="preserve"> </w:t>
      </w:r>
      <w:r>
        <w:t xml:space="preserve">“varies by plan”</w:t>
      </w:r>
      <w:r>
        <w:t xml:space="preserve"> </w:t>
      </w:r>
      <w:r>
        <w:t xml:space="preserve">and shows in an in-product counter;</w:t>
      </w:r>
      <w:r>
        <w:t xml:space="preserve"> </w:t>
      </w:r>
      <w:r>
        <w:t xml:space="preserve">plans with a fixed monthly allowance reset 30 days from first use,</w:t>
      </w:r>
      <w:r>
        <w:t xml:space="preserve"> </w:t>
      </w:r>
      <w:r>
        <w:t xml:space="preserve">and availability depends on country.</w:t>
      </w:r>
      <w:r>
        <w:t xml:space="preserve"> </w:t>
      </w:r>
      <w:r>
        <w:t xml:space="preserve">Enterprise and Edu admins gate access by role.</w:t>
      </w:r>
    </w:p>
    <w:p>
      <w:pPr>
        <w:pStyle w:val="BodyText"/>
      </w:pP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API version</w:t>
        </w:r>
      </w:hyperlink>
      <w:r>
        <w:t xml:space="preserve"> </w:t>
      </w:r>
      <w:r>
        <w:t xml:space="preserve">(OpenAI 2026a)</w:t>
      </w:r>
      <w:r>
        <w:t xml:space="preserve"> </w:t>
      </w:r>
      <w:r>
        <w:t xml:space="preserve">runs through the Responses API with model</w:t>
      </w:r>
      <w:r>
        <w:t xml:space="preserve"> </w:t>
      </w:r>
      <w:r>
        <w:rPr>
          <w:rStyle w:val="VerbatimChar"/>
        </w:rPr>
        <w:t xml:space="preserve">o3-deep-research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o4-mini-deep-research</w:t>
      </w:r>
      <w:r>
        <w:t xml:space="preserve">.</w:t>
      </w:r>
      <w:r>
        <w:t xml:space="preserve"> </w:t>
      </w:r>
      <w:r>
        <w:t xml:space="preserve">OpenAI recommends background mode because runs</w:t>
      </w:r>
      <w:r>
        <w:t xml:space="preserve"> </w:t>
      </w:r>
      <w:r>
        <w:t xml:space="preserve">“can take tens of minutes”</w:t>
      </w:r>
      <w:r>
        <w:t xml:space="preserve">,</w:t>
      </w:r>
      <w:r>
        <w:t xml:space="preserve"> </w:t>
      </w:r>
      <w:r>
        <w:t xml:space="preserve">and background mode is incompatible with zero-data-retention agreements.</w:t>
      </w:r>
      <w:r>
        <w:t xml:space="preserve"> </w:t>
      </w:r>
      <w:r>
        <w:t xml:space="preserve">Available tools are web search, file search over at most two vector stores,</w:t>
      </w:r>
      <w:r>
        <w:t xml:space="preserve"> </w:t>
      </w:r>
      <w:r>
        <w:t xml:space="preserve">remote MCP servers exposing a search/fetch interface, and the code interpreter.</w:t>
      </w:r>
      <w:r>
        <w:t xml:space="preserve"> </w:t>
      </w:r>
      <w:r>
        <w:t xml:space="preserve">Output carries inline citations as annotations with a URL, title, and character offsets.</w:t>
      </w:r>
    </w:p>
    <w:bookmarkEnd w:id="150"/>
    <w:bookmarkStart w:id="153" w:name="Xc017de845cc5a3087b50d6c735b9b56e74687ad"/>
    <w:p>
      <w:pPr>
        <w:pStyle w:val="Heading4"/>
      </w:pPr>
      <w:r>
        <w:t xml:space="preserve">Microsoft 365 Copilot Researcher and Think Deeper</w:t>
      </w:r>
    </w:p>
    <w:p>
      <w:pPr>
        <w:pStyle w:val="FirstParagraph"/>
      </w:pPr>
      <w:r>
        <w:t xml:space="preserve">Microsoft has consolidated its offerings into one agent.</w:t>
      </w:r>
      <w:r>
        <w:t xml:space="preserve"> </w:t>
      </w:r>
      <w:r>
        <w:t xml:space="preserve">The consumer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 was retired from the Copilot app on 2026-08-18,</w:t>
      </w:r>
      <w:r>
        <w:t xml:space="preserve"> </w:t>
      </w:r>
      <w:r>
        <w:t xml:space="preserve">and Microsoft 365 Premium subscribers are directed to</w:t>
      </w:r>
      <w:r>
        <w:t xml:space="preserve"> </w:t>
      </w:r>
      <w:hyperlink r:id="rId151">
        <w:r>
          <w:rPr>
            <w:rStyle w:val="Hyperlink"/>
          </w:rPr>
          <w:t xml:space="preserve">Researcher</w:t>
        </w:r>
      </w:hyperlink>
      <w:r>
        <w:t xml:space="preserve"> </w:t>
      </w:r>
      <w:r>
        <w:t xml:space="preserve">(Microsoft 2026c, 2026b)</w:t>
      </w:r>
      <w:r>
        <w:t xml:space="preserve"> </w:t>
      </w:r>
      <w:r>
        <w:t xml:space="preserve">instead.</w:t>
      </w:r>
      <w:r>
        <w:t xml:space="preserve"> </w:t>
      </w:r>
      <w:r>
        <w:t xml:space="preserve">Researcher is also included for business and enterprise tenants</w:t>
      </w:r>
      <w:r>
        <w:t xml:space="preserve"> </w:t>
      </w:r>
      <w:r>
        <w:t xml:space="preserve">with a Copilot add-on license,</w:t>
      </w:r>
      <w:r>
        <w:t xml:space="preserve"> </w:t>
      </w:r>
      <w:r>
        <w:t xml:space="preserve">and admins can block it in the Microsoft 365 admin center.</w:t>
      </w:r>
    </w:p>
    <w:p>
      <w:pPr>
        <w:pStyle w:val="BodyText"/>
      </w:pPr>
      <w:r>
        <w:t xml:space="preserve">Researcher’s distinguishing source is your work graph:</w:t>
      </w:r>
      <w:r>
        <w:t xml:space="preserve"> </w:t>
      </w:r>
      <w:r>
        <w:t xml:space="preserve">it reads files, emails, meetings, and Teams chats you already have access to,</w:t>
      </w:r>
      <w:r>
        <w:t xml:space="preserve"> </w:t>
      </w:r>
      <w:r>
        <w:t xml:space="preserve">plus Microsoft Graph connectors,</w:t>
      </w:r>
      <w:r>
        <w:t xml:space="preserve"> </w:t>
      </w:r>
      <w:r>
        <w:t xml:space="preserve">and uses the Bing index for the web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Web search can be disabled tenant-wide,</w:t>
      </w:r>
      <w:r>
        <w:t xml:space="preserve"> </w:t>
      </w:r>
      <w:r>
        <w:t xml:space="preserve">but there is no allow-list or block-list of sites below that.</w:t>
      </w:r>
      <w:r>
        <w:t xml:space="preserve"> </w:t>
      </w:r>
      <w:r>
        <w:t xml:space="preserve">It asks clarifying questions before running,</w:t>
      </w:r>
      <w:r>
        <w:t xml:space="preserve"> </w:t>
      </w:r>
      <w:r>
        <w:t xml:space="preserve">and the FAQ gives run times of</w:t>
      </w:r>
      <w:r>
        <w:t xml:space="preserve"> </w:t>
      </w:r>
      <w:r>
        <w:t xml:space="preserve">“under five minutes for simple queries”</w:t>
      </w:r>
      <w:r>
        <w:t xml:space="preserve"> </w:t>
      </w:r>
      <w:r>
        <w:t xml:space="preserve">and</w:t>
      </w:r>
      <w:r>
        <w:t xml:space="preserve"> </w:t>
      </w:r>
      <w:r>
        <w:t xml:space="preserve">“10 to 45 minutes for highly complex ones”</w:t>
      </w:r>
      <w:r>
        <w:t xml:space="preserve">.</w:t>
      </w:r>
      <w:r>
        <w:t xml:space="preserve"> </w:t>
      </w:r>
      <w:r>
        <w:t xml:space="preserve">Output is a report with headings, visuals, and cited sources;</w:t>
      </w:r>
      <w:r>
        <w:t xml:space="preserve"> </w:t>
      </w:r>
      <w:r>
        <w:t xml:space="preserve">PowerPoint and PDF export are listed as</w:t>
      </w:r>
      <w:r>
        <w:t xml:space="preserve"> </w:t>
      </w:r>
      <w:r>
        <w:t xml:space="preserve">“to be released soon”</w:t>
      </w:r>
      <w:r>
        <w:t xml:space="preserve">.</w:t>
      </w:r>
      <w:r>
        <w:t xml:space="preserve"> </w:t>
      </w:r>
      <w:r>
        <w:t xml:space="preserve">The hard limit is 25 queries per user per month.</w:t>
      </w:r>
      <w:r>
        <w:t xml:space="preserve"> </w:t>
      </w:r>
      <w:r>
        <w:t xml:space="preserve">Tenants can enable Anthropic’s Claude models inside Researcher,</w:t>
      </w:r>
      <w:r>
        <w:t xml:space="preserve"> </w:t>
      </w:r>
      <w:r>
        <w:t xml:space="preserve">and the model picker is available when Researcher is opened as its own agent.</w:t>
      </w:r>
      <w:r>
        <w:t xml:space="preserve"> </w:t>
      </w:r>
      <w:r>
        <w:t xml:space="preserve">The FAQ states that Researcher cannot be customized or extended through Copilot Studio,</w:t>
      </w:r>
      <w:r>
        <w:t xml:space="preserve"> </w:t>
      </w:r>
      <w:r>
        <w:t xml:space="preserve">and none of the pages we read describe a programmatic route to it</w:t>
      </w:r>
      <w:r>
        <w:t xml:space="preserve"> </w:t>
      </w:r>
      <w:r>
        <w:t xml:space="preserve">(Microsoft 2026e)</w:t>
      </w:r>
      <w:r>
        <w:t xml:space="preserve">.</w:t>
      </w:r>
    </w:p>
    <w:p>
      <w:pPr>
        <w:pStyle w:val="BodyText"/>
      </w:pPr>
      <w:r>
        <w:t xml:space="preserve">Think Deeper is not a research mode.</w:t>
      </w:r>
      <w:r>
        <w:t xml:space="preserve"> </w:t>
      </w:r>
      <w:r>
        <w:t xml:space="preserve">It is one of the</w:t>
      </w:r>
      <w:r>
        <w:t xml:space="preserve"> </w:t>
      </w:r>
      <w:hyperlink r:id="rId152">
        <w:r>
          <w:rPr>
            <w:rStyle w:val="Hyperlink"/>
          </w:rPr>
          <w:t xml:space="preserve">conversation modes</w:t>
        </w:r>
      </w:hyperlink>
      <w:r>
        <w:t xml:space="preserve"> </w:t>
      </w:r>
      <w:r>
        <w:t xml:space="preserve">(Microsoft 2026a)</w:t>
      </w:r>
      <w:r>
        <w:t xml:space="preserve"> </w:t>
      </w:r>
      <w:r>
        <w:t xml:space="preserve">in the consumer Copilot app:</w:t>
      </w:r>
      <w:r>
        <w:t xml:space="preserve"> </w:t>
      </w:r>
      <w:r>
        <w:t xml:space="preserve">a reasoning pass that</w:t>
      </w:r>
      <w:r>
        <w:t xml:space="preserve"> </w:t>
      </w:r>
      <w:r>
        <w:t xml:space="preserve">“takes up to 10 seconds”</w:t>
      </w:r>
      <w:r>
        <w:t xml:space="preserve"> </w:t>
      </w:r>
      <w:r>
        <w:t xml:space="preserve">and does no extra retrieval,</w:t>
      </w:r>
      <w:r>
        <w:t xml:space="preserve"> </w:t>
      </w:r>
      <w:r>
        <w:t xml:space="preserve">available to all users with priority for Microsoft 365 subscribers when capacity is short.</w:t>
      </w:r>
      <w:r>
        <w:t xml:space="preserve"> </w:t>
      </w:r>
      <w:r>
        <w:t xml:space="preserve">Treat it as the counterpart of Claude’s extended thinking,</w:t>
      </w:r>
      <w:r>
        <w:t xml:space="preserve"> </w:t>
      </w:r>
      <w:r>
        <w:t xml:space="preserve">not of Researcher.</w:t>
      </w:r>
    </w:p>
    <w:bookmarkEnd w:id="153"/>
    <w:bookmarkStart w:id="157" w:name="perplexity-research"/>
    <w:p>
      <w:pPr>
        <w:pStyle w:val="Heading4"/>
      </w:pPr>
      <w:r>
        <w:t xml:space="preserve">Perplexity Research</w:t>
      </w:r>
    </w:p>
    <w:p>
      <w:pPr>
        <w:pStyle w:val="FirstParagraph"/>
      </w:pPr>
      <w:hyperlink r:id="rId154">
        <w:r>
          <w:rPr>
            <w:rStyle w:val="Hyperlink"/>
          </w:rPr>
          <w:t xml:space="preserve">Research mode</w:t>
        </w:r>
      </w:hyperlink>
      <w:r>
        <w:t xml:space="preserve"> </w:t>
      </w:r>
      <w:r>
        <w:t xml:space="preserve">(Perplexity 2026b)</w:t>
      </w:r>
      <w:r>
        <w:t xml:space="preserve"> </w:t>
      </w:r>
      <w:r>
        <w:t xml:space="preserve">runs</w:t>
      </w:r>
      <w:r>
        <w:t xml:space="preserve"> </w:t>
      </w:r>
      <w:r>
        <w:t xml:space="preserve">“dozens of searches, reads hundreds of sources”</w:t>
      </w:r>
      <w:r>
        <w:t xml:space="preserve">,</w:t>
      </w:r>
      <w:r>
        <w:t xml:space="preserve"> </w:t>
      </w:r>
      <w:r>
        <w:t xml:space="preserve">completes most tasks in under 3 minutes,</w:t>
      </w:r>
      <w:r>
        <w:t xml:space="preserve"> </w:t>
      </w:r>
      <w:r>
        <w:t xml:space="preserve">and takes around 4 to 5 minutes to deliver the report.</w:t>
      </w:r>
      <w:r>
        <w:t xml:space="preserve"> </w:t>
      </w:r>
      <w:r>
        <w:t xml:space="preserve">Reports export to PDF or a document, or become a shareable Perplexity Page.</w:t>
      </w:r>
      <w:r>
        <w:t xml:space="preserve"> </w:t>
      </w:r>
      <w:r>
        <w:t xml:space="preserve">Free accounts get limited access and Pro subscribers get extended access;</w:t>
      </w:r>
      <w:r>
        <w:t xml:space="preserve"> </w:t>
      </w:r>
      <w:r>
        <w:t xml:space="preserve">the help page gives no counts.</w:t>
      </w:r>
      <w:r>
        <w:t xml:space="preserve"> </w:t>
      </w:r>
      <w:r>
        <w:t xml:space="preserve">You cannot choose the model in Research mode.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Advanced Deep Research</w:t>
        </w:r>
      </w:hyperlink>
      <w:r>
        <w:t xml:space="preserve"> </w:t>
      </w:r>
      <w:r>
        <w:t xml:space="preserve">(Perplexity 2026c)</w:t>
      </w:r>
      <w:r>
        <w:t xml:space="preserve"> </w:t>
      </w:r>
      <w:r>
        <w:t xml:space="preserve">update added a code sandbox, uploaded-document input, clarifying questions,</w:t>
      </w:r>
      <w:r>
        <w:t xml:space="preserve"> </w:t>
      </w:r>
      <w:r>
        <w:t xml:space="preserve">follow-up questions while a run is in progress,</w:t>
      </w:r>
      <w:r>
        <w:t xml:space="preserve"> </w:t>
      </w:r>
      <w:r>
        <w:t xml:space="preserve">and reports that stream into an editable file.</w:t>
      </w:r>
      <w:r>
        <w:t xml:space="preserve"> </w:t>
      </w:r>
      <w:r>
        <w:t xml:space="preserve">It also names the underlying model by plan.</w:t>
      </w:r>
      <w:r>
        <w:t xml:space="preserve"> </w:t>
      </w:r>
      <w:r>
        <w:t xml:space="preserve">Which model each plan gets has changed more than once,</w:t>
      </w:r>
      <w:r>
        <w:t xml:space="preserve"> </w:t>
      </w:r>
      <w:r>
        <w:t xml:space="preserve">and Perplexity’s help-center pages refuse automated requests,</w:t>
      </w:r>
      <w:r>
        <w:t xml:space="preserve"> </w:t>
      </w:r>
      <w:r>
        <w:t xml:space="preserve">so this section does not reproduce the mapping:</w:t>
      </w:r>
      <w:r>
        <w:t xml:space="preserve"> </w:t>
      </w:r>
      <w:r>
        <w:t xml:space="preserve">check the linked page before relying on a particular model being behind your plan.</w:t>
      </w:r>
    </w:p>
    <w:p>
      <w:pPr>
        <w:pStyle w:val="BodyText"/>
      </w:pPr>
      <w:r>
        <w:t xml:space="preserve">The API equivalent is the</w:t>
      </w:r>
      <w:r>
        <w:t xml:space="preserve"> </w:t>
      </w:r>
      <w:hyperlink r:id="rId156">
        <w:r>
          <w:rPr>
            <w:rStyle w:val="VerbatimChar"/>
          </w:rPr>
          <w:t xml:space="preserve">sonar-deep-research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(Perplexity 2026a)</w:t>
      </w:r>
      <w:r>
        <w:t xml:space="preserve">,</w:t>
      </w:r>
      <w:r>
        <w:t xml:space="preserve"> </w:t>
      </w:r>
      <w:r>
        <w:t xml:space="preserve">priced at $2 per million input tokens, $8 per million output tokens,</w:t>
      </w:r>
      <w:r>
        <w:t xml:space="preserve"> </w:t>
      </w:r>
      <w:r>
        <w:t xml:space="preserve">$2 per million citation tokens, $3 per million reasoning tokens,</w:t>
      </w:r>
      <w:r>
        <w:t xml:space="preserve"> </w:t>
      </w:r>
      <w:r>
        <w:t xml:space="preserve">and $5 per 1,000 searches,</w:t>
      </w:r>
      <w:r>
        <w:t xml:space="preserve"> </w:t>
      </w:r>
      <w:r>
        <w:t xml:space="preserve">with a 128K context window.</w:t>
      </w:r>
      <w:r>
        <w:t xml:space="preserve"> </w:t>
      </w:r>
      <w:r>
        <w:t xml:space="preserve">The docs carry a deprecation notice moving the Sonar chat-completions interface to the Agent API,</w:t>
      </w:r>
      <w:r>
        <w:t xml:space="preserve"> </w:t>
      </w:r>
      <w:r>
        <w:t xml:space="preserve">with the old interface supported until 2026-09-27.</w:t>
      </w:r>
    </w:p>
    <w:bookmarkEnd w:id="157"/>
    <w:bookmarkStart w:id="158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Claude Research</w:t>
            </w:r>
          </w:p>
        </w:tc>
        <w:tc>
          <w:tcPr/>
          <w:p>
            <w:pPr>
              <w:pStyle w:val="Compact"/>
            </w:pPr>
            <w:r>
              <w:t xml:space="preserve">Gemini Deep Research</w:t>
            </w:r>
          </w:p>
        </w:tc>
        <w:tc>
          <w:tcPr/>
          <w:p>
            <w:pPr>
              <w:pStyle w:val="Compact"/>
            </w:pPr>
            <w:r>
              <w:t xml:space="preserve">ChatGPT deep research</w:t>
            </w:r>
          </w:p>
        </w:tc>
        <w:tc>
          <w:tcPr/>
          <w:p>
            <w:pPr>
              <w:pStyle w:val="Compact"/>
            </w:pPr>
            <w:r>
              <w:t xml:space="preserve">Copilot Researcher</w:t>
            </w:r>
          </w:p>
        </w:tc>
        <w:tc>
          <w:tcPr/>
          <w:p>
            <w:pPr>
              <w:pStyle w:val="Compact"/>
            </w:pPr>
            <w:r>
              <w:t xml:space="preserve">Perplexity Research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Plans</w:t>
            </w:r>
          </w:p>
        </w:tc>
        <w:tc>
          <w:tcPr/>
          <w:p>
            <w:pPr>
              <w:pStyle w:val="Compact"/>
            </w:pPr>
            <w:r>
              <w:t xml:space="preserve">Pro, Max, Team, Enterprise</w:t>
            </w:r>
          </w:p>
        </w:tc>
        <w:tc>
          <w:tcPr/>
          <w:p>
            <w:pPr>
              <w:pStyle w:val="Compact"/>
            </w:pPr>
            <w:r>
              <w:t xml:space="preserve">All tiers; Pro model on AI Pro and Ultra</w:t>
            </w:r>
          </w:p>
        </w:tc>
        <w:tc>
          <w:tcPr/>
          <w:p>
            <w:pPr>
              <w:pStyle w:val="Compact"/>
            </w:pPr>
            <w:r>
              <w:t xml:space="preserve">Varies by plan and country</w:t>
            </w:r>
          </w:p>
        </w:tc>
        <w:tc>
          <w:tcPr/>
          <w:p>
            <w:pPr>
              <w:pStyle w:val="Compact"/>
            </w:pPr>
            <w:r>
              <w:t xml:space="preserve">M365 Premium; Copilot add-on licenses</w:t>
            </w:r>
          </w:p>
        </w:tc>
        <w:tc>
          <w:tcPr/>
          <w:p>
            <w:pPr>
              <w:pStyle w:val="Compact"/>
            </w:pPr>
            <w:r>
              <w:t xml:space="preserve">Free (limited), Pro (extended)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Shared conversation limits</w:t>
            </w:r>
          </w:p>
        </w:tc>
        <w:tc>
          <w:tcPr/>
          <w:p>
            <w:pPr>
              <w:pStyle w:val="Compact"/>
            </w:pPr>
            <w:r>
              <w:t xml:space="preserve">Compute-based, 5-hour refresh, weekly cap</w:t>
            </w:r>
          </w:p>
        </w:tc>
        <w:tc>
          <w:tcPr/>
          <w:p>
            <w:pPr>
              <w:pStyle w:val="Compact"/>
            </w:pPr>
            <w:r>
              <w:t xml:space="preserve">In-product counter; monthly allowance on some plans</w:t>
            </w:r>
          </w:p>
        </w:tc>
        <w:tc>
          <w:tcPr/>
          <w:p>
            <w:pPr>
              <w:pStyle w:val="Compact"/>
            </w:pPr>
            <w:r>
              <w:t xml:space="preserve">25 queries per user per month</w:t>
            </w:r>
          </w:p>
        </w:tc>
        <w:tc>
          <w:tcPr/>
          <w:p>
            <w:pPr>
              <w:pStyle w:val="Compact"/>
            </w:pPr>
            <w:r>
              <w:t xml:space="preserve">Not 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time</w:t>
            </w:r>
          </w:p>
        </w:tc>
        <w:tc>
          <w:tcPr/>
          <w:p>
            <w:pPr>
              <w:pStyle w:val="Compact"/>
            </w:pPr>
            <w:r>
              <w:t xml:space="preserve">1-3 minutes</w:t>
            </w:r>
          </w:p>
        </w:tc>
        <w:tc>
          <w:tcPr/>
          <w:p>
            <w:pPr>
              <w:pStyle w:val="Compact"/>
            </w:pPr>
            <w:r>
              <w:t xml:space="preserve">5-10 minutes</w:t>
            </w:r>
          </w:p>
        </w:tc>
        <w:tc>
          <w:tcPr/>
          <w:p>
            <w:pPr>
              <w:pStyle w:val="Compact"/>
            </w:pPr>
            <w:r>
              <w:t xml:space="preserve">Not published for the app;</w:t>
            </w:r>
            <w:r>
              <w:t xml:space="preserve"> </w:t>
            </w:r>
            <w:r>
              <w:t xml:space="preserve">“tens of minutes”</w:t>
            </w:r>
            <w:r>
              <w:t xml:space="preserve"> </w:t>
            </w:r>
            <w:r>
              <w:t xml:space="preserve">via API</w:t>
            </w:r>
          </w:p>
        </w:tc>
        <w:tc>
          <w:tcPr/>
          <w:p>
            <w:pPr>
              <w:pStyle w:val="Compact"/>
            </w:pPr>
            <w:r>
              <w:t xml:space="preserve">Under 5 minutes to 45 minutes</w:t>
            </w:r>
          </w:p>
        </w:tc>
        <w:tc>
          <w:tcPr/>
          <w:p>
            <w:pPr>
              <w:pStyle w:val="Compact"/>
            </w:pPr>
            <w:r>
              <w:t xml:space="preserve">3-5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review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Editable plan; run can be interrupted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Answer with inline citations</w:t>
            </w:r>
          </w:p>
        </w:tc>
        <w:tc>
          <w:tcPr/>
          <w:p>
            <w:pPr>
              <w:pStyle w:val="Compact"/>
            </w:pPr>
            <w:r>
              <w:t xml:space="preserve">Report; Google Docs export; Audio Overview</w:t>
            </w:r>
          </w:p>
        </w:tc>
        <w:tc>
          <w:tcPr/>
          <w:p>
            <w:pPr>
              <w:pStyle w:val="Compact"/>
            </w:pPr>
            <w:r>
              <w:t xml:space="preserve">Report with table of contents and sources; Markdown, Word, PDF</w:t>
            </w:r>
          </w:p>
        </w:tc>
        <w:tc>
          <w:tcPr/>
          <w:p>
            <w:pPr>
              <w:pStyle w:val="Compact"/>
            </w:pPr>
            <w:r>
              <w:t xml:space="preserve">Report with visuals and citations</w:t>
            </w:r>
          </w:p>
        </w:tc>
        <w:tc>
          <w:tcPr/>
          <w:p>
            <w:pPr>
              <w:pStyle w:val="Compact"/>
            </w:pPr>
            <w:r>
              <w:t xml:space="preserve">Report; PDF, document, Perplexity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Connected sources</w:t>
            </w:r>
          </w:p>
        </w:tc>
        <w:tc>
          <w:tcPr/>
          <w:p>
            <w:pPr>
              <w:pStyle w:val="Compact"/>
            </w:pPr>
            <w:r>
              <w:t xml:space="preserve">Gmail, Calendar, Docs connectors</w:t>
            </w:r>
          </w:p>
        </w:tc>
        <w:tc>
          <w:tcPr/>
          <w:p>
            <w:pPr>
              <w:pStyle w:val="Compact"/>
            </w:pPr>
            <w:r>
              <w:t xml:space="preserve">Gmail, Drive, uploads, NotebookLM</w:t>
            </w:r>
          </w:p>
        </w:tc>
        <w:tc>
          <w:tcPr/>
          <w:p>
            <w:pPr>
              <w:pStyle w:val="Compact"/>
            </w:pPr>
            <w:r>
              <w:t xml:space="preserve">Uploads, Drive, SharePoint, other apps; site restriction</w:t>
            </w:r>
          </w:p>
        </w:tc>
        <w:tc>
          <w:tcPr/>
          <w:p>
            <w:pPr>
              <w:pStyle w:val="Compact"/>
            </w:pPr>
            <w:r>
              <w:t xml:space="preserve">Files, email, meetings, chats, Graph connectors</w:t>
            </w:r>
          </w:p>
        </w:tc>
        <w:tc>
          <w:tcPr/>
          <w:p>
            <w:pPr>
              <w:pStyle w:val="Compact"/>
            </w:pPr>
            <w:r>
              <w:t xml:space="preserve">Uploaded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Web search tool only ($10 per 1,000 searches)</w:t>
            </w:r>
          </w:p>
        </w:tc>
        <w:tc>
          <w:tcPr/>
          <w:p>
            <w:pPr>
              <w:pStyle w:val="Compact"/>
            </w:pPr>
            <w:r>
              <w:t xml:space="preserve">Interactions API; two agents; 60-minute cap; $1-7 per task</w:t>
            </w:r>
          </w:p>
        </w:tc>
        <w:tc>
          <w:tcPr/>
          <w:p>
            <w:pPr>
              <w:pStyle w:val="Compact"/>
            </w:pPr>
            <w:r>
              <w:t xml:space="preserve">Responses API;</w:t>
            </w:r>
            <w:r>
              <w:t xml:space="preserve"> </w:t>
            </w:r>
            <w:r>
              <w:rPr>
                <w:rStyle w:val="VerbatimChar"/>
              </w:rPr>
              <w:t xml:space="preserve">o3-deep-research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o4-mini-deep-research</w:t>
            </w:r>
          </w:p>
        </w:tc>
        <w:tc>
          <w:tcPr/>
          <w:p>
            <w:pPr>
              <w:pStyle w:val="Compact"/>
            </w:pPr>
            <w:r>
              <w:t xml:space="preserve">None documented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sonar-deep-research</w:t>
            </w:r>
          </w:p>
        </w:tc>
      </w:tr>
    </w:tbl>
    <w:bookmarkEnd w:id="158"/>
    <w:bookmarkStart w:id="161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for a specific slice of work,</w:t>
      </w:r>
      <w:r>
        <w:t xml:space="preserve"> </w:t>
      </w:r>
      <w:r>
        <w:t xml:space="preserve">and no as a substitute for the agents in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Reach for a research mode when the question is about the world rather than about your repository:</w:t>
      </w:r>
      <w:r>
        <w:t xml:space="preserve"> </w:t>
      </w:r>
      <w:r>
        <w:t xml:space="preserve">a literature scan before a grant section,</w:t>
      </w:r>
      <w:r>
        <w:t xml:space="preserve"> </w:t>
      </w:r>
      <w:r>
        <w:t xml:space="preserve">a comparison of vendors or packages you have not yet chosen between,</w:t>
      </w:r>
      <w:r>
        <w:t xml:space="preserve"> </w:t>
      </w:r>
      <w:r>
        <w:t xml:space="preserve">or a check on what a regulator or funding agency currently requires.</w:t>
      </w:r>
      <w:r>
        <w:t xml:space="preserve"> </w:t>
      </w:r>
      <w:r>
        <w:t xml:space="preserve">The modes read many more pages than a coding agent will in one turn,</w:t>
      </w:r>
      <w:r>
        <w:t xml:space="preserve"> </w:t>
      </w:r>
      <w:r>
        <w:t xml:space="preserve">they hand back citations you can audit,</w:t>
      </w:r>
      <w:r>
        <w:t xml:space="preserve"> </w:t>
      </w:r>
      <w:r>
        <w:t xml:space="preserve">and several export straight into the document formats we already draft in</w:t>
      </w:r>
      <w:r>
        <w:t xml:space="preserve"> </w:t>
      </w:r>
      <w:r>
        <w:t xml:space="preserve">(see</w:t>
      </w:r>
      <w:r>
        <w:t xml:space="preserve"> </w:t>
      </w:r>
      <w:hyperlink r:id="rId159">
        <w:r>
          <w:rPr>
            <w:rStyle w:val="Hyperlink"/>
          </w:rPr>
          <w:t xml:space="preserve">collaborative workspaces</w:t>
        </w:r>
      </w:hyperlink>
      <w:r>
        <w:t xml:space="preserve"> </w:t>
      </w:r>
      <w:r>
        <w:t xml:space="preserve">for the workspace side).</w:t>
      </w:r>
      <w:r>
        <w:t xml:space="preserve"> </w:t>
      </w:r>
      <w:r>
        <w:t xml:space="preserve">Researcher is the odd one out:</w:t>
      </w:r>
      <w:r>
        <w:t xml:space="preserve"> </w:t>
      </w:r>
      <w:r>
        <w:t xml:space="preserve">its value is reading your own institution’s email and files,</w:t>
      </w:r>
      <w:r>
        <w:t xml:space="preserve"> </w:t>
      </w:r>
      <w:r>
        <w:t xml:space="preserve">which none of the others can see,</w:t>
      </w:r>
      <w:r>
        <w:t xml:space="preserve"> </w:t>
      </w:r>
      <w:r>
        <w:t xml:space="preserve">and that is also why its output stays inside the Microsoft 365 boundary.</w:t>
      </w:r>
    </w:p>
    <w:p>
      <w:pPr>
        <w:pStyle w:val="BodyText"/>
      </w:pPr>
      <w:r>
        <w:t xml:space="preserve">Reach for a coding agent with web search instead when the answer must touch the code:</w:t>
      </w:r>
      <w:r>
        <w:t xml:space="preserve"> </w:t>
      </w:r>
      <w:r>
        <w:t xml:space="preserve">a dependency upgrade that needs the changelog read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applied,</w:t>
      </w:r>
      <w:r>
        <w:t xml:space="preserve"> </w:t>
      </w:r>
      <w:r>
        <w:t xml:space="preserve">a CI failure whose fix lives in a vendor’s docs,</w:t>
      </w:r>
      <w:r>
        <w:t xml:space="preserve"> </w:t>
      </w:r>
      <w:r>
        <w:t xml:space="preserve">or anything where the deliverable is a diff rather than a memo.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covers that decision in general.</w:t>
      </w:r>
      <w:r>
        <w:t xml:space="preserve"> </w:t>
      </w:r>
      <w:r>
        <w:t xml:space="preserve">A coding agent can also chain research and action in one run,</w:t>
      </w:r>
      <w:r>
        <w:t xml:space="preserve"> </w:t>
      </w:r>
      <w:r>
        <w:t xml:space="preserve">whereas every research mode above stops at the report.</w:t>
      </w:r>
    </w:p>
    <w:p>
      <w:pPr>
        <w:pStyle w:val="BodyText"/>
      </w:pPr>
      <w:r>
        <w:t xml:space="preserve">Two cautions carry across all five: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limits are the product.</w:t>
      </w:r>
      <w:r>
        <w:t xml:space="preserve"> </w:t>
      </w:r>
      <w:r>
        <w:t xml:space="preserve">Monthly caps of 25 (Copilot) or compute pools that refresh every 5 hours (Gemini)</w:t>
      </w:r>
      <w:r>
        <w:t xml:space="preserve"> </w:t>
      </w:r>
      <w:r>
        <w:t xml:space="preserve">mean a research mode is not a tool to leave running in a loop.</w:t>
      </w:r>
      <w:r>
        <w:t xml:space="preserve"> </w:t>
      </w:r>
      <w:r>
        <w:t xml:space="preserve">For batch or scheduled research, use the API routes,</w:t>
      </w:r>
      <w:r>
        <w:t xml:space="preserve"> </w:t>
      </w:r>
      <w:r>
        <w:t xml:space="preserve">and budget them like any other agent spend (</w:t>
      </w:r>
      <w:hyperlink r:id="rId160">
        <w:r>
          <w:rPr>
            <w:rStyle w:val="Hyperlink"/>
          </w:rPr>
          <w:t xml:space="preserve">spend management</w:t>
        </w:r>
      </w:hyperlink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 cited report is not a verified one.</w:t>
      </w:r>
      <w:r>
        <w:t xml:space="preserve"> </w:t>
      </w:r>
      <w:r>
        <w:t xml:space="preserve">Every mode cites, and none checks that the cited page supports the sentence.</w:t>
      </w:r>
      <w:r>
        <w:t xml:space="preserve"> </w:t>
      </w:r>
      <w:r>
        <w:t xml:space="preserve">Spot-check the citations you intend to reuse before they reach a manuscript,</w:t>
      </w:r>
      <w:r>
        <w:t xml:space="preserve"> </w:t>
      </w:r>
      <w:r>
        <w:t xml:space="preserve">exactly as the fact-check rules in this manual require of any AI-drafted prose.</w:t>
      </w:r>
    </w:p>
    <w:bookmarkEnd w:id="161"/>
    <w:bookmarkEnd w:id="162"/>
    <w:bookmarkStart w:id="173" w:name="how-to-work-with-coding-agents"/>
    <w:p>
      <w:pPr>
        <w:pStyle w:val="Heading1"/>
      </w:pPr>
      <w:r>
        <w:t xml:space="preserve">13. How to Work with Coding Agents</w:t>
      </w:r>
    </w:p>
    <w:p>
      <w:pPr>
        <w:pStyle w:val="FirstParagraph"/>
      </w:pPr>
      <w:r>
        <w:t xml:space="preserve">Coding agents can be accessed through several interfaces,</w:t>
      </w:r>
      <w:r>
        <w:t xml:space="preserve"> </w:t>
      </w:r>
      <w:r>
        <w:t xml:space="preserve">each with different trade-offs for task size,</w:t>
      </w:r>
      <w:r>
        <w:t xml:space="preserve"> </w:t>
      </w:r>
      <w:r>
        <w:t xml:space="preserve">feedback speed,</w:t>
      </w:r>
      <w:r>
        <w:t xml:space="preserve"> </w:t>
      </w:r>
      <w:r>
        <w:t xml:space="preserve">and collaboration style.</w:t>
      </w:r>
    </w:p>
    <w:bookmarkStart w:id="163" w:name="ways-to-interact-with-coding-agents"/>
    <w:p>
      <w:pPr>
        <w:pStyle w:val="Heading4"/>
      </w:pPr>
      <w:r>
        <w:t xml:space="preserve">Ways to interact with coding agents</w:t>
      </w:r>
    </w:p>
    <w:p>
      <w:pPr>
        <w:pStyle w:val="FirstParagraph"/>
      </w:pPr>
      <w:r>
        <w:t xml:space="preserve">The main differences are where the agent runs,</w:t>
      </w:r>
      <w:r>
        <w:t xml:space="preserve"> </w:t>
      </w:r>
      <w:r>
        <w:t xml:space="preserve">how much repository context it can access,</w:t>
      </w:r>
      <w:r>
        <w:t xml:space="preserve"> </w:t>
      </w:r>
      <w:r>
        <w:t xml:space="preserve">and how directly it can apply changes.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Cloud coding agents (GitHub Issues/PR workflow)</w:t>
      </w:r>
      <w:r>
        <w:t xml:space="preserve">:</w:t>
      </w:r>
      <w:r>
        <w:t xml:space="preserve"> </w:t>
      </w:r>
      <w:r>
        <w:t xml:space="preserve">Best for larger,</w:t>
      </w:r>
      <w:r>
        <w:t xml:space="preserve"> </w:t>
      </w:r>
      <w:r>
        <w:t xml:space="preserve">asynchronous tasks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multi-file refactoring,</w:t>
      </w:r>
      <w:r>
        <w:t xml:space="preserve"> </w:t>
      </w:r>
      <w:r>
        <w:t xml:space="preserve">dependency updates,</w:t>
      </w:r>
      <w:r>
        <w:t xml:space="preserve"> </w:t>
      </w:r>
      <w:r>
        <w:t xml:space="preserve">or documentation changes spanning several chapters).</w:t>
      </w:r>
      <w:r>
        <w:t xml:space="preserve"> </w:t>
      </w:r>
      <w:r>
        <w:t xml:space="preserve">The agent runs in a managed cloud environment,</w:t>
      </w:r>
      <w:r>
        <w:t xml:space="preserve"> </w:t>
      </w:r>
      <w:r>
        <w:t xml:space="preserve">works through an issue,</w:t>
      </w:r>
      <w:r>
        <w:t xml:space="preserve"> </w:t>
      </w:r>
      <w:r>
        <w:t xml:space="preserve">and proposes changes in a pull request for review.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CLI agents (terminal-first workflows)</w:t>
      </w:r>
      <w:r>
        <w:t xml:space="preserve">:</w:t>
      </w:r>
      <w:r>
        <w:t xml:space="preserve"> </w:t>
      </w:r>
      <w:r>
        <w:t xml:space="preserve">Best for rapid,</w:t>
      </w:r>
      <w:r>
        <w:t xml:space="preserve"> </w:t>
      </w:r>
      <w:r>
        <w:t xml:space="preserve">local iteration.</w:t>
      </w:r>
      <w:r>
        <w:t xml:space="preserve"> </w:t>
      </w:r>
      <w:r>
        <w:t xml:space="preserve">You stay close to shell tools and local files,</w:t>
      </w:r>
      <w:r>
        <w:t xml:space="preserve"> </w:t>
      </w:r>
      <w:r>
        <w:t xml:space="preserve">with faster back-and-forth for debugging,</w:t>
      </w:r>
      <w:r>
        <w:t xml:space="preserve"> </w:t>
      </w:r>
      <w:r>
        <w:t xml:space="preserve">refactoring,</w:t>
      </w:r>
      <w:r>
        <w:t xml:space="preserve"> </w:t>
      </w:r>
      <w:r>
        <w:t xml:space="preserve">and test-driven edits.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Chat/app agents (for example Claude or Codex-style chat interfaces)</w:t>
      </w:r>
      <w:r>
        <w:t xml:space="preserve">:</w:t>
      </w:r>
      <w:r>
        <w:t xml:space="preserve"> </w:t>
      </w:r>
      <w:r>
        <w:t xml:space="preserve">Best for planning,</w:t>
      </w:r>
      <w:r>
        <w:t xml:space="preserve"> </w:t>
      </w:r>
      <w:r>
        <w:t xml:space="preserve">design discussion,</w:t>
      </w:r>
      <w:r>
        <w:t xml:space="preserve"> </w:t>
      </w:r>
      <w:r>
        <w:t xml:space="preserve">and drafting code ideas.</w:t>
      </w:r>
      <w:r>
        <w:t xml:space="preserve"> </w:t>
      </w:r>
      <w:r>
        <w:t xml:space="preserve">They can be very strong thought partners,</w:t>
      </w:r>
      <w:r>
        <w:t xml:space="preserve"> </w:t>
      </w:r>
      <w:r>
        <w:t xml:space="preserve">but often need more manual copy/edit/execute steps</w:t>
      </w:r>
      <w:r>
        <w:t xml:space="preserve"> </w:t>
      </w:r>
      <w:r>
        <w:t xml:space="preserve">unless tightly integrated with your repository tools.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IDE-integrated agents</w:t>
      </w:r>
      <w:r>
        <w:t xml:space="preserve">:</w:t>
      </w:r>
      <w:r>
        <w:t xml:space="preserve"> </w:t>
      </w:r>
      <w:r>
        <w:t xml:space="preserve">Best for mixed human and agent editing.</w:t>
      </w:r>
      <w:r>
        <w:t xml:space="preserve"> </w:t>
      </w:r>
      <w:r>
        <w:t xml:space="preserve">They combine conversational help with direct file edits,</w:t>
      </w:r>
      <w:r>
        <w:t xml:space="preserve"> </w:t>
      </w:r>
      <w:r>
        <w:t xml:space="preserve">code navigation,</w:t>
      </w:r>
      <w:r>
        <w:t xml:space="preserve"> </w:t>
      </w:r>
      <w:r>
        <w:t xml:space="preserve">and in-editor testing loops.</w:t>
      </w:r>
    </w:p>
    <w:p>
      <w:pPr>
        <w:pStyle w:val="FirstParagraph"/>
      </w:pPr>
      <w:r>
        <w:t xml:space="preserve">In practice,</w:t>
      </w:r>
      <w:r>
        <w:t xml:space="preserve"> </w:t>
      </w:r>
      <w:r>
        <w:t xml:space="preserve">teams often combine these modes:</w:t>
      </w:r>
      <w:r>
        <w:t xml:space="preserve"> </w:t>
      </w:r>
      <w:r>
        <w:t xml:space="preserve">use app or IDE chat to refine requirements,</w:t>
      </w:r>
      <w:r>
        <w:t xml:space="preserve"> </w:t>
      </w:r>
      <w:r>
        <w:t xml:space="preserve">then hand implementation to a cloud or CLI agent,</w:t>
      </w:r>
      <w:r>
        <w:t xml:space="preserve"> </w:t>
      </w:r>
      <w:r>
        <w:t xml:space="preserve">and finish with human review.</w:t>
      </w:r>
    </w:p>
    <w:p>
      <w:pPr>
        <w:pStyle w:val="BodyText"/>
      </w:pPr>
      <w:r>
        <w:t xml:space="preserve">The following sections focus on GitHub Copilot’s specific workflow</w:t>
      </w:r>
      <w:r>
        <w:t xml:space="preserve"> </w:t>
      </w:r>
      <w:r>
        <w:t xml:space="preserve">for assigning and managing coding tasks.</w:t>
      </w:r>
    </w:p>
    <w:bookmarkEnd w:id="163"/>
    <w:bookmarkStart w:id="164" w:name="assigning-issues-to-copilot"/>
    <w:p>
      <w:pPr>
        <w:pStyle w:val="Heading4"/>
      </w:pPr>
      <w:r>
        <w:t xml:space="preserve">Assigning Issues to Copilot</w:t>
      </w:r>
    </w:p>
    <w:p>
      <w:pPr>
        <w:pStyle w:val="FirstParagraph"/>
      </w:pPr>
      <w:r>
        <w:t xml:space="preserve">You can assign GitHub Issues directly to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 </w:t>
      </w:r>
      <w:r>
        <w:t xml:space="preserve">just like you would assign to a human collaborator: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On GitHub.com</w:t>
      </w:r>
      <w:r>
        <w:t xml:space="preserve">:</w:t>
      </w:r>
      <w:r>
        <w:t xml:space="preserve"> </w:t>
      </w:r>
      <w:r>
        <w:t xml:space="preserve">Navigate to an issue and assign it to Copilot in the assignees section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In VS Code</w:t>
      </w:r>
      <w:r>
        <w:t xml:space="preserve">:</w:t>
      </w:r>
      <w:r>
        <w:t xml:space="preserve"> </w:t>
      </w:r>
      <w:r>
        <w:t xml:space="preserve">In the GitHub Pull Requests or Issues view,</w:t>
      </w:r>
      <w:r>
        <w:t xml:space="preserve"> </w:t>
      </w:r>
      <w:r>
        <w:t xml:space="preserve">right-click an issue and select</w:t>
      </w:r>
      <w:r>
        <w:t xml:space="preserve"> </w:t>
      </w:r>
      <w:r>
        <w:t xml:space="preserve">“Assign to Copilot”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From Copilot Chat</w:t>
      </w:r>
      <w:r>
        <w:t xml:space="preserve">:</w:t>
      </w:r>
      <w:r>
        <w:t xml:space="preserve"> </w:t>
      </w:r>
      <w:r>
        <w:t xml:space="preserve">Delegate tasks to Copilot directly from the chat interface in supported editors</w:t>
      </w:r>
    </w:p>
    <w:bookmarkEnd w:id="164"/>
    <w:bookmarkStart w:id="165" w:name="the-agent-workflow"/>
    <w:p>
      <w:pPr>
        <w:pStyle w:val="Heading4"/>
      </w:pPr>
      <w:r>
        <w:t xml:space="preserve">The Agent Workflow</w:t>
      </w:r>
    </w:p>
    <w:p>
      <w:pPr>
        <w:pStyle w:val="FirstParagraph"/>
      </w:pPr>
      <w:r>
        <w:t xml:space="preserve">Once assigned an issue,</w:t>
      </w:r>
      <w:r>
        <w:t xml:space="preserve"> </w:t>
      </w:r>
      <w:r>
        <w:t xml:space="preserve">the coding agent follows an autonomous workflow: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Analysis</w:t>
      </w:r>
      <w:r>
        <w:t xml:space="preserve">:</w:t>
      </w:r>
      <w:r>
        <w:t xml:space="preserve"> </w:t>
      </w:r>
      <w:r>
        <w:t xml:space="preserve">Reviews the issue description,</w:t>
      </w:r>
      <w:r>
        <w:t xml:space="preserve"> </w:t>
      </w:r>
      <w:r>
        <w:t xml:space="preserve">related discussions,</w:t>
      </w:r>
      <w:r>
        <w:t xml:space="preserve"> </w:t>
      </w:r>
      <w:r>
        <w:t xml:space="preserve">repository instructions,</w:t>
      </w:r>
      <w:r>
        <w:t xml:space="preserve"> </w:t>
      </w:r>
      <w:r>
        <w:t xml:space="preserve">and codebase context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Planning</w:t>
      </w:r>
      <w:r>
        <w:t xml:space="preserve">:</w:t>
      </w:r>
      <w:r>
        <w:t xml:space="preserve"> </w:t>
      </w:r>
      <w:r>
        <w:t xml:space="preserve">Determines what changes are needed and creates a work plan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Development</w:t>
      </w:r>
      <w:r>
        <w:t xml:space="preserve">:</w:t>
      </w:r>
      <w:r>
        <w:t xml:space="preserve"> </w:t>
      </w:r>
      <w:r>
        <w:t xml:space="preserve">Works in an isolated GitHub Actions environment,</w:t>
      </w:r>
      <w:r>
        <w:t xml:space="preserve"> </w:t>
      </w:r>
      <w:r>
        <w:t xml:space="preserve">modifies code,</w:t>
      </w:r>
      <w:r>
        <w:t xml:space="preserve"> </w:t>
      </w:r>
      <w:r>
        <w:t xml:space="preserve">runs tests and linters,</w:t>
      </w:r>
      <w:r>
        <w:t xml:space="preserve"> </w:t>
      </w:r>
      <w:r>
        <w:t xml:space="preserve">and validates changes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Pull Request Creation</w:t>
      </w:r>
      <w:r>
        <w:t xml:space="preserve">:</w:t>
      </w:r>
      <w:r>
        <w:t xml:space="preserve"> </w:t>
      </w:r>
      <w:r>
        <w:t xml:space="preserve">Creates a draft pull request with implemented changes,</w:t>
      </w:r>
      <w:r>
        <w:t xml:space="preserve"> </w:t>
      </w:r>
      <w:r>
        <w:t xml:space="preserve">audit logs,</w:t>
      </w:r>
      <w:r>
        <w:t xml:space="preserve"> </w:t>
      </w:r>
      <w:r>
        <w:t xml:space="preserve">and a summary of modifications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Review and Iteration</w:t>
      </w:r>
      <w:r>
        <w:t xml:space="preserve">:</w:t>
      </w:r>
      <w:r>
        <w:t xml:space="preserve"> </w:t>
      </w:r>
      <w:r>
        <w:t xml:space="preserve">You review the PR and can request changes;</w:t>
      </w:r>
      <w:r>
        <w:t xml:space="preserve"> </w:t>
      </w:r>
      <w:r>
        <w:t xml:space="preserve">the agent will iterate based on your feedback</w:t>
      </w:r>
    </w:p>
    <w:bookmarkEnd w:id="165"/>
    <w:bookmarkStart w:id="166" w:name="collaborating-with-coding-agents"/>
    <w:p>
      <w:pPr>
        <w:pStyle w:val="Heading4"/>
      </w:pPr>
      <w:r>
        <w:t xml:space="preserve">Collaborating with Coding Agents</w:t>
      </w:r>
    </w:p>
    <w:p>
      <w:pPr>
        <w:pStyle w:val="FirstParagraph"/>
      </w:pPr>
      <w:r>
        <w:t xml:space="preserve">Between iterations of asking coding agents to extend a PR,</w:t>
      </w:r>
      <w:r>
        <w:t xml:space="preserve"> </w:t>
      </w:r>
      <w:r>
        <w:t xml:space="preserve">human collaborators can also push changes directly to the PR branch.</w:t>
      </w:r>
      <w:r>
        <w:t xml:space="preserve"> </w:t>
      </w:r>
      <w:r>
        <w:t xml:space="preserve">This allows for a collaborative workflow where both humans and agents contribute: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Human contributions</w:t>
      </w:r>
      <w:r>
        <w:t xml:space="preserve">: You can make quick fixes,</w:t>
      </w:r>
      <w:r>
        <w:t xml:space="preserve"> </w:t>
      </w:r>
      <w:r>
        <w:t xml:space="preserve">add content,</w:t>
      </w:r>
      <w:r>
        <w:t xml:space="preserve"> </w:t>
      </w:r>
      <w:r>
        <w:t xml:space="preserve">or refine the agent’s work by pushing commits to the same branch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Agent iterations</w:t>
      </w:r>
      <w:r>
        <w:t xml:space="preserve">: After your changes,</w:t>
      </w:r>
      <w:r>
        <w:t xml:space="preserve"> </w:t>
      </w:r>
      <w:r>
        <w:t xml:space="preserve">you can ask the agent to continue working on additional requirements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Try to avoid pushing changes while the coding agent is actively working.</w:t>
      </w:r>
      <w:r>
        <w:t xml:space="preserve"> </w:t>
      </w:r>
      <w:r>
        <w:t xml:space="preserve">Simultaneous edits can produce conflicting diffs that:</w:t>
      </w:r>
    </w:p>
    <w:p>
      <w:pPr>
        <w:pStyle w:val="Compact"/>
        <w:numPr>
          <w:ilvl w:val="0"/>
          <w:numId w:val="1025"/>
        </w:numPr>
      </w:pPr>
      <w:r>
        <w:t xml:space="preserve">Need to be manually resolved</w:t>
      </w:r>
    </w:p>
    <w:p>
      <w:pPr>
        <w:pStyle w:val="Compact"/>
        <w:numPr>
          <w:ilvl w:val="0"/>
          <w:numId w:val="1025"/>
        </w:numPr>
      </w:pPr>
      <w:r>
        <w:t xml:space="preserve">May confuse both human and AI collaborators</w:t>
      </w:r>
    </w:p>
    <w:p>
      <w:pPr>
        <w:pStyle w:val="Compact"/>
        <w:numPr>
          <w:ilvl w:val="0"/>
          <w:numId w:val="1025"/>
        </w:numPr>
      </w:pPr>
      <w:r>
        <w:t xml:space="preserve">Could result in lost work or merge conflicts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Wait for the agent to complete its current iteration</w:t>
      </w:r>
      <w:r>
        <w:t xml:space="preserve"> </w:t>
      </w:r>
      <w:r>
        <w:t xml:space="preserve">(indicated by the PR being updated)</w:t>
      </w:r>
      <w:r>
        <w:t xml:space="preserve"> </w:t>
      </w:r>
      <w:r>
        <w:t xml:space="preserve">before pushing your own changes to the branch.</w:t>
      </w:r>
      <w:r>
        <w:t xml:space="preserve"> </w:t>
      </w:r>
      <w:r>
        <w:t xml:space="preserve">Then assign new work to the agent for the next iteration.</w:t>
      </w:r>
    </w:p>
    <w:bookmarkEnd w:id="166"/>
    <w:bookmarkStart w:id="167" w:name="directly-prompting-for-pull-requests"/>
    <w:p>
      <w:pPr>
        <w:pStyle w:val="Heading4"/>
      </w:pPr>
      <w:r>
        <w:t xml:space="preserve">Directly Prompting for Pull Requests</w:t>
      </w:r>
    </w:p>
    <w:p>
      <w:pPr>
        <w:pStyle w:val="FirstParagraph"/>
      </w:pPr>
      <w:r>
        <w:t xml:space="preserve">You can also prompt Copilot to create pull requests without first creating an issue:</w:t>
      </w:r>
    </w:p>
    <w:p>
      <w:pPr>
        <w:pStyle w:val="Compact"/>
        <w:numPr>
          <w:ilvl w:val="0"/>
          <w:numId w:val="1026"/>
        </w:numPr>
      </w:pPr>
      <w:r>
        <w:t xml:space="preserve">Use Copilot Chat in your editor to describe the changes you want</w:t>
      </w:r>
    </w:p>
    <w:p>
      <w:pPr>
        <w:pStyle w:val="Compact"/>
        <w:numPr>
          <w:ilvl w:val="0"/>
          <w:numId w:val="1026"/>
        </w:numPr>
      </w:pPr>
      <w:r>
        <w:t xml:space="preserve">The agent will analyze your request and create a pull request</w:t>
      </w:r>
    </w:p>
    <w:p>
      <w:pPr>
        <w:pStyle w:val="Compact"/>
        <w:numPr>
          <w:ilvl w:val="0"/>
          <w:numId w:val="1026"/>
        </w:numPr>
      </w:pPr>
      <w:r>
        <w:t xml:space="preserve">This is useful for quick fixes or well-defined tasks</w:t>
      </w:r>
    </w:p>
    <w:bookmarkEnd w:id="167"/>
    <w:bookmarkStart w:id="168" w:name="important-safeguards"/>
    <w:p>
      <w:pPr>
        <w:pStyle w:val="Heading4"/>
      </w:pPr>
      <w:r>
        <w:t xml:space="preserve">Important Safeguards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Human approval required</w:t>
      </w:r>
      <w:r>
        <w:t xml:space="preserve">:</w:t>
      </w:r>
      <w:r>
        <w:t xml:space="preserve"> </w:t>
      </w:r>
      <w:r>
        <w:t xml:space="preserve">Coding agents cannot merge their own changes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Branch restrictions</w:t>
      </w:r>
      <w:r>
        <w:t xml:space="preserve">:</w:t>
      </w:r>
      <w:r>
        <w:t xml:space="preserve"> </w:t>
      </w:r>
      <w:r>
        <w:t xml:space="preserve">Agents can only push to their own branches (e.g.,</w:t>
      </w:r>
      <w:r>
        <w:t xml:space="preserve"> </w:t>
      </w:r>
      <w:r>
        <w:rPr>
          <w:rStyle w:val="VerbatimChar"/>
        </w:rPr>
        <w:t xml:space="preserve">copilot/*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Full transparency</w:t>
      </w:r>
      <w:r>
        <w:t xml:space="preserve">:</w:t>
      </w:r>
      <w:r>
        <w:t xml:space="preserve"> </w:t>
      </w:r>
      <w:r>
        <w:t xml:space="preserve">All agent actions are logged and visible in the PR</w:t>
      </w:r>
    </w:p>
    <w:bookmarkEnd w:id="168"/>
    <w:bookmarkStart w:id="172" w:name="workflow-approval-requirements"/>
    <w:p>
      <w:pPr>
        <w:pStyle w:val="Heading4"/>
      </w:pPr>
      <w:r>
        <w:t xml:space="preserve">Workflow Approval Requirements</w:t>
      </w:r>
    </w:p>
    <w:p>
      <w:pPr>
        <w:pStyle w:val="FirstParagraph"/>
      </w:pPr>
      <w:r>
        <w:t xml:space="preserve">When GitHub Copilot creates or updates a pull request,</w:t>
      </w:r>
      <w:r>
        <w:t xml:space="preserve"> </w:t>
      </w:r>
      <w:r>
        <w:t xml:space="preserve">it cannot automatically trigger GitHub Actions workflows.</w:t>
      </w:r>
      <w:r>
        <w:t xml:space="preserve"> </w:t>
      </w:r>
      <w:r>
        <w:rPr>
          <w:b/>
          <w:bCs/>
        </w:rPr>
        <w:t xml:space="preserve">You must manually approve each workflow run</w:t>
      </w:r>
      <w:r>
        <w:t xml:space="preserve"> </w:t>
      </w:r>
      <w:r>
        <w:t xml:space="preserve">by clicking the approval button in the Actions tab or on the PR.</w:t>
      </w:r>
    </w:p>
    <w:p>
      <w:pPr>
        <w:pStyle w:val="BodyText"/>
      </w:pPr>
      <w:r>
        <w:t xml:space="preserve">This manual approval requirement is a security measure that prevents</w:t>
      </w:r>
      <w:r>
        <w:t xml:space="preserve"> </w:t>
      </w:r>
      <w:r>
        <w:t xml:space="preserve">potentially malicious or unintended code execution.</w:t>
      </w:r>
      <w:r>
        <w:t xml:space="preserve"> </w:t>
      </w:r>
      <w:r>
        <w:t xml:space="preserve">Because Copilot can modify any file in the repository—including workflow files</w:t>
      </w:r>
      <w:r>
        <w:t xml:space="preserve"> </w:t>
      </w:r>
      <w:r>
        <w:t xml:space="preserve">themselves or scripts called by workflows—allowing automatic workflow execution</w:t>
      </w:r>
      <w:r>
        <w:t xml:space="preserve"> </w:t>
      </w:r>
      <w:r>
        <w:t xml:space="preserve">could create security vulnerabilities.</w:t>
      </w:r>
    </w:p>
    <w:p>
      <w:pPr>
        <w:pStyle w:val="BodyText"/>
      </w:pPr>
      <w:r>
        <w:rPr>
          <w:b/>
          <w:bCs/>
        </w:rPr>
        <w:t xml:space="preserve">Key points: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 automatic approval</w:t>
      </w:r>
      <w:r>
        <w:t xml:space="preserve">:</w:t>
      </w:r>
      <w:r>
        <w:t xml:space="preserve"> </w:t>
      </w:r>
      <w:r>
        <w:t xml:space="preserve">There is currently no way to bypass manual workflow approval for Copilot PRs,</w:t>
      </w:r>
      <w:r>
        <w:t xml:space="preserve"> </w:t>
      </w:r>
      <w:r>
        <w:t xml:space="preserve">even if you are the repository owner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Security reasoning</w:t>
      </w:r>
      <w:r>
        <w:t xml:space="preserve">:</w:t>
      </w:r>
      <w:r>
        <w:t xml:space="preserve"> </w:t>
      </w:r>
      <w:r>
        <w:t xml:space="preserve">Copilot could modify workflow files (</w:t>
      </w:r>
      <w:r>
        <w:rPr>
          <w:rStyle w:val="VerbatimChar"/>
        </w:rPr>
        <w:t xml:space="preserve">.github/workflows/*.yml</w:t>
      </w:r>
      <w:r>
        <w:t xml:space="preserve">)</w:t>
      </w:r>
      <w:r>
        <w:t xml:space="preserve"> </w:t>
      </w:r>
      <w:r>
        <w:t xml:space="preserve">or scripts they execute,</w:t>
      </w:r>
      <w:r>
        <w:t xml:space="preserve"> </w:t>
      </w:r>
      <w:r>
        <w:t xml:space="preserve">potentially injecting malicious code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Impact on workflow</w:t>
      </w:r>
      <w:r>
        <w:t xml:space="preserve">:</w:t>
      </w:r>
      <w:r>
        <w:t xml:space="preserve"> </w:t>
      </w:r>
      <w:r>
        <w:t xml:space="preserve">This means you need to actively monitor and approve workflow runs</w:t>
      </w:r>
      <w:r>
        <w:t xml:space="preserve"> </w:t>
      </w:r>
      <w:r>
        <w:t xml:space="preserve">as Copilot iterates on your issue,</w:t>
      </w:r>
      <w:r>
        <w:t xml:space="preserve"> </w:t>
      </w:r>
      <w:r>
        <w:t xml:space="preserve">which can slow down the development cycle</w:t>
      </w:r>
    </w:p>
    <w:p>
      <w:pPr>
        <w:pStyle w:val="FirstParagraph"/>
      </w:pPr>
      <w:r>
        <w:rPr>
          <w:b/>
          <w:bCs/>
        </w:rPr>
        <w:t xml:space="preserve">Workaround considerations:</w:t>
      </w:r>
    </w:p>
    <w:p>
      <w:pPr>
        <w:pStyle w:val="BodyText"/>
      </w:pPr>
      <w:r>
        <w:t xml:space="preserve">Some users have discussed using Personal Access Tokens (PATs)</w:t>
      </w:r>
      <w:r>
        <w:t xml:space="preserve"> </w:t>
      </w:r>
      <w:r>
        <w:t xml:space="preserve">to allow Copilot to trigger workflows on your behalf,</w:t>
      </w:r>
      <w:r>
        <w:t xml:space="preserve"> </w:t>
      </w:r>
      <w:r>
        <w:t xml:space="preserve">but this approach has security implications</w:t>
      </w:r>
      <w:r>
        <w:t xml:space="preserve"> </w:t>
      </w:r>
      <w:r>
        <w:t xml:space="preserve">and should be carefully evaluated before implementation.</w:t>
      </w:r>
    </w:p>
    <w:p>
      <w:pPr>
        <w:pStyle w:val="BodyText"/>
      </w:pPr>
      <w:r>
        <w:t xml:space="preserve">For more details and community discussion about this limitation,</w:t>
      </w:r>
      <w:r>
        <w:t xml:space="preserve"> </w:t>
      </w:r>
      <w:r>
        <w:t xml:space="preserve">see:</w:t>
      </w:r>
    </w:p>
    <w:p>
      <w:pPr>
        <w:pStyle w:val="Compact"/>
        <w:numPr>
          <w:ilvl w:val="0"/>
          <w:numId w:val="1029"/>
        </w:numPr>
      </w:pPr>
      <w:hyperlink r:id="rId169">
        <w:r>
          <w:rPr>
            <w:rStyle w:val="Hyperlink"/>
          </w:rPr>
          <w:t xml:space="preserve">GitHub Community Discussion #162826</w:t>
        </w:r>
      </w:hyperlink>
      <w:r>
        <w:t xml:space="preserve">:</w:t>
      </w:r>
      <w:r>
        <w:t xml:space="preserve"> </w:t>
      </w:r>
      <w:r>
        <w:t xml:space="preserve">Discussion about workflow approval requirements</w:t>
      </w:r>
    </w:p>
    <w:p>
      <w:pPr>
        <w:pStyle w:val="Compact"/>
        <w:numPr>
          <w:ilvl w:val="0"/>
          <w:numId w:val="1029"/>
        </w:numPr>
      </w:pPr>
      <w:hyperlink r:id="rId170">
        <w:r>
          <w:rPr>
            <w:rStyle w:val="Hyperlink"/>
          </w:rPr>
          <w:t xml:space="preserve">GitHub Community Discussion #183966</w:t>
        </w:r>
      </w:hyperlink>
      <w:r>
        <w:t xml:space="preserve">:</w:t>
      </w:r>
      <w:r>
        <w:t xml:space="preserve"> </w:t>
      </w:r>
      <w:r>
        <w:t xml:space="preserve">Product feedback on this topic</w:t>
      </w:r>
    </w:p>
    <w:p>
      <w:pPr>
        <w:pStyle w:val="FirstParagraph"/>
      </w:pPr>
      <w:r>
        <w:t xml:space="preserve">For detailed instructions,</w:t>
      </w:r>
      <w:r>
        <w:t xml:space="preserve"> </w:t>
      </w:r>
      <w:r>
        <w:t xml:space="preserve">see</w:t>
      </w:r>
      <w:r>
        <w:t xml:space="preserve"> </w:t>
      </w:r>
      <w:hyperlink r:id="rId171">
        <w:r>
          <w:rPr>
            <w:rStyle w:val="Hyperlink"/>
          </w:rPr>
          <w:t xml:space="preserve">GitHub Copilot coding agent documentation</w:t>
        </w:r>
      </w:hyperlink>
      <w:r>
        <w:t xml:space="preserve">.</w:t>
      </w:r>
    </w:p>
    <w:bookmarkEnd w:id="172"/>
    <w:bookmarkEnd w:id="173"/>
    <w:bookmarkStart w:id="176" w:name="useful-prompt-formats"/>
    <w:p>
      <w:pPr>
        <w:pStyle w:val="Heading1"/>
      </w:pPr>
      <w:r>
        <w:t xml:space="preserve">14. Useful Prompt Formats</w:t>
      </w:r>
    </w:p>
    <w:p>
      <w:pPr>
        <w:pStyle w:val="FirstParagraph"/>
      </w:pPr>
      <w:r>
        <w:t xml:space="preserve">When working with coding agents,</w:t>
      </w:r>
      <w:r>
        <w:t xml:space="preserve"> </w:t>
      </w:r>
      <w:r>
        <w:t xml:space="preserve">using clear and specific prompts helps achieve better results.</w:t>
      </w:r>
      <w:r>
        <w:t xml:space="preserve"> </w:t>
      </w:r>
      <w:r>
        <w:t xml:space="preserve">Here are some useful prompt formats that you can use when requesting assistance from coding agents:</w:t>
      </w:r>
    </w:p>
    <w:bookmarkStart w:id="174" w:name="common-task-patterns"/>
    <w:p>
      <w:pPr>
        <w:pStyle w:val="Heading4"/>
      </w:pPr>
      <w:r>
        <w:t xml:space="preserve">Common Task Patterns</w:t>
      </w:r>
    </w:p>
    <w:p>
      <w:pPr>
        <w:pStyle w:val="FirstParagraph"/>
      </w:pPr>
      <w:r>
        <w:rPr>
          <w:b/>
          <w:bCs/>
        </w:rPr>
        <w:t xml:space="preserve">Tidying up code:</w:t>
      </w:r>
    </w:p>
    <w:p>
      <w:pPr>
        <w:pStyle w:val="Compact"/>
        <w:numPr>
          <w:ilvl w:val="0"/>
          <w:numId w:val="1030"/>
        </w:numPr>
      </w:pPr>
      <w:r>
        <w:t xml:space="preserve">“tidy up [file, function, module, whole project]”</w:t>
      </w:r>
    </w:p>
    <w:p>
      <w:pPr>
        <w:pStyle w:val="Compact"/>
        <w:numPr>
          <w:ilvl w:val="0"/>
          <w:numId w:val="1030"/>
        </w:numPr>
      </w:pPr>
      <w:r>
        <w:t xml:space="preserve">Useful for improving code organization, consistency, and readability</w:t>
      </w:r>
    </w:p>
    <w:p>
      <w:pPr>
        <w:pStyle w:val="Compact"/>
        <w:numPr>
          <w:ilvl w:val="0"/>
          <w:numId w:val="1030"/>
        </w:numPr>
      </w:pPr>
      <w:r>
        <w:t xml:space="preserve">Example:</w:t>
      </w:r>
      <w:r>
        <w:t xml:space="preserve"> </w:t>
      </w:r>
      <w:r>
        <w:t xml:space="preserve">“tidy up the data processing module”</w:t>
      </w:r>
    </w:p>
    <w:p>
      <w:pPr>
        <w:pStyle w:val="FirstParagraph"/>
      </w:pPr>
      <w:r>
        <w:rPr>
          <w:b/>
          <w:bCs/>
        </w:rPr>
        <w:t xml:space="preserve">Addressing failing workflows:</w:t>
      </w:r>
    </w:p>
    <w:p>
      <w:pPr>
        <w:pStyle w:val="Compact"/>
        <w:numPr>
          <w:ilvl w:val="0"/>
          <w:numId w:val="1031"/>
        </w:numPr>
      </w:pPr>
      <w:r>
        <w:t xml:space="preserve">“address failing workflows”</w:t>
      </w:r>
    </w:p>
    <w:p>
      <w:pPr>
        <w:pStyle w:val="Compact"/>
        <w:numPr>
          <w:ilvl w:val="0"/>
          <w:numId w:val="1031"/>
        </w:numPr>
      </w:pPr>
      <w:r>
        <w:t xml:space="preserve">Helps fix continuous integration (CI) failures, build errors, or test failures</w:t>
      </w:r>
    </w:p>
    <w:p>
      <w:pPr>
        <w:pStyle w:val="Compact"/>
        <w:numPr>
          <w:ilvl w:val="0"/>
          <w:numId w:val="1031"/>
        </w:numPr>
      </w:pPr>
      <w:r>
        <w:t xml:space="preserve">Example:</w:t>
      </w:r>
      <w:r>
        <w:t xml:space="preserve"> </w:t>
      </w:r>
      <w:r>
        <w:t xml:space="preserve">“address failing workflows in the GitHub Actions pipeline”</w:t>
      </w:r>
    </w:p>
    <w:p>
      <w:pPr>
        <w:pStyle w:val="FirstParagraph"/>
      </w:pPr>
      <w:r>
        <w:rPr>
          <w:b/>
          <w:bCs/>
        </w:rPr>
        <w:t xml:space="preserve">Decomposing code:</w:t>
      </w:r>
    </w:p>
    <w:p>
      <w:pPr>
        <w:pStyle w:val="Compact"/>
        <w:numPr>
          <w:ilvl w:val="0"/>
          <w:numId w:val="1032"/>
        </w:numPr>
      </w:pPr>
      <w:r>
        <w:t xml:space="preserve">“decompose [function, quarto-file, etc]”</w:t>
      </w:r>
    </w:p>
    <w:p>
      <w:pPr>
        <w:pStyle w:val="Compact"/>
        <w:numPr>
          <w:ilvl w:val="0"/>
          <w:numId w:val="1032"/>
        </w:numPr>
      </w:pPr>
      <w:r>
        <w:t xml:space="preserve">Breaks down large or complex code into smaller, more manageable pieces</w:t>
      </w:r>
    </w:p>
    <w:p>
      <w:pPr>
        <w:pStyle w:val="Compact"/>
        <w:numPr>
          <w:ilvl w:val="0"/>
          <w:numId w:val="1032"/>
        </w:numPr>
      </w:pPr>
      <w:r>
        <w:t xml:space="preserve">Example:</w:t>
      </w:r>
      <w:r>
        <w:t xml:space="preserve"> </w:t>
      </w:r>
      <w:r>
        <w:t xml:space="preserve">“decompose this analysis function into separate helper functions”</w:t>
      </w:r>
    </w:p>
    <w:p>
      <w:pPr>
        <w:pStyle w:val="FirstParagraph"/>
      </w:pPr>
      <w:r>
        <w:rPr>
          <w:b/>
          <w:bCs/>
        </w:rPr>
        <w:t xml:space="preserve">Updating content:</w:t>
      </w:r>
    </w:p>
    <w:p>
      <w:pPr>
        <w:pStyle w:val="Compact"/>
        <w:numPr>
          <w:ilvl w:val="0"/>
          <w:numId w:val="1033"/>
        </w:numPr>
      </w:pPr>
      <w:r>
        <w:t xml:space="preserve">“update [links, content, etc]”</w:t>
      </w:r>
    </w:p>
    <w:p>
      <w:pPr>
        <w:pStyle w:val="Compact"/>
        <w:numPr>
          <w:ilvl w:val="0"/>
          <w:numId w:val="1033"/>
        </w:numPr>
      </w:pPr>
      <w:r>
        <w:t xml:space="preserve">Refreshes outdated information, fixes broken links, or modernizes code</w:t>
      </w:r>
    </w:p>
    <w:p>
      <w:pPr>
        <w:pStyle w:val="Compact"/>
        <w:numPr>
          <w:ilvl w:val="0"/>
          <w:numId w:val="1033"/>
        </w:numPr>
      </w:pPr>
      <w:r>
        <w:t xml:space="preserve">Example:</w:t>
      </w:r>
      <w:r>
        <w:t xml:space="preserve"> </w:t>
      </w:r>
      <w:r>
        <w:t xml:space="preserve">“update all package URLs in the documentation”</w:t>
      </w:r>
    </w:p>
    <w:p>
      <w:pPr>
        <w:pStyle w:val="FirstParagraph"/>
      </w:pPr>
      <w:r>
        <w:rPr>
          <w:b/>
          <w:bCs/>
        </w:rPr>
        <w:t xml:space="preserve">Expanding documentation:</w:t>
      </w:r>
    </w:p>
    <w:p>
      <w:pPr>
        <w:pStyle w:val="Compact"/>
        <w:numPr>
          <w:ilvl w:val="0"/>
          <w:numId w:val="1034"/>
        </w:numPr>
      </w:pPr>
      <w:r>
        <w:t xml:space="preserve">“expand [a section in a document]”</w:t>
      </w:r>
    </w:p>
    <w:p>
      <w:pPr>
        <w:pStyle w:val="Compact"/>
        <w:numPr>
          <w:ilvl w:val="0"/>
          <w:numId w:val="1034"/>
        </w:numPr>
      </w:pPr>
      <w:r>
        <w:t xml:space="preserve">Adds more detail, examples, or explanation to existing content</w:t>
      </w:r>
    </w:p>
    <w:p>
      <w:pPr>
        <w:pStyle w:val="Compact"/>
        <w:numPr>
          <w:ilvl w:val="0"/>
          <w:numId w:val="1034"/>
        </w:numPr>
      </w:pPr>
      <w:r>
        <w:t xml:space="preserve">Example:</w:t>
      </w:r>
      <w:r>
        <w:t xml:space="preserve"> </w:t>
      </w:r>
      <w:r>
        <w:t xml:space="preserve">“expand the section on data validation with practical examples”</w:t>
      </w:r>
    </w:p>
    <w:p>
      <w:pPr>
        <w:pStyle w:val="FirstParagraph"/>
      </w:pPr>
      <w:r>
        <w:rPr>
          <w:b/>
          <w:bCs/>
        </w:rPr>
        <w:t xml:space="preserve">Condensing content:</w:t>
      </w:r>
    </w:p>
    <w:p>
      <w:pPr>
        <w:pStyle w:val="Compact"/>
        <w:numPr>
          <w:ilvl w:val="0"/>
          <w:numId w:val="1035"/>
        </w:numPr>
      </w:pPr>
      <w:r>
        <w:t xml:space="preserve">“condense [a section in a document]”</w:t>
      </w:r>
    </w:p>
    <w:p>
      <w:pPr>
        <w:pStyle w:val="Compact"/>
        <w:numPr>
          <w:ilvl w:val="0"/>
          <w:numId w:val="1035"/>
        </w:numPr>
      </w:pPr>
      <w:r>
        <w:t xml:space="preserve">Reduces verbosity while preserving essential information</w:t>
      </w:r>
    </w:p>
    <w:p>
      <w:pPr>
        <w:pStyle w:val="Compact"/>
        <w:numPr>
          <w:ilvl w:val="0"/>
          <w:numId w:val="1035"/>
        </w:numPr>
      </w:pPr>
      <w:r>
        <w:t xml:space="preserve">Example:</w:t>
      </w:r>
      <w:r>
        <w:t xml:space="preserve"> </w:t>
      </w:r>
      <w:r>
        <w:t xml:space="preserve">“condense the installation instructions to be more concise”</w:t>
      </w:r>
    </w:p>
    <w:p>
      <w:pPr>
        <w:pStyle w:val="FirstParagraph"/>
      </w:pPr>
      <w:r>
        <w:rPr>
          <w:b/>
          <w:bCs/>
        </w:rPr>
        <w:t xml:space="preserve">Clarifying content:</w:t>
      </w:r>
    </w:p>
    <w:p>
      <w:pPr>
        <w:pStyle w:val="Compact"/>
        <w:numPr>
          <w:ilvl w:val="0"/>
          <w:numId w:val="1036"/>
        </w:numPr>
      </w:pPr>
      <w:r>
        <w:t xml:space="preserve">“clarify [a section in a document]”</w:t>
      </w:r>
    </w:p>
    <w:p>
      <w:pPr>
        <w:pStyle w:val="Compact"/>
        <w:numPr>
          <w:ilvl w:val="0"/>
          <w:numId w:val="1036"/>
        </w:numPr>
      </w:pPr>
      <w:r>
        <w:t xml:space="preserve">Improves clarity, removes ambiguity, or simplifies complex explanations</w:t>
      </w:r>
    </w:p>
    <w:p>
      <w:pPr>
        <w:pStyle w:val="Compact"/>
        <w:numPr>
          <w:ilvl w:val="0"/>
          <w:numId w:val="1036"/>
        </w:numPr>
      </w:pPr>
      <w:r>
        <w:t xml:space="preserve">Example:</w:t>
      </w:r>
      <w:r>
        <w:t xml:space="preserve"> </w:t>
      </w:r>
      <w:r>
        <w:t xml:space="preserve">“clarify the explanation of the analysis workflow”</w:t>
      </w:r>
    </w:p>
    <w:bookmarkEnd w:id="174"/>
    <w:bookmarkStart w:id="175" w:name="tips-for-effective-prompts"/>
    <w:p>
      <w:pPr>
        <w:pStyle w:val="Heading4"/>
      </w:pPr>
      <w:r>
        <w:t xml:space="preserve">Tips for Effective Prompts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Be specific</w:t>
      </w:r>
      <w:r>
        <w:t xml:space="preserve">: Include file names, function names, or specific sections when possible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Provide context</w:t>
      </w:r>
      <w:r>
        <w:t xml:space="preserve">: Explain what you want to achieve and why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Set boundaries</w:t>
      </w:r>
      <w:r>
        <w:t xml:space="preserve">: Specify what should or shouldn’t change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Request validation</w:t>
      </w:r>
      <w:r>
        <w:t xml:space="preserve">: Ask the agent to test or verify its changes when appropriate</w:t>
      </w:r>
    </w:p>
    <w:bookmarkEnd w:id="175"/>
    <w:bookmarkEnd w:id="176"/>
    <w:bookmarkStart w:id="181" w:name="editing-with-.docx-files"/>
    <w:p>
      <w:pPr>
        <w:pStyle w:val="Heading1"/>
      </w:pPr>
      <w:r>
        <w:t xml:space="preserve">15. Editing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</w:t>
      </w:r>
    </w:p>
    <w:p>
      <w:pPr>
        <w:pStyle w:val="FirstParagraph"/>
      </w:pPr>
      <w:r>
        <w:t xml:space="preserve">GitHub Copilot coding agents can read Microsoft Word (</w:t>
      </w:r>
      <w:r>
        <w:rPr>
          <w:rStyle w:val="VerbatimChar"/>
        </w:rPr>
        <w:t xml:space="preserve">.docx</w:t>
      </w:r>
      <w:r>
        <w:t xml:space="preserve">) files, including tracked changes and comments.</w:t>
      </w:r>
      <w:r>
        <w:t xml:space="preserve"> </w:t>
      </w:r>
      <w:r>
        <w:t xml:space="preserve">This enables a hybrid editing workflow where:</w:t>
      </w:r>
    </w:p>
    <w:p>
      <w:pPr>
        <w:pStyle w:val="Compact"/>
        <w:numPr>
          <w:ilvl w:val="0"/>
          <w:numId w:val="1038"/>
        </w:numPr>
      </w:pPr>
      <w:r>
        <w:t xml:space="preserve">Lab members can export Quarto content to Word format for review</w:t>
      </w:r>
    </w:p>
    <w:p>
      <w:pPr>
        <w:pStyle w:val="Compact"/>
        <w:numPr>
          <w:ilvl w:val="0"/>
          <w:numId w:val="1038"/>
        </w:numPr>
      </w:pPr>
      <w:r>
        <w:t xml:space="preserve">Reviewers can make edits, add tracked changes, and insert comments in Word</w:t>
      </w:r>
    </w:p>
    <w:p>
      <w:pPr>
        <w:pStyle w:val="Compact"/>
        <w:numPr>
          <w:ilvl w:val="0"/>
          <w:numId w:val="1038"/>
        </w:numPr>
      </w:pPr>
      <w:r>
        <w:t xml:space="preserve">Coding agents can read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and translate the edits back to Quarto format</w:t>
      </w:r>
    </w:p>
    <w:p>
      <w:pPr>
        <w:pStyle w:val="FirstParagraph"/>
      </w:pPr>
      <w:r>
        <w:t xml:space="preserve">When using this workflow, make sure to explicitly instruct the coding agent to:</w:t>
      </w:r>
    </w:p>
    <w:p>
      <w:pPr>
        <w:pStyle w:val="Compact"/>
        <w:numPr>
          <w:ilvl w:val="0"/>
          <w:numId w:val="1039"/>
        </w:numPr>
      </w:pPr>
      <w:r>
        <w:t xml:space="preserve">Examine and apply all tracked changes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Read and address all comments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Translate edits from Word formatting to appropriate Quarto/markdown syntax</w:t>
      </w:r>
    </w:p>
    <w:p>
      <w:pPr>
        <w:pStyle w:val="FirstParagraph"/>
      </w:pPr>
      <w:r>
        <w:t xml:space="preserve">This approach makes it easier for collaborators who are more comfortable with Word to contribute while maintaining the source files in Quarto format.</w:t>
      </w:r>
    </w:p>
    <w:bookmarkStart w:id="180" w:name="known-issue-document-1-warning-in-word"/>
    <w:p>
      <w:pPr>
        <w:pStyle w:val="Heading4"/>
      </w:pPr>
      <w:r>
        <w:t xml:space="preserve">Known Issue: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in Word</w:t>
      </w:r>
    </w:p>
    <w:p>
      <w:pPr>
        <w:pStyle w:val="FirstParagraph"/>
      </w:pPr>
      <w:r>
        <w:t xml:space="preserve">When opening DOCX files generated by Quarto (including this site),</w:t>
      </w:r>
      <w:r>
        <w:t xml:space="preserve"> </w:t>
      </w:r>
      <w:r>
        <w:t xml:space="preserve">Microsoft Word may display a warning message and open the file with the title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instead of the actual filename.</w:t>
      </w:r>
      <w:r>
        <w:t xml:space="preserve"> </w:t>
      </w:r>
      <w:r>
        <w:t xml:space="preserve">Word may also require you to save the file before you can add comments or track changes.</w:t>
      </w:r>
    </w:p>
    <w:p>
      <w:pPr>
        <w:pStyle w:val="BodyText"/>
      </w:pPr>
      <w:r>
        <w:rPr>
          <w:b/>
          <w:bCs/>
        </w:rPr>
        <w:t xml:space="preserve">This is a known limitation</w:t>
      </w:r>
      <w:r>
        <w:t xml:space="preserve"> </w:t>
      </w:r>
      <w:r>
        <w:t xml:space="preserve">with how Quarto generates DOCX files.</w:t>
      </w:r>
      <w:r>
        <w:t xml:space="preserve"> </w:t>
      </w:r>
      <w:r>
        <w:t xml:space="preserve">The issue is being tracked in the Quarto project:</w:t>
      </w:r>
    </w:p>
    <w:p>
      <w:pPr>
        <w:pStyle w:val="Compact"/>
        <w:numPr>
          <w:ilvl w:val="0"/>
          <w:numId w:val="1040"/>
        </w:numPr>
      </w:pPr>
      <w:hyperlink r:id="rId177">
        <w:r>
          <w:rPr>
            <w:rStyle w:val="Hyperlink"/>
          </w:rPr>
          <w:t xml:space="preserve">Quarto CLI Issue #6357</w:t>
        </w:r>
      </w:hyperlink>
    </w:p>
    <w:p>
      <w:pPr>
        <w:pStyle w:val="Compact"/>
        <w:numPr>
          <w:ilvl w:val="0"/>
          <w:numId w:val="1040"/>
        </w:numPr>
      </w:pPr>
      <w:hyperlink r:id="rId178">
        <w:r>
          <w:rPr>
            <w:rStyle w:val="Hyperlink"/>
          </w:rPr>
          <w:t xml:space="preserve">Quarto Discussion #6544</w:t>
        </w:r>
      </w:hyperlink>
    </w:p>
    <w:p>
      <w:pPr>
        <w:pStyle w:val="Compact"/>
        <w:numPr>
          <w:ilvl w:val="0"/>
          <w:numId w:val="1040"/>
        </w:numPr>
      </w:pPr>
      <w:hyperlink r:id="rId179">
        <w:r>
          <w:rPr>
            <w:rStyle w:val="Hyperlink"/>
          </w:rPr>
          <w:t xml:space="preserve">Quarto CLI Issue #10587</w:t>
        </w:r>
      </w:hyperlink>
    </w:p>
    <w:p>
      <w:pPr>
        <w:pStyle w:val="FirstParagraph"/>
      </w:pPr>
      <w:r>
        <w:rPr>
          <w:b/>
          <w:bCs/>
        </w:rPr>
        <w:t xml:space="preserve">Workaround:</w:t>
      </w:r>
      <w:r>
        <w:t xml:space="preserve"> </w:t>
      </w:r>
      <w:r>
        <w:t xml:space="preserve">If you are the author generating the DOCX file from Quarto,</w:t>
      </w:r>
      <w:r>
        <w:t xml:space="preserve"> </w:t>
      </w:r>
      <w:r>
        <w:t xml:space="preserve">follow these steps before sharing with collaborators:</w:t>
      </w:r>
    </w:p>
    <w:p>
      <w:pPr>
        <w:pStyle w:val="Compact"/>
        <w:numPr>
          <w:ilvl w:val="0"/>
          <w:numId w:val="1041"/>
        </w:numPr>
      </w:pPr>
      <w:r>
        <w:t xml:space="preserve">Open the generated DOCX file in Microsoft Word</w:t>
      </w:r>
    </w:p>
    <w:p>
      <w:pPr>
        <w:pStyle w:val="Compact"/>
        <w:numPr>
          <w:ilvl w:val="0"/>
          <w:numId w:val="1041"/>
        </w:numPr>
      </w:pPr>
      <w:r>
        <w:t xml:space="preserve">Immediately save the file (File → Save, or Ctrl+S/Cmd+S)</w:t>
      </w:r>
    </w:p>
    <w:p>
      <w:pPr>
        <w:pStyle w:val="Compact"/>
        <w:numPr>
          <w:ilvl w:val="0"/>
          <w:numId w:val="1041"/>
        </w:numPr>
      </w:pPr>
      <w:r>
        <w:t xml:space="preserve">Close and re-open the file to verify it no longer shows</w:t>
      </w:r>
      <w:r>
        <w:t xml:space="preserve"> </w:t>
      </w:r>
      <w:r>
        <w:t xml:space="preserve">“Document 1”</w:t>
      </w:r>
    </w:p>
    <w:p>
      <w:pPr>
        <w:pStyle w:val="Compact"/>
        <w:numPr>
          <w:ilvl w:val="0"/>
          <w:numId w:val="1041"/>
        </w:numPr>
      </w:pPr>
      <w:r>
        <w:t xml:space="preserve">Share this saved version with collaborators</w:t>
      </w:r>
    </w:p>
    <w:p>
      <w:pPr>
        <w:pStyle w:val="FirstParagraph"/>
      </w:pPr>
      <w:r>
        <w:t xml:space="preserve">This one-time step ensures that when collaborators open the file,</w:t>
      </w:r>
      <w:r>
        <w:t xml:space="preserve"> </w:t>
      </w:r>
      <w:r>
        <w:t xml:space="preserve">they won’t see the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and can immediately add comments and track changes without issues.</w:t>
      </w:r>
    </w:p>
    <w:bookmarkEnd w:id="180"/>
    <w:bookmarkEnd w:id="181"/>
    <w:bookmarkStart w:id="183" w:name="copilot-instructions-for-this-repository"/>
    <w:p>
      <w:pPr>
        <w:pStyle w:val="Heading1"/>
      </w:pPr>
      <w:r>
        <w:t xml:space="preserve">16. Copilot Instructions for this Repository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file</w:t>
      </w:r>
      <w:r>
        <w:t xml:space="preserve"> </w:t>
      </w:r>
      <w:r>
        <w:t xml:space="preserve">contains repository-specific instructions and guidelines</w:t>
      </w:r>
      <w:r>
        <w:t xml:space="preserve"> </w:t>
      </w:r>
      <w:r>
        <w:t xml:space="preserve">for GitHub Copilot coding agents.</w:t>
      </w:r>
      <w:r>
        <w:t xml:space="preserve"> </w:t>
      </w:r>
      <w:r>
        <w:t xml:space="preserve">This file helps ensure that AI-generated contributions</w:t>
      </w:r>
      <w:r>
        <w:t xml:space="preserve"> </w:t>
      </w:r>
      <w:r>
        <w:t xml:space="preserve">follow the project’s formatting standards,</w:t>
      </w:r>
      <w:r>
        <w:t xml:space="preserve"> </w:t>
      </w:r>
      <w:r>
        <w:t xml:space="preserve">coding conventions,</w:t>
      </w:r>
      <w:r>
        <w:t xml:space="preserve"> </w:t>
      </w:r>
      <w:r>
        <w:t xml:space="preserve">and documentation practices.</w:t>
      </w:r>
    </w:p>
    <w:p>
      <w:pPr>
        <w:pStyle w:val="BodyText"/>
      </w:pPr>
      <w:r>
        <w:t xml:space="preserve">For a Quarto-based repository like this one,</w:t>
      </w:r>
      <w:r>
        <w:t xml:space="preserve"> </w:t>
      </w:r>
      <w:r>
        <w:t xml:space="preserve">the copilot instructions file typically specifies:</w:t>
      </w:r>
    </w:p>
    <w:p>
      <w:pPr>
        <w:pStyle w:val="Compact"/>
        <w:numPr>
          <w:ilvl w:val="0"/>
          <w:numId w:val="1042"/>
        </w:numPr>
      </w:pPr>
      <w:r>
        <w:t xml:space="preserve">Markdown and Quarto formatting rules (e.g., blank lines before lists, line breaks in prose)</w:t>
      </w:r>
    </w:p>
    <w:p>
      <w:pPr>
        <w:pStyle w:val="Compact"/>
        <w:numPr>
          <w:ilvl w:val="0"/>
          <w:numId w:val="1042"/>
        </w:numPr>
      </w:pPr>
      <w:r>
        <w:t xml:space="preserve">R code style guidelines (e.g., using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, following tidyverse style)</w:t>
      </w:r>
    </w:p>
    <w:p>
      <w:pPr>
        <w:pStyle w:val="Compact"/>
        <w:numPr>
          <w:ilvl w:val="0"/>
          <w:numId w:val="1042"/>
        </w:numPr>
      </w:pPr>
      <w:r>
        <w:t xml:space="preserve">File organization patterns (e.g., using Quarto includes for modular content)</w:t>
      </w:r>
    </w:p>
    <w:p>
      <w:pPr>
        <w:pStyle w:val="Compact"/>
        <w:numPr>
          <w:ilvl w:val="0"/>
          <w:numId w:val="1042"/>
        </w:numPr>
      </w:pPr>
      <w:r>
        <w:t xml:space="preserve">How to work with DOCX files for hybrid editing workflows</w:t>
      </w:r>
    </w:p>
    <w:p>
      <w:pPr>
        <w:pStyle w:val="Compact"/>
        <w:numPr>
          <w:ilvl w:val="0"/>
          <w:numId w:val="1042"/>
        </w:numPr>
      </w:pPr>
      <w:r>
        <w:t xml:space="preserve">Version control best practices</w:t>
      </w:r>
      <w:r>
        <w:t xml:space="preserve"> </w:t>
      </w:r>
      <w:r>
        <w:t xml:space="preserve">(e.g., do not commit rendered artifacts that are generated only for preview/review)</w:t>
      </w:r>
    </w:p>
    <w:p>
      <w:pPr>
        <w:pStyle w:val="Compact"/>
        <w:numPr>
          <w:ilvl w:val="0"/>
          <w:numId w:val="1042"/>
        </w:numPr>
      </w:pPr>
      <w:r>
        <w:t xml:space="preserve">Repository-specific best practices</w:t>
      </w:r>
    </w:p>
    <w:p>
      <w:pPr>
        <w:pStyle w:val="FirstParagraph"/>
      </w:pPr>
      <w:r>
        <w:t xml:space="preserve">By having these instructions in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,</w:t>
      </w:r>
      <w:r>
        <w:t xml:space="preserve"> </w:t>
      </w:r>
      <w:r>
        <w:t xml:space="preserve">you ensure that coding agents produce consistent,</w:t>
      </w:r>
      <w:r>
        <w:t xml:space="preserve"> </w:t>
      </w:r>
      <w:r>
        <w:t xml:space="preserve">high-quality contributions that align with the project’s established practices.</w:t>
      </w:r>
      <w:r>
        <w:t xml:space="preserve"> </w:t>
      </w:r>
      <w:r>
        <w:t xml:space="preserve">This reduces the review burden and helps maintain consistency</w:t>
      </w:r>
      <w:r>
        <w:t xml:space="preserve"> </w:t>
      </w:r>
      <w:r>
        <w:t xml:space="preserve">across all contributions,</w:t>
      </w:r>
      <w:r>
        <w:t xml:space="preserve"> </w:t>
      </w:r>
      <w:r>
        <w:t xml:space="preserve">whether made by humans or AI assistants.</w:t>
      </w:r>
    </w:p>
    <w:p>
      <w:pPr>
        <w:pStyle w:val="BodyText"/>
      </w:pPr>
      <w:r>
        <w:t xml:space="preserve">See this repository’s own</w:t>
      </w:r>
      <w:r>
        <w:t xml:space="preserve"> </w:t>
      </w:r>
      <w:hyperlink r:id="rId182">
        <w:r>
          <w:rPr>
            <w:rStyle w:val="VerbatimChar"/>
          </w:rPr>
          <w:t xml:space="preserve">.github/copilot-instructions.md</w:t>
        </w:r>
      </w:hyperlink>
      <w:r>
        <w:t xml:space="preserve"> </w:t>
      </w:r>
      <w:r>
        <w:t xml:space="preserve">for a working example.</w:t>
      </w:r>
    </w:p>
    <w:bookmarkEnd w:id="183"/>
    <w:bookmarkStart w:id="192" w:name="sec-ai-addressing-failing-workflows"/>
    <w:p>
      <w:pPr>
        <w:pStyle w:val="Heading1"/>
      </w:pPr>
      <w:r>
        <w:t xml:space="preserve">17. Addressing Failing GitHub Actions Workflows</w:t>
      </w:r>
    </w:p>
    <w:p>
      <w:pPr>
        <w:pStyle w:val="FirstParagraph"/>
      </w:pPr>
      <w:r>
        <w:t xml:space="preserve">When GitHub Actions workflows fail,</w:t>
      </w:r>
      <w:r>
        <w:t xml:space="preserve"> </w:t>
      </w:r>
      <w:r>
        <w:t xml:space="preserve">you can use Copilot to help diagnose and fix the issues.</w:t>
      </w:r>
      <w:r>
        <w:t xml:space="preserve"> </w:t>
      </w:r>
      <w:r>
        <w:t xml:space="preserve">However,</w:t>
      </w:r>
      <w:r>
        <w:t xml:space="preserve"> </w:t>
      </w:r>
      <w:r>
        <w:t xml:space="preserve">it’s important to use the right prompts</w:t>
      </w:r>
      <w:r>
        <w:t xml:space="preserve"> </w:t>
      </w:r>
      <w:r>
        <w:t xml:space="preserve">depending on whether the problem is in your code</w:t>
      </w:r>
      <w:r>
        <w:t xml:space="preserve"> </w:t>
      </w:r>
      <w:r>
        <w:t xml:space="preserve">or in the workflow configuration itself.</w:t>
      </w:r>
    </w:p>
    <w:bookmarkStart w:id="184" w:name="X16724e8c4d0535f38e98d560729d113d43f9447"/>
    <w:p>
      <w:pPr>
        <w:pStyle w:val="Heading4"/>
      </w:pPr>
      <w:r>
        <w:t xml:space="preserve">Scenario 1: Code Issues Found by Workflows (Most Common)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is functioning correctly,</w:t>
      </w:r>
      <w:r>
        <w:t xml:space="preserve"> </w:t>
      </w:r>
      <w:r>
        <w:t xml:space="preserve">but it’s detecting problems in your code</w:t>
      </w:r>
      <w:r>
        <w:t xml:space="preserve"> </w:t>
      </w:r>
      <w:r>
        <w:t xml:space="preserve">(e.g., failing tests, linting errors, build failures).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code issues without modifying the workflow files themselves.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3"/>
        </w:numPr>
      </w:pPr>
      <w:r>
        <w:t xml:space="preserve">“fix the code issues found by the failing workflows”</w:t>
      </w:r>
    </w:p>
    <w:p>
      <w:pPr>
        <w:pStyle w:val="Compact"/>
        <w:numPr>
          <w:ilvl w:val="0"/>
          <w:numId w:val="1043"/>
        </w:numPr>
      </w:pPr>
      <w:r>
        <w:t xml:space="preserve">“address the linting errors reported in the GitHub Actions checks”</w:t>
      </w:r>
    </w:p>
    <w:p>
      <w:pPr>
        <w:pStyle w:val="Compact"/>
        <w:numPr>
          <w:ilvl w:val="0"/>
          <w:numId w:val="1043"/>
        </w:numPr>
      </w:pPr>
      <w:r>
        <w:t xml:space="preserve">“fix the test failures in the CI pipeline”</w:t>
      </w:r>
    </w:p>
    <w:p>
      <w:pPr>
        <w:pStyle w:val="Compact"/>
        <w:numPr>
          <w:ilvl w:val="0"/>
          <w:numId w:val="1043"/>
        </w:numPr>
      </w:pPr>
      <w:r>
        <w:t xml:space="preserve">“resolve the build errors shown in the workflow logs”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If your R package has failing tests detected by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,</w:t>
      </w:r>
      <w:r>
        <w:t xml:space="preserve"> </w:t>
      </w:r>
      <w:r>
        <w:t xml:space="preserve">you want Copilot to fix the test failures in your R code,</w:t>
      </w:r>
      <w:r>
        <w:t xml:space="preserve"> </w:t>
      </w:r>
      <w:r>
        <w:t xml:space="preserve">not modify the workflow YAML file.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These prompts make it clear that you want code changes,</w:t>
      </w:r>
      <w:r>
        <w:t xml:space="preserve"> </w:t>
      </w:r>
      <w:r>
        <w:t xml:space="preserve">not workflow changes.</w:t>
      </w:r>
      <w:r>
        <w:t xml:space="preserve"> </w:t>
      </w:r>
      <w:r>
        <w:t xml:space="preserve">This helps prevent the agent from unnecessarily modifying</w:t>
      </w:r>
      <w:r>
        <w:t xml:space="preserve"> </w:t>
      </w:r>
      <w:r>
        <w:t xml:space="preserve">your carefully-configured CI/CD pipeline.</w:t>
      </w:r>
    </w:p>
    <w:bookmarkEnd w:id="184"/>
    <w:bookmarkStart w:id="187" w:name="X609a80533191ba40baf6d2372d9b8d862b0620d"/>
    <w:p>
      <w:pPr>
        <w:pStyle w:val="Heading4"/>
      </w:pPr>
      <w:r>
        <w:t xml:space="preserve">Scenario 2: Issues with Workflow Files Themselves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configuration itself has problems</w:t>
      </w:r>
      <w:r>
        <w:t xml:space="preserve"> </w:t>
      </w:r>
      <w:r>
        <w:t xml:space="preserve">(e.g., syntax errors in YAML, incorrect job definitions, outdated actions).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workflow files,</w:t>
      </w:r>
      <w:r>
        <w:t xml:space="preserve"> </w:t>
      </w:r>
      <w:r>
        <w:t xml:space="preserve">but with extreme caution due to security implications.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4"/>
        </w:numPr>
      </w:pPr>
      <w:r>
        <w:t xml:space="preserve">“fix the syntax error in the GitHub Actions workflow file at line X”</w:t>
      </w:r>
    </w:p>
    <w:p>
      <w:pPr>
        <w:pStyle w:val="Compact"/>
        <w:numPr>
          <w:ilvl w:val="0"/>
          <w:numId w:val="1044"/>
        </w:numPr>
      </w:pPr>
      <w:r>
        <w:t xml:space="preserve">“update the workflow to use the latest version of action Y”</w:t>
      </w:r>
    </w:p>
    <w:p>
      <w:pPr>
        <w:pStyle w:val="Compact"/>
        <w:numPr>
          <w:ilvl w:val="0"/>
          <w:numId w:val="1044"/>
        </w:numPr>
      </w:pPr>
      <w:r>
        <w:t xml:space="preserve">“correct the job configuration in</w:t>
      </w:r>
      <w:r>
        <w:t xml:space="preserve"> </w:t>
      </w:r>
      <w:r>
        <w:rPr>
          <w:rStyle w:val="VerbatimChar"/>
        </w:rPr>
        <w:t xml:space="preserve">.github/workflows/check-standard.yaml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Important considerations: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Security Warning</w:t>
            </w:r>
          </w:p>
          <w:p>
            <w:pPr>
              <w:pStyle w:val="BodyText"/>
            </w:pPr>
            <w:r>
              <w:t xml:space="preserve">Workflow files have access to repository secrets and can execute arbitrary code.</w:t>
            </w:r>
            <w:r>
              <w:t xml:space="preserve"> </w:t>
            </w:r>
            <w:r>
              <w:t xml:space="preserve">Before accepting any changes to workflow files: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Review every line</w:t>
            </w:r>
            <w:r>
              <w:t xml:space="preserve"> </w:t>
            </w:r>
            <w:r>
              <w:t xml:space="preserve">of the proposed changes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Verify</w:t>
            </w:r>
            <w:r>
              <w:t xml:space="preserve"> </w:t>
            </w:r>
            <w:r>
              <w:t xml:space="preserve">the changes only address the specific issue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Check</w:t>
            </w:r>
            <w:r>
              <w:t xml:space="preserve"> </w:t>
            </w:r>
            <w:r>
              <w:t xml:space="preserve">that no new secret access or command execution has been added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Test</w:t>
            </w:r>
            <w:r>
              <w:t xml:space="preserve"> </w:t>
            </w:r>
            <w:r>
              <w:t xml:space="preserve">in a safe environment if possible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See</w:t>
            </w:r>
            <w:r>
              <w:t xml:space="preserve"> </w:t>
            </w:r>
            <w:hyperlink w:anchor="sec-ai-best-practices">
              <w:r>
                <w:rPr>
                  <w:rStyle w:val="Hyperlink"/>
                </w:rPr>
                <w:t xml:space="preserve">Section 19</w:t>
              </w:r>
            </w:hyperlink>
            <w:r>
              <w:t xml:space="preserve"> </w:t>
            </w:r>
            <w:r>
              <w:t xml:space="preserve">for more details on workflow file security.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When to do it yourself:</w:t>
      </w:r>
      <w:r>
        <w:t xml:space="preserve"> </w:t>
      </w:r>
      <w:r>
        <w:t xml:space="preserve">Workflow syntax errors and configuration issues</w:t>
      </w:r>
      <w:r>
        <w:t xml:space="preserve"> </w:t>
      </w:r>
      <w:r>
        <w:t xml:space="preserve">are often faster to fix manually than with Copilot,</w:t>
      </w:r>
      <w:r>
        <w:t xml:space="preserve"> </w:t>
      </w:r>
      <w:r>
        <w:t xml:space="preserve">especially if you’re familiar with GitHub Actions.</w:t>
      </w:r>
      <w:r>
        <w:t xml:space="preserve"> </w:t>
      </w: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more guidance.</w:t>
      </w:r>
    </w:p>
    <w:bookmarkEnd w:id="187"/>
    <w:bookmarkStart w:id="188" w:name="X73d86ac2fd20fdb79b2a5c7f2662f883788810e"/>
    <w:p>
      <w:pPr>
        <w:pStyle w:val="Heading4"/>
      </w:pPr>
      <w:r>
        <w:t xml:space="preserve">Scenario 3: Uncertain Which Scenario Applies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You’re not sure whether the failure is due to code issues</w:t>
      </w:r>
      <w:r>
        <w:t xml:space="preserve"> </w:t>
      </w:r>
      <w:r>
        <w:t xml:space="preserve">or workflow configuration problems.</w:t>
      </w:r>
    </w:p>
    <w:p>
      <w:pPr>
        <w:pStyle w:val="BodyText"/>
      </w:pPr>
      <w:r>
        <w:rPr>
          <w:b/>
          <w:bCs/>
        </w:rPr>
        <w:t xml:space="preserve">Recommended approach: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First, examine the workflow logs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Look at the error messages in the GitHub Actions tab</w:t>
      </w:r>
    </w:p>
    <w:p>
      <w:pPr>
        <w:pStyle w:val="Compact"/>
        <w:numPr>
          <w:ilvl w:val="1"/>
          <w:numId w:val="1047"/>
        </w:numPr>
      </w:pPr>
      <w:r>
        <w:t xml:space="preserve">Identify whether the error is in your code or the workflow itself</w:t>
      </w:r>
    </w:p>
    <w:p>
      <w:pPr>
        <w:pStyle w:val="Compact"/>
        <w:numPr>
          <w:ilvl w:val="1"/>
          <w:numId w:val="1047"/>
        </w:numPr>
      </w:pPr>
      <w:r>
        <w:t xml:space="preserve">Common code issues: test failures, linting errors, compilation errors</w:t>
      </w:r>
    </w:p>
    <w:p>
      <w:pPr>
        <w:pStyle w:val="Compact"/>
        <w:numPr>
          <w:ilvl w:val="1"/>
          <w:numId w:val="1047"/>
        </w:numPr>
      </w:pPr>
      <w:r>
        <w:t xml:space="preserve">Common workflow issues: YAML syntax errors, missing actions, permission errors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Use a diagnostic prompt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t xml:space="preserve">“examine the failing workflow logs and identify whether the issue is in the code or the workflow configuration”</w:t>
      </w:r>
    </w:p>
    <w:p>
      <w:pPr>
        <w:pStyle w:val="Compact"/>
        <w:numPr>
          <w:ilvl w:val="1"/>
          <w:numId w:val="1048"/>
        </w:numPr>
      </w:pPr>
      <w:r>
        <w:t xml:space="preserve">“diagnose the root cause of the workflow failure”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Then use the appropriate scenario above</w:t>
      </w:r>
      <w:r>
        <w:t xml:space="preserve">:</w:t>
      </w:r>
      <w:r>
        <w:t xml:space="preserve"> </w:t>
      </w:r>
      <w:r>
        <w:t xml:space="preserve">Once you understand the issue,</w:t>
      </w:r>
      <w:r>
        <w:t xml:space="preserve"> </w:t>
      </w:r>
      <w:r>
        <w:t xml:space="preserve">use the specific prompts from Scenario 1 or 2.</w:t>
      </w:r>
    </w:p>
    <w:p>
      <w:pPr>
        <w:pStyle w:val="FirstParagraph"/>
      </w:pPr>
      <w:r>
        <w:rPr>
          <w:b/>
          <w:bCs/>
        </w:rPr>
        <w:t xml:space="preserve">Example workflow:</w:t>
      </w:r>
    </w:p>
    <w:p>
      <w:pPr>
        <w:pStyle w:val="SourceCode"/>
      </w:pPr>
      <w:r>
        <w:rPr>
          <w:rStyle w:val="VerbatimChar"/>
        </w:rPr>
        <w:t xml:space="preserve">1. Prompt: "examine the failing workflow logs and identify the issue"</w:t>
      </w:r>
      <w:r>
        <w:br/>
      </w:r>
      <w:r>
        <w:rPr>
          <w:rStyle w:val="VerbatimChar"/>
        </w:rPr>
        <w:t xml:space="preserve">2. Copilot responds: "The workflow is failing because of linting errors</w:t>
      </w:r>
      <w:r>
        <w:br/>
      </w:r>
      <w:r>
        <w:rPr>
          <w:rStyle w:val="VerbatimChar"/>
        </w:rPr>
        <w:t xml:space="preserve">   in src/analysis.R"</w:t>
      </w:r>
      <w:r>
        <w:br/>
      </w:r>
      <w:r>
        <w:rPr>
          <w:rStyle w:val="VerbatimChar"/>
        </w:rPr>
        <w:t xml:space="preserve">3. Prompt: "fix the linting errors in src/analysis.R"</w:t>
      </w:r>
    </w:p>
    <w:bookmarkEnd w:id="188"/>
    <w:bookmarkStart w:id="191" w:name="additional-resources"/>
    <w:p>
      <w:pPr>
        <w:pStyle w:val="Heading4"/>
      </w:pPr>
      <w:r>
        <w:t xml:space="preserve">Additional Resources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89">
        <w:r>
          <w:rPr>
            <w:rStyle w:val="Hyperlink"/>
          </w:rPr>
          <w:t xml:space="preserve">UCD-SERG Lab Manual’s continuous integration chapter</w:t>
        </w:r>
      </w:hyperlink>
      <w:r>
        <w:t xml:space="preserve"> </w:t>
      </w:r>
      <w:r>
        <w:t xml:space="preserve">for setting up GitHub Actions workflows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and</w:t>
      </w:r>
      <w:r>
        <w:t xml:space="preserve"> </w:t>
      </w:r>
      <w:hyperlink w:anchor="sec-ai-benefits-hazards">
        <w:r>
          <w:rPr>
            <w:rStyle w:val="Hyperlink"/>
          </w:rPr>
          <w:t xml:space="preserve">Section 18</w:t>
        </w:r>
      </w:hyperlink>
      <w:r>
        <w:t xml:space="preserve"> </w:t>
      </w:r>
      <w:r>
        <w:t xml:space="preserve">for security considerations with workflow files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guidance on when to use Copilot vs. fixing issues yourself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90">
        <w:r>
          <w:rPr>
            <w:rStyle w:val="Hyperlink"/>
          </w:rPr>
          <w:t xml:space="preserve">GitHub Actions documentation</w:t>
        </w:r>
      </w:hyperlink>
      <w:r>
        <w:t xml:space="preserve"> </w:t>
      </w:r>
      <w:r>
        <w:t xml:space="preserve">for workflow syntax and troubleshooting</w:t>
      </w:r>
    </w:p>
    <w:bookmarkEnd w:id="191"/>
    <w:bookmarkEnd w:id="192"/>
    <w:bookmarkStart w:id="198" w:name="sec-ai-benefits-hazards"/>
    <w:p>
      <w:pPr>
        <w:pStyle w:val="Heading1"/>
      </w:pPr>
      <w:r>
        <w:t xml:space="preserve">18. Benefits and Hazards</w:t>
      </w:r>
    </w:p>
    <w:p>
      <w:pPr>
        <w:pStyle w:val="FirstParagraph"/>
      </w:pPr>
      <w:r>
        <w:t xml:space="preserve">Coding agents are powerful programs that can work autonomously.</w:t>
      </w:r>
      <w:r>
        <w:t xml:space="preserve"> </w:t>
      </w:r>
      <w:r>
        <w:t xml:space="preserve">They create pull requests that propose changes to the code in our repositories,</w:t>
      </w:r>
      <w:r>
        <w:t xml:space="preserve"> </w:t>
      </w:r>
      <w:r>
        <w:t xml:space="preserve">potentially including their own configuration files and our automated workflows.</w:t>
      </w:r>
      <w:r>
        <w:t xml:space="preserve"> </w:t>
      </w:r>
      <w:r>
        <w:t xml:space="preserve">They can work powerfully on our behalf,</w:t>
      </w:r>
      <w:r>
        <w:t xml:space="preserve"> </w:t>
      </w:r>
      <w:r>
        <w:t xml:space="preserve">but they require careful oversight and control to ensure they serve our interests</w:t>
      </w:r>
      <w:r>
        <w:t xml:space="preserve"> </w:t>
      </w:r>
      <w:r>
        <w:t xml:space="preserve">and that we understand the consequences of their actions.</w:t>
      </w:r>
    </w:p>
    <w:p>
      <w:pPr>
        <w:pStyle w:val="BodyText"/>
      </w:pPr>
      <w:r>
        <w:t xml:space="preserve">Coding agents offer several advantages: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Built-in transparency</w:t>
      </w:r>
      <w:r>
        <w:t xml:space="preserve">:</w:t>
      </w:r>
      <w:r>
        <w:t xml:space="preserve"> </w:t>
      </w:r>
      <w:r>
        <w:t xml:space="preserve">Coding agents create a clear record of their role in your work through commit history and code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Context-aware suggestions</w:t>
      </w:r>
      <w:r>
        <w:t xml:space="preserve">:</w:t>
      </w:r>
      <w:r>
        <w:t xml:space="preserve"> </w:t>
      </w:r>
      <w:r>
        <w:t xml:space="preserve">Coding agents understand your codebase and can make contextually relevant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Integration with version control</w:t>
      </w:r>
      <w:r>
        <w:t xml:space="preserve">:</w:t>
      </w:r>
      <w:r>
        <w:t xml:space="preserve"> </w:t>
      </w:r>
      <w:r>
        <w:t xml:space="preserve">Using coding agents within GitHub ensures that AI-assisted changes are tracked alongside all other code changes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Interactive workflow</w:t>
      </w:r>
      <w:r>
        <w:t xml:space="preserve">:</w:t>
      </w:r>
      <w:r>
        <w:t xml:space="preserve"> </w:t>
      </w:r>
      <w:r>
        <w:t xml:space="preserve">Coding agents’ interactive nature encourages you to review and modify suggestions rather than blindly accepting them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Accelerated development</w:t>
      </w:r>
      <w:r>
        <w:t xml:space="preserve">:</w:t>
      </w:r>
      <w:r>
        <w:t xml:space="preserve"> </w:t>
      </w:r>
      <w:r>
        <w:t xml:space="preserve">Coding agents can help you write boilerplate code, refactor existing code, and implement common patterns more quickly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Learning opportunities</w:t>
      </w:r>
      <w:r>
        <w:t xml:space="preserve">:</w:t>
      </w:r>
      <w:r>
        <w:t xml:space="preserve"> </w:t>
      </w:r>
      <w:r>
        <w:t xml:space="preserve">Coding agents can suggest approaches or techniques you may not have considered, helping you expand your coding knowledge</w:t>
      </w:r>
    </w:p>
    <w:p>
      <w:pPr>
        <w:pStyle w:val="FirstParagraph"/>
      </w:pPr>
      <w:r>
        <w:t xml:space="preserve">However, coding agents also come with significant hazards: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Over-reliance</w:t>
      </w:r>
      <w:r>
        <w:t xml:space="preserve">:</w:t>
      </w:r>
      <w:r>
        <w:t xml:space="preserve"> </w:t>
      </w:r>
      <w:r>
        <w:t xml:space="preserve">Depending too heavily on coding agents can atrophy your coding skills and understanding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Subtle bugs</w:t>
      </w:r>
      <w:r>
        <w:t xml:space="preserve">:</w:t>
      </w:r>
      <w:r>
        <w:t xml:space="preserve"> </w:t>
      </w:r>
      <w:r>
        <w:t xml:space="preserve">AI-generated code may contain logic errors that are not immediately obvious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Security vulnerabilities</w:t>
      </w:r>
      <w:r>
        <w:t xml:space="preserve">:</w:t>
      </w:r>
      <w:r>
        <w:t xml:space="preserve"> </w:t>
      </w:r>
      <w:r>
        <w:t xml:space="preserve">Coding agents may introduce insecure patterns or fail to follow security best practices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Inappropriate solutions</w:t>
      </w:r>
      <w:r>
        <w:t xml:space="preserve">:</w:t>
      </w:r>
      <w:r>
        <w:t xml:space="preserve"> </w:t>
      </w:r>
      <w:r>
        <w:t xml:space="preserve">AI may suggest solutions that work but are not optimal for your specific research context or constraints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Hidden biases</w:t>
      </w:r>
      <w:r>
        <w:t xml:space="preserve">:</w:t>
      </w:r>
      <w:r>
        <w:t xml:space="preserve"> </w:t>
      </w:r>
      <w:r>
        <w:t xml:space="preserve">Coding agents may perpetuate coding patterns or approaches that reflect biases in their training data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False confidence</w:t>
      </w:r>
      <w:r>
        <w:t xml:space="preserve">:</w:t>
      </w:r>
      <w:r>
        <w:t xml:space="preserve"> </w:t>
      </w:r>
      <w:r>
        <w:t xml:space="preserve">Well-formatted, professional-looking code from AI can mask underlying problems and reduce critical review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Workflow manipulation risks</w:t>
      </w:r>
      <w:r>
        <w:t xml:space="preserve">:</w:t>
      </w:r>
      <w:r>
        <w:t xml:space="preserve"> </w:t>
      </w:r>
      <w:r>
        <w:t xml:space="preserve">Coding agents that modify CI/CD workflows (</w:t>
      </w:r>
      <w:r>
        <w:rPr>
          <w:rStyle w:val="VerbatimChar"/>
        </w:rPr>
        <w:t xml:space="preserve">.github/workflows/*.yml</w:t>
      </w:r>
      <w:r>
        <w:t xml:space="preserve">) or setup configurations can inadvertently or maliciously compromise repository security, expose secrets, or execute harmful commands</w:t>
      </w:r>
    </w:p>
    <w:bookmarkStart w:id="197" w:name="further-readingviewing"/>
    <w:p>
      <w:pPr>
        <w:pStyle w:val="Heading4"/>
      </w:pPr>
      <w:r>
        <w:t xml:space="preserve">Further reading/viewing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I Robot</w:t>
      </w:r>
      <w:r>
        <w:t xml:space="preserve"> </w:t>
      </w:r>
      <w:r>
        <w:t xml:space="preserve">(Asimov 1950)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Dune</w:t>
      </w:r>
      <w:r>
        <w:t xml:space="preserve"> </w:t>
      </w:r>
      <w:r>
        <w:t xml:space="preserve">(Herbert 1965)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2001</w:t>
      </w:r>
      <w:r>
        <w:t xml:space="preserve"> </w:t>
      </w:r>
      <w:r>
        <w:t xml:space="preserve">(1968)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Terminator 3</w:t>
      </w:r>
      <w:r>
        <w:t xml:space="preserve"> </w:t>
      </w:r>
      <w:r>
        <w:t xml:space="preserve">(2003)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The Matrix</w:t>
      </w:r>
      <w:r>
        <w:t xml:space="preserve"> </w:t>
      </w:r>
      <w:r>
        <w:t xml:space="preserve">(1999)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Blade Runner</w:t>
      </w:r>
      <w:r>
        <w:t xml:space="preserve"> </w:t>
      </w:r>
      <w:r>
        <w:t xml:space="preserve">(1982)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WarGames</w:t>
      </w:r>
      <w:r>
        <w:t xml:space="preserve"> </w:t>
      </w:r>
      <w:r>
        <w:t xml:space="preserve">(1983)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Battlestar Galactica</w:t>
      </w:r>
      <w:r>
        <w:t xml:space="preserve"> </w:t>
      </w:r>
      <w:r>
        <w:t xml:space="preserve">(2004)</w:t>
      </w:r>
      <w:r>
        <w:t xml:space="preserve"> </w:t>
      </w:r>
      <w:r>
        <w:t xml:space="preserve">(</w:t>
      </w:r>
      <w:r>
        <w:rPr>
          <w:i/>
          <w:iCs/>
        </w:rPr>
        <w:t xml:space="preserve">Battlestar Galactica</w:t>
      </w:r>
      <w:r>
        <w:t xml:space="preserve"> </w:t>
      </w:r>
      <w:r>
        <w:t xml:space="preserve">2004)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Ender’s Game</w:t>
      </w:r>
      <w:r>
        <w:t xml:space="preserve"> </w:t>
      </w:r>
      <w:r>
        <w:t xml:space="preserve">(Card 1985)</w:t>
      </w:r>
    </w:p>
    <w:p>
      <w:pPr>
        <w:pStyle w:val="Compact"/>
        <w:numPr>
          <w:ilvl w:val="0"/>
          <w:numId w:val="1052"/>
        </w:numPr>
      </w:pPr>
      <w:r>
        <w:t xml:space="preserve">“The Humans are Dead”</w:t>
      </w:r>
      <w:r>
        <w:t xml:space="preserve"> </w:t>
      </w:r>
      <w:r>
        <w:t xml:space="preserve">(Flight of the Conchords 2007)</w:t>
      </w:r>
    </w:p>
    <w:p>
      <w:pPr>
        <w:pStyle w:val="CaptionedFigure"/>
      </w:pPr>
      <w:r>
        <w:drawing>
          <wp:inline>
            <wp:extent cx="5334000" cy="2224278"/>
            <wp:effectExtent b="0" l="0" r="0" t="0"/>
            <wp:docPr descr="Agents" title="" id="194" name="Picture"/>
            <a:graphic>
              <a:graphicData uri="http://schemas.openxmlformats.org/drawingml/2006/picture">
                <pic:pic>
                  <pic:nvPicPr>
                    <pic:cNvPr descr="assets/images/matrix-agents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4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hyperlink r:id="rId196">
        <w:r>
          <w:rPr>
            <w:rStyle w:val="Hyperlink"/>
          </w:rPr>
          <w:t xml:space="preserve">Agents</w:t>
        </w:r>
      </w:hyperlink>
    </w:p>
    <w:bookmarkEnd w:id="197"/>
    <w:bookmarkEnd w:id="198"/>
    <w:bookmarkStart w:id="205" w:name="sec-ai-best-practices"/>
    <w:p>
      <w:pPr>
        <w:pStyle w:val="Heading1"/>
      </w:pPr>
      <w:r>
        <w:t xml:space="preserve">19. Best Practices for Safe and Successful Use</w:t>
      </w:r>
    </w:p>
    <w:p>
      <w:pPr>
        <w:pStyle w:val="FirstParagraph"/>
      </w:pPr>
      <w:r>
        <w:t xml:space="preserve">To work with coding agents safely and successfully: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active supervision</w:t>
      </w:r>
      <w:r>
        <w:t xml:space="preserve">:</w:t>
      </w:r>
      <w:r>
        <w:t xml:space="preserve"> </w:t>
      </w:r>
      <w:r>
        <w:t xml:space="preserve">Never assume AI-generated code is correct.</w:t>
      </w:r>
      <w:r>
        <w:t xml:space="preserve"> </w:t>
      </w:r>
      <w:r>
        <w:t xml:space="preserve">Review every line critically.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Understand before accepting</w:t>
      </w:r>
      <w:r>
        <w:t xml:space="preserve">:</w:t>
      </w:r>
      <w:r>
        <w:t xml:space="preserve"> </w:t>
      </w:r>
      <w:r>
        <w:t xml:space="preserve">If you don’t understand what the code does,</w:t>
      </w:r>
      <w:r>
        <w:t xml:space="preserve"> </w:t>
      </w:r>
      <w:r>
        <w:t xml:space="preserve">don’t use it.</w:t>
      </w:r>
      <w:r>
        <w:t xml:space="preserve"> </w:t>
      </w:r>
      <w:r>
        <w:t xml:space="preserve">Take time to learn or ask a colleague.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Test thoroughly</w:t>
      </w:r>
      <w:r>
        <w:t xml:space="preserve">:</w:t>
      </w:r>
      <w:r>
        <w:t xml:space="preserve"> </w:t>
      </w:r>
      <w:r>
        <w:t xml:space="preserve">AI-generated code must be tested as rigorously as code you write yourself.</w:t>
      </w:r>
      <w:r>
        <w:t xml:space="preserve"> </w:t>
      </w:r>
      <w:r>
        <w:t xml:space="preserve">Don’t skip testing because</w:t>
      </w:r>
      <w:r>
        <w:t xml:space="preserve"> </w:t>
      </w:r>
      <w:r>
        <w:t xml:space="preserve">“the AI wrote it.”</w:t>
      </w:r>
      <w:r>
        <w:t xml:space="preserve"> </w:t>
      </w:r>
      <w:r>
        <w:t xml:space="preserve">Budget for it, too.</w:t>
      </w:r>
      <w:r>
        <w:t xml:space="preserve"> </w:t>
      </w:r>
      <w:r>
        <w:t xml:space="preserve">Two commenters on the same field report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7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independently named manual testing as the dominant cost once generation is cheap.</w:t>
      </w:r>
      <w:r>
        <w:t xml:space="preserve"> </w:t>
      </w:r>
      <w:r>
        <w:t xml:space="preserve">One put it as needing either deep domain experience or heavy testing</w:t>
      </w:r>
      <w:r>
        <w:t xml:space="preserve"> </w:t>
      </w:r>
      <w:r>
        <w:t xml:space="preserve">to get a defect-free result.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Start small</w:t>
      </w:r>
      <w:r>
        <w:t xml:space="preserve">:</w:t>
      </w:r>
      <w:r>
        <w:t xml:space="preserve"> </w:t>
      </w:r>
      <w:r>
        <w:t xml:space="preserve">Begin with small,</w:t>
      </w:r>
      <w:r>
        <w:t xml:space="preserve"> </w:t>
      </w:r>
      <w:r>
        <w:t xml:space="preserve">well-defined tasks to build confidence and understanding</w:t>
      </w:r>
      <w:r>
        <w:t xml:space="preserve"> </w:t>
      </w:r>
      <w:r>
        <w:t xml:space="preserve">of the agent’s capabilities and limitations.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Verify logic and assumptions</w:t>
      </w:r>
      <w:r>
        <w:t xml:space="preserve">:</w:t>
      </w:r>
      <w:r>
        <w:t xml:space="preserve"> </w:t>
      </w:r>
      <w:r>
        <w:t xml:space="preserve">Check that the AI hasn’t made incorrect assumptions</w:t>
      </w:r>
      <w:r>
        <w:t xml:space="preserve"> </w:t>
      </w:r>
      <w:r>
        <w:t xml:space="preserve">about your data,</w:t>
      </w:r>
      <w:r>
        <w:t xml:space="preserve"> </w:t>
      </w:r>
      <w:r>
        <w:t xml:space="preserve">requirements,</w:t>
      </w:r>
      <w:r>
        <w:t xml:space="preserve"> </w:t>
      </w:r>
      <w:r>
        <w:t xml:space="preserve">or scientific context.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Review for security</w:t>
      </w:r>
      <w:r>
        <w:t xml:space="preserve">:</w:t>
      </w:r>
      <w:r>
        <w:t xml:space="preserve"> </w:t>
      </w:r>
      <w:r>
        <w:t xml:space="preserve">Explicitly check for security issues,</w:t>
      </w:r>
      <w:r>
        <w:t xml:space="preserve"> </w:t>
      </w:r>
      <w:r>
        <w:t xml:space="preserve">especially when handling sensitive data or user input.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Iterate and refine</w:t>
      </w:r>
      <w:r>
        <w:t xml:space="preserve">:</w:t>
      </w:r>
      <w:r>
        <w:t xml:space="preserve"> </w:t>
      </w:r>
      <w:r>
        <w:t xml:space="preserve">Use coding agents as a starting point,</w:t>
      </w:r>
      <w:r>
        <w:t xml:space="preserve"> </w:t>
      </w:r>
      <w:r>
        <w:t xml:space="preserve">not an endpoint.</w:t>
      </w:r>
      <w:r>
        <w:t xml:space="preserve"> </w:t>
      </w:r>
      <w:r>
        <w:t xml:space="preserve">Refine and improve the generated code.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coding practice</w:t>
      </w:r>
      <w:r>
        <w:t xml:space="preserve">:</w:t>
      </w:r>
      <w:r>
        <w:t xml:space="preserve"> </w:t>
      </w:r>
      <w:r>
        <w:t xml:space="preserve">Regularly write code yourself to maintain and develop your skills.</w:t>
      </w:r>
      <w:r>
        <w:t xml:space="preserve"> </w:t>
      </w:r>
      <w:r>
        <w:t xml:space="preserve">Don’t let the agent do everything.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UC Davis campus guidance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UC Davis Student Affairs also provides guidance on the</w:t>
            </w:r>
            <w:r>
              <w:t xml:space="preserve"> </w:t>
            </w:r>
            <w:hyperlink r:id="rId202">
              <w:r>
                <w:rPr>
                  <w:rStyle w:val="Hyperlink"/>
                </w:rPr>
                <w:t xml:space="preserve">Responsible Use of Artificial Intelligence (AI)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That page provides UC Davis-specific guidance on AI tool selection,</w:t>
            </w:r>
            <w:r>
              <w:t xml:space="preserve"> </w:t>
            </w:r>
            <w:r>
              <w:t xml:space="preserve">campus training,</w:t>
            </w:r>
            <w:r>
              <w:t xml:space="preserve"> </w:t>
            </w:r>
            <w:r>
              <w:t xml:space="preserve">and careful handling of sensitive data.</w:t>
            </w:r>
            <w:r>
              <w:t xml:space="preserve"> </w:t>
            </w:r>
            <w:r>
              <w:t xml:space="preserve">Their recommendations, like ours, include</w:t>
            </w:r>
            <w:r>
              <w:t xml:space="preserve"> </w:t>
            </w:r>
            <w:r>
              <w:t xml:space="preserve">careful validation,</w:t>
            </w:r>
            <w:r>
              <w:t xml:space="preserve"> </w:t>
            </w:r>
            <w:r>
              <w:t xml:space="preserve">active supervision,</w:t>
            </w:r>
            <w:r>
              <w:t xml:space="preserve"> </w:t>
            </w:r>
            <w:r>
              <w:t xml:space="preserve">and protection of confidential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Critical: Exercise Extreme Caution with Workflow Files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Be especially careful when allowing coding agents</w:t>
            </w:r>
            <w:r>
              <w:t xml:space="preserve"> </w:t>
            </w:r>
            <w:r>
              <w:t xml:space="preserve">to edit GitHub Actions workflows or CI/CD configurations.</w:t>
            </w:r>
            <w:r>
              <w:t xml:space="preserve"> </w:t>
            </w:r>
            <w:r>
              <w:t xml:space="preserve">These files control automated processes that can: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Access secrets and credentials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Deploy code to production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Execute arbitrary commands in your repository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allow a coding agent to edit workflow files</w:t>
            </w:r>
            <w:r>
              <w:t xml:space="preserve"> </w:t>
            </w:r>
            <w:r>
              <w:t xml:space="preserve">(especially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.github/workflows/*.yml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copilot-setup-steps.yml</w:t>
            </w:r>
            <w:r>
              <w:t xml:space="preserve">)</w:t>
            </w:r>
            <w:r>
              <w:t xml:space="preserve"> </w:t>
            </w:r>
            <w:r>
              <w:t xml:space="preserve">without thorough manual review.</w:t>
            </w:r>
            <w:r>
              <w:t xml:space="preserve"> </w:t>
            </w:r>
            <w:r>
              <w:t xml:space="preserve">Before approving any workflow run,</w:t>
            </w:r>
            <w:r>
              <w:t xml:space="preserve"> </w:t>
            </w:r>
            <w:r>
              <w:t xml:space="preserve">always check if the workflow files themselves have been modified.</w:t>
            </w:r>
            <w:r>
              <w:t xml:space="preserve"> </w:t>
            </w:r>
            <w:r>
              <w:t xml:space="preserve">Malicious or erroneous changes to workflows</w:t>
            </w:r>
            <w:r>
              <w:t xml:space="preserve"> </w:t>
            </w:r>
            <w:r>
              <w:t xml:space="preserve">can compromise your entire repository and its secrets.</w:t>
            </w:r>
          </w:p>
          <w:p/>
        </w:tc>
      </w:tr>
    </w:tbl>
    <w:p>
      <w:pPr>
        <w:pStyle w:val="BodyText"/>
      </w:pPr>
      <w:r>
        <w:t xml:space="preserve">When using coding agents,</w:t>
      </w:r>
      <w:r>
        <w:t xml:space="preserve"> </w:t>
      </w:r>
      <w:r>
        <w:t xml:space="preserve">work interactively with the AI suggestions:</w:t>
      </w:r>
      <w:r>
        <w:t xml:space="preserve"> </w:t>
      </w:r>
      <w:r>
        <w:t xml:space="preserve">review,</w:t>
      </w:r>
      <w:r>
        <w:t xml:space="preserve"> </w:t>
      </w:r>
      <w:r>
        <w:t xml:space="preserve">modify,</w:t>
      </w:r>
      <w:r>
        <w:t xml:space="preserve"> </w:t>
      </w:r>
      <w:r>
        <w:t xml:space="preserve">and test them rather than accepting them wholesale.</w:t>
      </w:r>
      <w:r>
        <w:t xml:space="preserve"> </w:t>
      </w:r>
      <w:r>
        <w:t xml:space="preserve">This interactive approach helps ensure code quality</w:t>
      </w:r>
      <w:r>
        <w:t xml:space="preserve"> </w:t>
      </w:r>
      <w:r>
        <w:t xml:space="preserve">and deepens your understanding of the code.</w:t>
      </w:r>
    </w:p>
    <w:p>
      <w:pPr>
        <w:pStyle w:val="BodyText"/>
      </w:pPr>
      <w:r>
        <w:t xml:space="preserve">Remember:</w:t>
      </w:r>
      <w:r>
        <w:t xml:space="preserve"> </w:t>
      </w:r>
      <w:r>
        <w:t xml:space="preserve">AI tools are assistants,</w:t>
      </w:r>
      <w:r>
        <w:t xml:space="preserve"> </w:t>
      </w:r>
      <w:r>
        <w:t xml:space="preserve">not replacements for your expertise and judgment.</w:t>
      </w:r>
      <w:r>
        <w:t xml:space="preserve"> </w:t>
      </w:r>
      <w:r>
        <w:t xml:space="preserve">The quality and correctness of your work remains your responsibility.</w:t>
      </w:r>
    </w:p>
    <w:bookmarkEnd w:id="205"/>
    <w:bookmarkStart w:id="219" w:name="sec-ai-citadel-and-maturity-levels"/>
    <w:p>
      <w:pPr>
        <w:pStyle w:val="Heading1"/>
      </w:pPr>
      <w:r>
        <w:t xml:space="preserve">20. Citadel and Levels of Claude Code Use</w:t>
      </w:r>
    </w:p>
    <w:p>
      <w:pPr>
        <w:pStyle w:val="FirstParagraph"/>
      </w:pPr>
      <w:r>
        <w:t xml:space="preserve">Every lab that uses a coding agent for more than one-off edits</w:t>
      </w:r>
      <w:r>
        <w:t xml:space="preserve"> </w:t>
      </w:r>
      <w:r>
        <w:t xml:space="preserve">eventually builds something around it:</w:t>
      </w:r>
      <w:r>
        <w:t xml:space="preserve"> </w:t>
      </w:r>
      <w:r>
        <w:t xml:space="preserve">instruction files, then skills, then hooks, then scripts that watch pull requests.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maps those mechanisms one at a time.</w:t>
      </w:r>
      <w:r>
        <w:t xml:space="preserve"> </w:t>
      </w:r>
      <w:r>
        <w:t xml:space="preserve">This section looks at the question from the other end:</w:t>
      </w:r>
      <w:r>
        <w:t xml:space="preserve"> </w:t>
      </w:r>
      <w:r>
        <w:t xml:space="preserve">what does a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layer look like when someone builds one deliberately,</w:t>
      </w:r>
      <w:r>
        <w:t xml:space="preserve"> </w:t>
      </w:r>
      <w:r>
        <w:t xml:space="preserve">and how much of it does the lab actually need?</w:t>
      </w:r>
    </w:p>
    <w:p>
      <w:pPr>
        <w:pStyle w:val="BodyText"/>
      </w:pPr>
      <w:r>
        <w:t xml:space="preserve">The example is</w:t>
      </w:r>
      <w:r>
        <w:t xml:space="preserve"> </w:t>
      </w:r>
      <w:hyperlink r:id="rId207">
        <w:r>
          <w:rPr>
            <w:rStyle w:val="Hyperlink"/>
          </w:rPr>
          <w:t xml:space="preserve">Citadel</w:t>
        </w:r>
      </w:hyperlink>
      <w:r>
        <w:t xml:space="preserve"> </w:t>
      </w:r>
      <w:r>
        <w:t xml:space="preserve">(Gammon 2026d)</w:t>
      </w:r>
      <w:r>
        <w:t xml:space="preserve">,</w:t>
      </w:r>
      <w:r>
        <w:t xml:space="preserve"> </w:t>
      </w:r>
      <w:r>
        <w:t xml:space="preserve">an open-source</w:t>
      </w:r>
      <w:r>
        <w:t xml:space="preserve"> </w:t>
      </w:r>
      <w:r>
        <w:t xml:space="preserve">“operating layer”</w:t>
      </w:r>
      <w:r>
        <w:t xml:space="preserve"> </w:t>
      </w:r>
      <w:r>
        <w:t xml:space="preserve">for Claude Code and OpenAI Codex.</w:t>
      </w:r>
      <w:r>
        <w:t xml:space="preserve"> </w:t>
      </w:r>
      <w:r>
        <w:t xml:space="preserve">Issue</w:t>
      </w:r>
      <w:r>
        <w:t xml:space="preserve"> </w:t>
      </w:r>
      <w:hyperlink r:id="rId208">
        <w:r>
          <w:rPr>
            <w:rStyle w:val="Hyperlink"/>
          </w:rPr>
          <w:t xml:space="preserve">#102</w:t>
        </w:r>
      </w:hyperlink>
      <w:r>
        <w:t xml:space="preserve"> </w:t>
      </w:r>
      <w:r>
        <w:t xml:space="preserve">paired it with a</w:t>
      </w:r>
      <w:r>
        <w:t xml:space="preserve"> </w:t>
      </w:r>
      <w:r>
        <w:t xml:space="preserve">r/ClaudeAI post describing five maturity levels of Claude Code use.</w:t>
      </w:r>
      <w:r>
        <w:t xml:space="preserve"> </w:t>
      </w:r>
      <w:r>
        <w:t xml:space="preserve">That post could not be fetched from the network this section was written on</w:t>
      </w:r>
      <w:r>
        <w:t xml:space="preserve"> </w:t>
      </w:r>
      <w:r>
        <w:t xml:space="preserve">(every route to</w:t>
      </w:r>
      <w:r>
        <w:t xml:space="preserve"> </w:t>
      </w:r>
      <w:r>
        <w:rPr>
          <w:rStyle w:val="VerbatimChar"/>
        </w:rPr>
        <w:t xml:space="preserve">reddit.com</w:t>
      </w:r>
      <w:r>
        <w:t xml:space="preserve"> </w:t>
      </w:r>
      <w:r>
        <w:t xml:space="preserve">was blocked, measured 2026-09-09),</w:t>
      </w:r>
      <w:r>
        <w:t xml:space="preserve"> </w:t>
      </w:r>
      <w:r>
        <w:t xml:space="preserve">so the five-level model is tracked separately in</w:t>
      </w:r>
      <w:r>
        <w:t xml:space="preserve"> </w:t>
      </w:r>
      <w:hyperlink r:id="rId209">
        <w:r>
          <w:rPr>
            <w:rStyle w:val="Hyperlink"/>
          </w:rPr>
          <w:t xml:space="preserve">#227</w:t>
        </w:r>
      </w:hyperlink>
      <w:r>
        <w:t xml:space="preserve">,</w:t>
      </w:r>
      <w:r>
        <w:t xml:space="preserve"> </w:t>
      </w:r>
      <w:r>
        <w:t xml:space="preserve">and the ladder discussed here is Citadel’s own.</w:t>
      </w:r>
    </w:p>
    <w:bookmarkStart w:id="211" w:name="what-citadel-is"/>
    <w:p>
      <w:pPr>
        <w:pStyle w:val="Heading4"/>
      </w:pPr>
      <w:r>
        <w:t xml:space="preserve">What Citadel is</w:t>
      </w:r>
    </w:p>
    <w:p>
      <w:pPr>
        <w:pStyle w:val="FirstParagraph"/>
      </w:pPr>
      <w:r>
        <w:t xml:space="preserve">Citadel is a plugin, not a harness (</w:t>
      </w:r>
      <w:hyperlink r:id="rId210">
        <w:r>
          <w:rPr>
            <w:rStyle w:val="Hyperlink"/>
          </w:rPr>
          <w:t xml:space="preserve">harnesses</w:t>
        </w:r>
      </w:hyperlink>
      <w:r>
        <w:t xml:space="preserve">).</w:t>
      </w:r>
      <w:r>
        <w:t xml:space="preserve"> </w:t>
      </w:r>
      <w:r>
        <w:t xml:space="preserve">It installs into an existing Claude Code or Codex session through the</w:t>
      </w:r>
      <w:r>
        <w:t xml:space="preserve"> </w:t>
      </w:r>
      <w:r>
        <w:t xml:space="preserve">runtime’s plugin marketplace, pinned to a release tag,</w:t>
      </w:r>
      <w:r>
        <w:t xml:space="preserve"> </w:t>
      </w:r>
      <w:r>
        <w:t xml:space="preserve">and then adds four things around the agent you already run</w:t>
      </w:r>
      <w:r>
        <w:t xml:space="preserve"> </w:t>
      </w:r>
      <w:r>
        <w:t xml:space="preserve">(Gammon 2026d)</w:t>
      </w:r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a single natural-language entry point,</w:t>
      </w:r>
      <w:r>
        <w:t xml:space="preserve"> </w:t>
      </w:r>
      <w:r>
        <w:rPr>
          <w:rStyle w:val="VerbatimChar"/>
        </w:rPr>
        <w:t xml:space="preserve">/do</w:t>
      </w:r>
      <w:r>
        <w:t xml:space="preserve">, that routes a request to a skill,</w:t>
      </w:r>
    </w:p>
    <w:p>
      <w:pPr>
        <w:pStyle w:val="Compact"/>
        <w:numPr>
          <w:ilvl w:val="0"/>
          <w:numId w:val="1055"/>
        </w:numPr>
      </w:pPr>
      <w:r>
        <w:t xml:space="preserve">repository-local state under</w:t>
      </w:r>
      <w:r>
        <w:t xml:space="preserve"> </w:t>
      </w:r>
      <w:r>
        <w:rPr>
          <w:rStyle w:val="VerbatimChar"/>
        </w:rPr>
        <w:t xml:space="preserve">.planning/</w:t>
      </w:r>
      <w:r>
        <w:t xml:space="preserve"> </w:t>
      </w:r>
      <w:r>
        <w:t xml:space="preserve">that survives the end of a session,</w:t>
      </w:r>
    </w:p>
    <w:p>
      <w:pPr>
        <w:pStyle w:val="Compact"/>
        <w:numPr>
          <w:ilvl w:val="0"/>
          <w:numId w:val="1055"/>
        </w:numPr>
      </w:pPr>
      <w:r>
        <w:t xml:space="preserve">approval boundaries and verification hooks around multi-step changes, and</w:t>
      </w:r>
    </w:p>
    <w:p>
      <w:pPr>
        <w:pStyle w:val="Compact"/>
        <w:numPr>
          <w:ilvl w:val="0"/>
          <w:numId w:val="1055"/>
        </w:numPr>
      </w:pPr>
      <w:r>
        <w:t xml:space="preserve">coordination for several agents working in parallel worktrees.</w:t>
      </w:r>
    </w:p>
    <w:p>
      <w:pPr>
        <w:pStyle w:val="FirstParagraph"/>
      </w:pPr>
      <w:r>
        <w:t xml:space="preserve">It is MIT-licensed JavaScript requiring Node.js 22 or later,</w:t>
      </w:r>
      <w:r>
        <w:t xml:space="preserve"> </w:t>
      </w:r>
      <w:r>
        <w:t xml:space="preserve">and it is essentially one person’s project:</w:t>
      </w:r>
      <w:r>
        <w:t xml:space="preserve"> </w:t>
      </w:r>
      <w:r>
        <w:t xml:space="preserve">of roughly 630 commits, 600 are by the author,</w:t>
      </w:r>
      <w:r>
        <w:t xml:space="preserve"> </w:t>
      </w:r>
      <w:r>
        <w:t xml:space="preserve">19 by Dependabot, and the rest by three occasional contributors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repository was created in March 2026,</w:t>
      </w:r>
      <w:r>
        <w:t xml:space="preserve"> </w:t>
      </w:r>
      <w:r>
        <w:t xml:space="preserve">has 920 stars and 82 forks,</w:t>
      </w:r>
      <w:r>
        <w:t xml:space="preserve"> </w:t>
      </w:r>
      <w:r>
        <w:t xml:space="preserve">and its latest release,</w:t>
      </w:r>
      <w:r>
        <w:t xml:space="preserve"> </w:t>
      </w:r>
      <w:r>
        <w:rPr>
          <w:rStyle w:val="VerbatimChar"/>
        </w:rPr>
        <w:t xml:space="preserve">v1.3.5</w:t>
      </w:r>
      <w:r>
        <w:t xml:space="preserve">, dates from 2026-08-13.</w:t>
      </w:r>
      <w:r>
        <w:t xml:space="preserve"> </w:t>
      </w:r>
      <w:r>
        <w:t xml:space="preserve">The release ships 48 skills, 35 hook scripts across 29 lifecycle events,</w:t>
      </w:r>
      <w:r>
        <w:t xml:space="preserve"> </w:t>
      </w:r>
      <w:r>
        <w:t xml:space="preserve">and 7 subagent definitions.</w:t>
      </w:r>
    </w:p>
    <w:p>
      <w:pPr>
        <w:pStyle w:val="BodyText"/>
      </w:pPr>
      <w:r>
        <w:t xml:space="preserve">The README frames the operating loop as five public states:</w:t>
      </w:r>
      <w:r>
        <w:t xml:space="preserve"> </w:t>
      </w:r>
      <w:r>
        <w:rPr>
          <w:b/>
          <w:bCs/>
        </w:rPr>
        <w:t xml:space="preserve">Request</w:t>
      </w:r>
      <w:r>
        <w:t xml:space="preserve">,</w:t>
      </w:r>
      <w:r>
        <w:t xml:space="preserve"> </w:t>
      </w:r>
      <w:r>
        <w:rPr>
          <w:b/>
          <w:bCs/>
        </w:rPr>
        <w:t xml:space="preserve">Run</w:t>
      </w:r>
      <w:r>
        <w:t xml:space="preserve">,</w:t>
      </w:r>
      <w:r>
        <w:t xml:space="preserve"> </w:t>
      </w:r>
      <w:r>
        <w:rPr>
          <w:b/>
          <w:bCs/>
        </w:rPr>
        <w:t xml:space="preserve">Evidence</w:t>
      </w:r>
      <w:r>
        <w:t xml:space="preserve">,</w:t>
      </w:r>
      <w:r>
        <w:t xml:space="preserve"> </w:t>
      </w:r>
      <w:r>
        <w:rPr>
          <w:b/>
          <w:bCs/>
        </w:rPr>
        <w:t xml:space="preserve">Needs You</w:t>
      </w:r>
      <w:r>
        <w:t xml:space="preserve">, and</w:t>
      </w:r>
      <w:r>
        <w:t xml:space="preserve"> </w:t>
      </w:r>
      <w:r>
        <w:rPr>
          <w:b/>
          <w:bCs/>
        </w:rPr>
        <w:t xml:space="preserve">Resume</w:t>
      </w:r>
      <w:r>
        <w:t xml:space="preserve">.</w:t>
      </w:r>
      <w:r>
        <w:t xml:space="preserve"> </w:t>
      </w:r>
      <w:r>
        <w:t xml:space="preserve">The last two are the interesting ones.</w:t>
      </w:r>
      <w:r>
        <w:t xml:space="preserve"> </w:t>
      </w:r>
      <w:r>
        <w:t xml:space="preserve">“Needs You”</w:t>
      </w:r>
      <w:r>
        <w:t xml:space="preserve"> </w:t>
      </w:r>
      <w:r>
        <w:t xml:space="preserve">is a deliberate stop that names the exact approval,</w:t>
      </w:r>
      <w:r>
        <w:t xml:space="preserve"> </w:t>
      </w:r>
      <w:r>
        <w:t xml:space="preserve">conflict, or missing evidence required before the agent continues.</w:t>
      </w:r>
      <w:r>
        <w:t xml:space="preserve"> </w:t>
      </w:r>
      <w:r>
        <w:t xml:space="preserve">“Resume”</w:t>
      </w:r>
      <w:r>
        <w:t xml:space="preserve"> </w:t>
      </w:r>
      <w:r>
        <w:t xml:space="preserve">means the repo-local state names the next useful action for a fresh session,</w:t>
      </w:r>
      <w:r>
        <w:t xml:space="preserve"> </w:t>
      </w:r>
      <w:r>
        <w:t xml:space="preserve">so that a session ending is not the same as the work being lost.</w:t>
      </w:r>
    </w:p>
    <w:bookmarkEnd w:id="211"/>
    <w:bookmarkStart w:id="214" w:name="the-orchestration-ladder"/>
    <w:p>
      <w:pPr>
        <w:pStyle w:val="Heading4"/>
      </w:pPr>
      <w:r>
        <w:t xml:space="preserve">The orchestration ladder</w:t>
      </w:r>
    </w:p>
    <w:p>
      <w:pPr>
        <w:pStyle w:val="FirstParagraph"/>
      </w:pPr>
      <w:r>
        <w:t xml:space="preserve">Citadel’s architecture document</w:t>
      </w:r>
      <w:r>
        <w:t xml:space="preserve"> </w:t>
      </w:r>
      <w:r>
        <w:t xml:space="preserve">(Gammon 2026a)</w:t>
      </w:r>
      <w:r>
        <w:t xml:space="preserve"> </w:t>
      </w:r>
      <w:r>
        <w:t xml:space="preserve">arranges its capabilities</w:t>
      </w:r>
      <w:r>
        <w:t xml:space="preserve"> </w:t>
      </w:r>
      <w:r>
        <w:t xml:space="preserve">as a ladder, with the instruction to use the cheapest rung that fits: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tbl-citadel-ladde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Citadel’s orchestration ladder, from the project’s architecture document (measured 2026-09-09).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Duration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kept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when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Skill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minutes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focused task with a known pattern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Marshal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half an hour to two hours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medium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log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steps, one session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Archon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hours to 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campaign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 that must survive across sessions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very 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three or more parallel streams</w:t>
                  </w:r>
                </w:p>
              </w:tc>
            </w:tr>
          </w:tbl>
          <w:bookmarkEnd w:id="212"/>
          <w:p/>
        </w:tc>
      </w:tr>
    </w:tbl>
    <w:p>
      <w:pPr>
        <w:pStyle w:val="BodyText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protocol file in the format</w:t>
      </w:r>
      <w:r>
        <w:t xml:space="preserve"> </w:t>
      </w:r>
      <w:hyperlink r:id="rId213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describes,</w:t>
      </w:r>
      <w:r>
        <w:t xml:space="preserve"> </w:t>
      </w:r>
      <w:r>
        <w:t xml:space="preserve">loaded on demand and costing nothing when not loaded.</w:t>
      </w:r>
      <w:r>
        <w:t xml:space="preserve"> </w:t>
      </w:r>
      <w:r>
        <w:t xml:space="preserve">Marshal chains skills inside one session.</w:t>
      </w:r>
      <w:r>
        <w:t xml:space="preserve"> </w:t>
      </w:r>
      <w:r>
        <w:t xml:space="preserve">Archon runs a multi-session campaign whose state lives in a Markdown campaign file</w:t>
      </w:r>
      <w:r>
        <w:t xml:space="preserve"> </w:t>
      </w:r>
      <w:r>
        <w:t xml:space="preserve">with a feature ledger, a decision log, and a machine-readable continuation point,</w:t>
      </w:r>
      <w:r>
        <w:t xml:space="preserve"> </w:t>
      </w:r>
      <w:r>
        <w:t xml:space="preserve">re-read at the start of every invocation.</w:t>
      </w:r>
      <w:r>
        <w:t xml:space="preserve"> </w:t>
      </w:r>
      <w:r>
        <w:t xml:space="preserve">Fleet spawns agents in isolated git worktrees in waves,</w:t>
      </w:r>
      <w:r>
        <w:t xml:space="preserve"> </w:t>
      </w:r>
      <w:r>
        <w:t xml:space="preserve">and compresses each wave’s discoveries to a few hundred tokens</w:t>
      </w:r>
      <w:r>
        <w:t xml:space="preserve"> </w:t>
      </w:r>
      <w:r>
        <w:t xml:space="preserve">so the next wave starts informed rather than rediscovering.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/do</w:t>
      </w:r>
      <w:r>
        <w:t xml:space="preserve"> </w:t>
      </w:r>
      <w:r>
        <w:t xml:space="preserve">router that sits above the ladder narrows a request in four stages.</w:t>
      </w:r>
      <w:r>
        <w:t xml:space="preserve"> </w:t>
      </w:r>
      <w:r>
        <w:t xml:space="preserve">Exact-command matching and a check of active campaign state cost no model tokens;</w:t>
      </w:r>
      <w:r>
        <w:t xml:space="preserve"> </w:t>
      </w:r>
      <w:r>
        <w:t xml:space="preserve">candidate discovery from built-in and project-local skills also costs none;</w:t>
      </w:r>
      <w:r>
        <w:t xml:space="preserve"> </w:t>
      </w:r>
      <w:r>
        <w:t xml:space="preserve">only the final stage, a semantic classifier that reads scope, complexity,</w:t>
      </w:r>
      <w:r>
        <w:t xml:space="preserve"> </w:t>
      </w:r>
      <w:r>
        <w:t xml:space="preserve">persistence, and parallelism, spends around 500 tokens.</w:t>
      </w:r>
      <w:r>
        <w:t xml:space="preserve"> </w:t>
      </w:r>
      <w:r>
        <w:t xml:space="preserve">Only an exact command can skip that classifier,</w:t>
      </w:r>
      <w:r>
        <w:t xml:space="preserve"> </w:t>
      </w:r>
      <w:r>
        <w:t xml:space="preserve">and an explicit route override changes which skill runs</w:t>
      </w:r>
      <w:r>
        <w:t xml:space="preserve"> </w:t>
      </w:r>
      <w:r>
        <w:t xml:space="preserve">without bypassing the approval or verification boundaries.</w:t>
      </w:r>
    </w:p>
    <w:bookmarkEnd w:id="214"/>
    <w:bookmarkStart w:id="215" w:name="enforcement-and-evidence"/>
    <w:p>
      <w:pPr>
        <w:pStyle w:val="Heading4"/>
      </w:pPr>
      <w:r>
        <w:t xml:space="preserve">Enforcement and evidence</w:t>
      </w:r>
    </w:p>
    <w:p>
      <w:pPr>
        <w:pStyle w:val="FirstParagraph"/>
      </w:pPr>
      <w:r>
        <w:t xml:space="preserve">The part of Citadel most relevant to the lab’s own practice is</w:t>
      </w:r>
      <w:r>
        <w:t xml:space="preserve"> </w:t>
      </w:r>
      <w:r>
        <w:t xml:space="preserve">how much of its policy is enforced rather than advised.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makes the point that an instruction file is context the model may ignore,</w:t>
      </w:r>
      <w:r>
        <w:t xml:space="preserve"> </w:t>
      </w:r>
      <w:r>
        <w:t xml:space="preserve">and that a rule you cannot afford to have ignored belongs in a hook.</w:t>
      </w:r>
      <w:r>
        <w:t xml:space="preserve"> </w:t>
      </w:r>
      <w:r>
        <w:t xml:space="preserve">Citadel takes that seriously in three layers</w:t>
      </w:r>
      <w:r>
        <w:t xml:space="preserve"> </w:t>
      </w:r>
      <w:r>
        <w:t xml:space="preserve">(Gammon 2026a)</w:t>
      </w:r>
      <w:r>
        <w:t xml:space="preserve">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Hooks</w:t>
      </w:r>
      <w:r>
        <w:t xml:space="preserve"> </w:t>
      </w:r>
      <w:r>
        <w:t xml:space="preserve">on every tool call: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scripts that block edits to protected files and gate pushes and pull requests</w:t>
      </w:r>
      <w:r>
        <w:t xml:space="preserve"> </w:t>
      </w:r>
      <w:r>
        <w:t xml:space="preserve">behind user consent,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 </w:t>
      </w:r>
      <w:r>
        <w:t xml:space="preserve">scripts that run the project’s type check and file-placement rules,</w:t>
      </w:r>
      <w:r>
        <w:t xml:space="preserve"> </w:t>
      </w:r>
      <w:r>
        <w:t xml:space="preserve">and session-start scripts that scaffold state and restore context after compaction.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 spawned judge</w:t>
      </w:r>
      <w:r>
        <w:t xml:space="preserve">: a read-only</w:t>
      </w:r>
      <w:r>
        <w:t xml:space="preserve"> </w:t>
      </w:r>
      <w:r>
        <w:rPr>
          <w:rStyle w:val="VerbatimChar"/>
        </w:rPr>
        <w:t xml:space="preserve">policy-enforcer</w:t>
      </w:r>
      <w:r>
        <w:t xml:space="preserve"> </w:t>
      </w:r>
      <w:r>
        <w:t xml:space="preserve">subagent</w:t>
      </w:r>
      <w:r>
        <w:t xml:space="preserve"> </w:t>
      </w:r>
      <w:r>
        <w:t xml:space="preserve">that receives a proposed hard-to-reverse action and returns a structured allow-or-block verdict,</w:t>
      </w:r>
      <w:r>
        <w:t xml:space="preserve"> </w:t>
      </w:r>
      <w:r>
        <w:t xml:space="preserve">with the most severe rule tier always blocking.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Signed telemetry</w:t>
      </w:r>
      <w:r>
        <w:t xml:space="preserve">: every event and artifact record carries a content hash,</w:t>
      </w:r>
      <w:r>
        <w:t xml:space="preserve"> </w:t>
      </w:r>
      <w:r>
        <w:t xml:space="preserve">optionally an</w:t>
      </w:r>
      <w:r>
        <w:t xml:space="preserve"> </w:t>
      </w:r>
      <w:r>
        <w:rPr>
          <w:rStyle w:val="VerbatimChar"/>
        </w:rPr>
        <w:t xml:space="preserve">HMAC</w:t>
      </w:r>
      <w:r>
        <w:t xml:space="preserve"> </w:t>
      </w:r>
      <w:r>
        <w:t xml:space="preserve">signature,</w:t>
      </w:r>
      <w:r>
        <w:t xml:space="preserve"> </w:t>
      </w:r>
      <w:r>
        <w:t xml:space="preserve">and lineage fields linking runs, agents, and tasks.</w:t>
      </w:r>
    </w:p>
    <w:p>
      <w:pPr>
        <w:pStyle w:val="FirstParagraph"/>
      </w:pPr>
      <w:r>
        <w:t xml:space="preserve">Verification reports one of four outcomes: passed, failed, blocked, or unknown.</w:t>
      </w:r>
      <w:r>
        <w:t xml:space="preserve"> </w:t>
      </w:r>
      <w:r>
        <w:t xml:space="preserve">Missing evidence is never promoted to success.</w:t>
      </w:r>
      <w:r>
        <w:t xml:space="preserve"> </w:t>
      </w:r>
      <w:r>
        <w:t xml:space="preserve">That is the same instinct as the first rule in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,</w:t>
      </w:r>
      <w:r>
        <w:t xml:space="preserve"> </w:t>
      </w:r>
      <w:r>
        <w:t xml:space="preserve">never to assume an agent’s output is correct:</w:t>
      </w:r>
      <w:r>
        <w:t xml:space="preserve"> </w:t>
      </w:r>
      <w:r>
        <w:t xml:space="preserve">an unknown that reads as a pass is worse than a failure you can see.</w:t>
      </w:r>
    </w:p>
    <w:p>
      <w:pPr>
        <w:pStyle w:val="BodyText"/>
      </w:pPr>
      <w:r>
        <w:t xml:space="preserve">The project’s threat model</w:t>
      </w:r>
      <w:r>
        <w:t xml:space="preserve"> </w:t>
      </w:r>
      <w:r>
        <w:t xml:space="preserve">(Gammon 2026c)</w:t>
      </w:r>
      <w:r>
        <w:t xml:space="preserve"> </w:t>
      </w:r>
      <w:r>
        <w:t xml:space="preserve">is equally plain about what it does not do.</w:t>
      </w:r>
      <w:r>
        <w:t xml:space="preserve"> </w:t>
      </w:r>
      <w:r>
        <w:t xml:space="preserve">Citadel runs with whatever permissions the host runtime has;</w:t>
      </w:r>
      <w:r>
        <w:t xml:space="preserve"> </w:t>
      </w:r>
      <w:r>
        <w:t xml:space="preserve">it is not a sandbox, it does not make an untrusted repository safe to run,</w:t>
      </w:r>
      <w:r>
        <w:t xml:space="preserve"> </w:t>
      </w:r>
      <w:r>
        <w:t xml:space="preserve">and it does not claim to stop prompt injection.</w:t>
      </w:r>
      <w:r>
        <w:t xml:space="preserve"> </w:t>
      </w:r>
      <w:r>
        <w:t xml:space="preserve">Its README says it</w:t>
      </w:r>
      <w:r>
        <w:t xml:space="preserve"> </w:t>
      </w:r>
      <w:r>
        <w:t xml:space="preserve">“does not replace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branch protection, or human review”</w:t>
      </w:r>
      <w:r>
        <w:t xml:space="preserve"> </w:t>
      </w:r>
      <w:r>
        <w:t xml:space="preserve">(Gammon 2026d)</w:t>
      </w:r>
      <w:r>
        <w:t xml:space="preserve">.</w:t>
      </w:r>
    </w:p>
    <w:bookmarkEnd w:id="215"/>
    <w:bookmarkStart w:id="216" w:name="what-the-evidence-does-and-does-not-show"/>
    <w:p>
      <w:pPr>
        <w:pStyle w:val="Heading4"/>
      </w:pPr>
      <w:r>
        <w:t xml:space="preserve">What the evidence does and does not show</w:t>
      </w:r>
    </w:p>
    <w:p>
      <w:pPr>
        <w:pStyle w:val="FirstParagraph"/>
      </w:pPr>
      <w:r>
        <w:t xml:space="preserve">Citadel is unusual among agent-tooling projects in publishing negative results</w:t>
      </w:r>
      <w:r>
        <w:t xml:space="preserve"> </w:t>
      </w:r>
      <w:r>
        <w:t xml:space="preserve">beside positive ones</w:t>
      </w:r>
      <w:r>
        <w:t xml:space="preserve"> </w:t>
      </w:r>
      <w:r>
        <w:t xml:space="preserve">(Gammon 2026b)</w:t>
      </w:r>
      <w:r>
        <w:t xml:space="preserve">.</w:t>
      </w:r>
      <w:r>
        <w:t xml:space="preserve"> </w:t>
      </w:r>
      <w:r>
        <w:t xml:space="preserve">Its README states that the first experiment</w:t>
      </w:r>
      <w:r>
        <w:t xml:space="preserve"> </w:t>
      </w:r>
      <w:r>
        <w:t xml:space="preserve">“does not support a savings claim”</w:t>
      </w:r>
      <w:r>
        <w:t xml:space="preserve">:</w:t>
      </w:r>
      <w:r>
        <w:t xml:space="preserve"> </w:t>
      </w:r>
      <w:r>
        <w:t xml:space="preserve">one baseline timeout drove the aggregate advantage,</w:t>
      </w:r>
      <w:r>
        <w:t xml:space="preserve"> </w:t>
      </w:r>
      <w:r>
        <w:t xml:space="preserve">and removing that pair reversed the economic direction.</w:t>
      </w:r>
      <w:r>
        <w:t xml:space="preserve"> </w:t>
      </w:r>
      <w:r>
        <w:t xml:space="preserve">An outside-authored holdout across 24 repositories verified 3 of 16 tasks for Citadel</w:t>
      </w:r>
      <w:r>
        <w:t xml:space="preserve"> </w:t>
      </w:r>
      <w:r>
        <w:t xml:space="preserve">against 2 of 16 for direct Claude, at similar cost,</w:t>
      </w:r>
      <w:r>
        <w:t xml:space="preserve"> </w:t>
      </w:r>
      <w:r>
        <w:t xml:space="preserve">and the author calls that a diagnostic rather than proof,</w:t>
      </w:r>
      <w:r>
        <w:t xml:space="preserve"> </w:t>
      </w:r>
      <w:r>
        <w:t xml:space="preserve">because a 12.5% baseline is too weak to compare against.</w:t>
      </w:r>
      <w:r>
        <w:t xml:space="preserve"> </w:t>
      </w:r>
      <w:r>
        <w:t xml:space="preserve">The deterministic results are stronger but narrower:</w:t>
      </w:r>
      <w:r>
        <w:t xml:space="preserve"> </w:t>
      </w:r>
      <w:r>
        <w:t xml:space="preserve">journaled recovery produced zero duplicate side effects where a naive restart produced three,</w:t>
      </w:r>
      <w:r>
        <w:t xml:space="preserve"> </w:t>
      </w:r>
      <w:r>
        <w:t xml:space="preserve">and a leased</w:t>
      </w:r>
      <w:r>
        <w:t xml:space="preserve"> </w:t>
      </w:r>
      <w:r>
        <w:t xml:space="preserve">“deploy steward”</w:t>
      </w:r>
      <w:r>
        <w:t xml:space="preserve"> </w:t>
      </w:r>
      <w:r>
        <w:t xml:space="preserve">eliminated every stale-head merge race</w:t>
      </w:r>
      <w:r>
        <w:t xml:space="preserve"> </w:t>
      </w:r>
      <w:r>
        <w:t xml:space="preserve">that independent loops produced across 45 pull requests,</w:t>
      </w:r>
      <w:r>
        <w:t xml:space="preserve"> </w:t>
      </w:r>
      <w:r>
        <w:t xml:space="preserve">under a generated workload in disposable repositories.</w:t>
      </w:r>
    </w:p>
    <w:p>
      <w:pPr>
        <w:pStyle w:val="BodyText"/>
      </w:pPr>
      <w:r>
        <w:t xml:space="preserve">The public claim is stated as deliberately narrow:</w:t>
      </w:r>
      <w:r>
        <w:t xml:space="preserve"> </w:t>
      </w:r>
      <w:r>
        <w:t xml:space="preserve">Citadel can make agent evaluations inspectable, reproducible, and honest about failure.</w:t>
      </w:r>
      <w:r>
        <w:t xml:space="preserve"> </w:t>
      </w:r>
      <w:r>
        <w:t xml:space="preserve">Whether it makes a real user faster or cheaper is left open.</w:t>
      </w:r>
      <w:r>
        <w:t xml:space="preserve"> </w:t>
      </w:r>
      <w:r>
        <w:t xml:space="preserve">For a lab deciding whether to adopt it,</w:t>
      </w:r>
      <w:r>
        <w:t xml:space="preserve"> </w:t>
      </w:r>
      <w:r>
        <w:t xml:space="preserve">that candor is itself a reason to trust the rest of the documentation,</w:t>
      </w:r>
      <w:r>
        <w:t xml:space="preserve"> </w:t>
      </w:r>
      <w:r>
        <w:t xml:space="preserve">and also the answer:</w:t>
      </w:r>
      <w:r>
        <w:t xml:space="preserve"> </w:t>
      </w:r>
      <w:r>
        <w:t xml:space="preserve">the case for Citadel is governance and recoverability, not throughput.</w:t>
      </w:r>
    </w:p>
    <w:bookmarkEnd w:id="216"/>
    <w:bookmarkStart w:id="218" w:name="X7982003934b1c259fb22776aa5f25094a8f76dc"/>
    <w:p>
      <w:pPr>
        <w:pStyle w:val="Heading4"/>
      </w:pPr>
      <w:r>
        <w:t xml:space="preserve">Where the lab sits and what the next level would take</w:t>
      </w:r>
    </w:p>
    <w:p>
      <w:pPr>
        <w:pStyle w:val="FirstParagraph"/>
      </w:pPr>
      <w:r>
        <w:t xml:space="preserve">The lab’s equivalent layer is</w:t>
      </w:r>
      <w:r>
        <w:t xml:space="preserve"> </w:t>
      </w:r>
      <w:hyperlink r:id="rId217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described in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’s worked example.</w:t>
      </w:r>
      <w:r>
        <w:t xml:space="preserve"> </w:t>
      </w:r>
      <w:r>
        <w:t xml:space="preserve">On 2026-09-09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carried:</w:t>
      </w:r>
    </w:p>
    <w:p>
      <w:pPr>
        <w:pStyle w:val="Compact"/>
        <w:numPr>
          <w:ilvl w:val="0"/>
          <w:numId w:val="1057"/>
        </w:numPr>
      </w:pPr>
      <w:r>
        <w:t xml:space="preserve">190 skill directories</w:t>
      </w:r>
    </w:p>
    <w:p>
      <w:pPr>
        <w:pStyle w:val="Compact"/>
        <w:numPr>
          <w:ilvl w:val="0"/>
          <w:numId w:val="1057"/>
        </w:numPr>
      </w:pPr>
      <w:r>
        <w:t xml:space="preserve">47 hook scripts, each with a test file, registered on three lifecycle 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</w:t>
      </w:r>
    </w:p>
    <w:p>
      <w:pPr>
        <w:pStyle w:val="Compact"/>
        <w:numPr>
          <w:ilvl w:val="0"/>
          <w:numId w:val="1057"/>
        </w:numPr>
      </w:pPr>
      <w:r>
        <w:t xml:space="preserve">8 subagent definitions, including an adversarial reviewer and a prose fact-checker</w:t>
      </w:r>
    </w:p>
    <w:p>
      <w:pPr>
        <w:pStyle w:val="Compact"/>
        <w:numPr>
          <w:ilvl w:val="0"/>
          <w:numId w:val="1057"/>
        </w:numPr>
      </w:pPr>
      <w:r>
        <w:t xml:space="preserve">81 shared workflow fragments imported into</w:t>
      </w:r>
      <w:r>
        <w:t xml:space="preserve"> </w:t>
      </w: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57"/>
        </w:numPr>
      </w:pPr>
      <w:r>
        <w:t xml:space="preserve">73 Python scripts, most of them instruments that a hook or a skill calls</w:t>
      </w:r>
    </w:p>
    <w:p>
      <w:pPr>
        <w:pStyle w:val="FirstParagraph"/>
      </w:pPr>
      <w:r>
        <w:t xml:space="preserve">Against</w:t>
      </w:r>
      <w:r>
        <w:t xml:space="preserve"> </w:t>
      </w:r>
      <w:hyperlink w:anchor="tbl-citadel-ladder">
        <w:r>
          <w:rPr>
            <w:rStyle w:val="Hyperlink"/>
          </w:rPr>
          <w:t xml:space="preserve">Table 7</w:t>
        </w:r>
      </w:hyperlink>
      <w:r>
        <w:t xml:space="preserve">, that configuration sits firmly on the first rung</w:t>
      </w:r>
      <w:r>
        <w:t xml:space="preserve"> </w:t>
      </w:r>
      <w:r>
        <w:t xml:space="preserve">and reaches the others by convention rather than by machinery: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Skill.</w:t>
      </w:r>
      <w:r>
        <w:t xml:space="preserve"> </w:t>
      </w:r>
      <w:r>
        <w:t xml:space="preserve">Fully occupied, and more heavily than Citadel’s 48.</w:t>
      </w:r>
      <w:r>
        <w:t xml:space="preserve"> </w:t>
      </w:r>
      <w:r>
        <w:t xml:space="preserve">Nearly every lab convention is a skill,</w:t>
      </w:r>
      <w:r>
        <w:t xml:space="preserve"> </w:t>
      </w:r>
      <w:r>
        <w:t xml:space="preserve">because a skill is the mechanism the model reaches for unprompted.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Marshal.</w:t>
      </w:r>
      <w:r>
        <w:t xml:space="preserve"> </w:t>
      </w:r>
      <w:r>
        <w:t xml:space="preserve">Covered by skills that chain other skills</w:t>
      </w:r>
      <w:r>
        <w:t xml:space="preserve"> </w:t>
      </w:r>
      <w:r>
        <w:t xml:space="preserve">(the loop that drives a pull request through review rounds to a clean verdict is one)</w:t>
      </w:r>
      <w:r>
        <w:t xml:space="preserve"> </w:t>
      </w:r>
      <w:r>
        <w:t xml:space="preserve">and by the harness’s own workflow tool.</w:t>
      </w:r>
      <w:r>
        <w:t xml:space="preserve"> </w:t>
      </w:r>
      <w:r>
        <w:t xml:space="preserve">There is no session log; the transcript is the log.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Archon.</w:t>
      </w:r>
      <w:r>
        <w:t xml:space="preserve"> </w:t>
      </w:r>
      <w:r>
        <w:t xml:space="preserve">Partly covered.</w:t>
      </w:r>
      <w:r>
        <w:t xml:space="preserve"> </w:t>
      </w:r>
      <w:r>
        <w:t xml:space="preserve">Persistence across sessions comes from memory files,</w:t>
      </w:r>
      <w:r>
        <w:t xml:space="preserve"> </w:t>
      </w:r>
      <w:r>
        <w:t xml:space="preserve">a per-session lab notebook,</w:t>
      </w:r>
      <w:r>
        <w:t xml:space="preserve"> </w:t>
      </w:r>
      <w:r>
        <w:t xml:space="preserve">and GitHub issues and pull requests as the durable record.</w:t>
      </w:r>
      <w:r>
        <w:t xml:space="preserve"> </w:t>
      </w:r>
      <w:r>
        <w:t xml:space="preserve">Nothing re-reads a campaign file at session start;</w:t>
      </w:r>
      <w:r>
        <w:t xml:space="preserve"> </w:t>
      </w:r>
      <w:r>
        <w:t xml:space="preserve">a new session reconstructs where it was from the issue tracker.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Fleet.</w:t>
      </w:r>
      <w:r>
        <w:t xml:space="preserve"> </w:t>
      </w:r>
      <w:r>
        <w:t xml:space="preserve">Reached in practice, since parallel workers in isolated worktrees are routine,</w:t>
      </w:r>
      <w:r>
        <w:t xml:space="preserve"> </w:t>
      </w:r>
      <w:r>
        <w:t xml:space="preserve">but coordinated by claim comments on issues and by branch naming,</w:t>
      </w:r>
      <w:r>
        <w:t xml:space="preserve"> </w:t>
      </w:r>
      <w:r>
        <w:t xml:space="preserve">not by a claims directory with scope-overlap detection.</w:t>
      </w:r>
      <w:r>
        <w:t xml:space="preserve"> </w:t>
      </w:r>
      <w:r>
        <w:t xml:space="preserve">Two workers editing one file find out at merge time.</w:t>
      </w:r>
    </w:p>
    <w:p>
      <w:pPr>
        <w:pStyle w:val="FirstParagraph"/>
      </w:pPr>
      <w:r>
        <w:t xml:space="preserve">The hooks are the sharpest contrast.</w:t>
      </w:r>
      <w:r>
        <w:t xml:space="preserve"> </w:t>
      </w:r>
      <w:r>
        <w:t xml:space="preserve">The lab’s 47 are concentrated on three events,</w:t>
      </w:r>
      <w:r>
        <w:t xml:space="preserve"> </w:t>
      </w:r>
      <w:r>
        <w:t xml:space="preserve">and most of them guard the</w:t>
      </w:r>
      <w:r>
        <w:t xml:space="preserve"> </w:t>
      </w:r>
      <w:r>
        <w:rPr>
          <w:i/>
          <w:iCs/>
        </w:rPr>
        <w:t xml:space="preserve">conversation</w:t>
      </w:r>
      <w:r>
        <w:t xml:space="preserve">:</w:t>
      </w:r>
      <w:r>
        <w:t xml:space="preserve"> </w:t>
      </w:r>
      <w:r>
        <w:t xml:space="preserve">that a reply exists, that a promise ships a mechanism,</w:t>
      </w:r>
      <w:r>
        <w:t xml:space="preserve"> </w:t>
      </w:r>
      <w:r>
        <w:t xml:space="preserve">that a push was reviewed, that a merge was authorized.</w:t>
      </w:r>
      <w:r>
        <w:t xml:space="preserve"> </w:t>
      </w:r>
      <w:r>
        <w:t xml:space="preserve">Citadel’s 35 span 29 events and guard the</w:t>
      </w:r>
      <w:r>
        <w:t xml:space="preserve"> </w:t>
      </w:r>
      <w:r>
        <w:rPr>
          <w:i/>
          <w:iCs/>
        </w:rPr>
        <w:t xml:space="preserve">repository</w:t>
      </w:r>
      <w:r>
        <w:t xml:space="preserve">:</w:t>
      </w:r>
      <w:r>
        <w:t xml:space="preserve"> </w:t>
      </w:r>
      <w:r>
        <w:t xml:space="preserve">protected files, type checks after every edit, file placement, consent before a push.</w:t>
      </w:r>
      <w:r>
        <w:t xml:space="preserve"> </w:t>
      </w:r>
      <w:r>
        <w:t xml:space="preserve">Both are enforcement; they enforce different things.</w:t>
      </w:r>
    </w:p>
    <w:p>
      <w:pPr>
        <w:pStyle w:val="BodyText"/>
      </w:pPr>
      <w:r>
        <w:t xml:space="preserve">So the next rung, if the lab wants it, is not more skills.</w:t>
      </w:r>
      <w:r>
        <w:t xml:space="preserve"> </w:t>
      </w:r>
      <w:r>
        <w:t xml:space="preserve">Concretely it would take: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session-start hook</w:t>
      </w:r>
      <w:r>
        <w:t xml:space="preserve"> </w:t>
      </w:r>
      <w:r>
        <w:t xml:space="preserve">that scaffolds and re-reads resumable state,</w:t>
      </w:r>
      <w:r>
        <w:t xml:space="preserve"> </w:t>
      </w:r>
      <w:r>
        <w:t xml:space="preserve">so a fresh session begins from a named next action rather than from a tracker search.</w:t>
      </w:r>
      <w:r>
        <w:t xml:space="preserve"> </w:t>
      </w:r>
      <w:r>
        <w:t xml:space="preserve">This is Citadel’s</w:t>
      </w:r>
      <w:r>
        <w:t xml:space="preserve"> </w:t>
      </w:r>
      <w:r>
        <w:t xml:space="preserve">“Resume”</w:t>
      </w:r>
      <w:r>
        <w:t xml:space="preserve"> </w:t>
      </w:r>
      <w:r>
        <w:t xml:space="preserve">state, and the lab notebook already holds the content;</w:t>
      </w:r>
      <w:r>
        <w:t xml:space="preserve"> </w:t>
      </w:r>
      <w:r>
        <w:t xml:space="preserve">what is missing is the hook that loads it.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b/>
          <w:bCs/>
        </w:rPr>
        <w:t xml:space="preserve">PostToolUse</w:t>
      </w:r>
      <w:r>
        <w:rPr>
          <w:b/>
          <w:bCs/>
        </w:rPr>
        <w:t xml:space="preserve"> </w:t>
      </w:r>
      <w:r>
        <w:rPr>
          <w:b/>
          <w:bCs/>
        </w:rPr>
        <w:t xml:space="preserve">quality gates</w:t>
      </w:r>
      <w:r>
        <w:t xml:space="preserve"> </w:t>
      </w:r>
      <w:r>
        <w:t xml:space="preserve">that run the project’s own checks</w:t>
      </w:r>
      <w:r>
        <w:t xml:space="preserve"> </w:t>
      </w:r>
      <w:r>
        <w:t xml:space="preserve">(a spell check, a lint, a render of the edited page) after each edit</w:t>
      </w:r>
      <w:r>
        <w:t xml:space="preserve"> </w:t>
      </w:r>
      <w:r>
        <w:t xml:space="preserve">instead of at push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File-level claims for parallel workers</w:t>
      </w:r>
      <w:r>
        <w:t xml:space="preserve">,</w:t>
      </w:r>
      <w:r>
        <w:t xml:space="preserve"> </w:t>
      </w:r>
      <w:r>
        <w:t xml:space="preserve">so that two sessions editing the same fragment collide at claim time rather than at merge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verification vocabulary with an explicit</w:t>
      </w:r>
      <w:r>
        <w:rPr>
          <w:b/>
          <w:bCs/>
        </w:rPr>
        <w:t xml:space="preserve"> </w:t>
      </w:r>
      <w:r>
        <w:rPr>
          <w:b/>
          <w:bCs/>
        </w:rPr>
        <w:t xml:space="preserve">“unknown”</w:t>
      </w:r>
      <w:r>
        <w:t xml:space="preserve">,</w:t>
      </w:r>
      <w:r>
        <w:t xml:space="preserve"> </w:t>
      </w:r>
      <w:r>
        <w:t xml:space="preserve">so that a check that did not run is reported as not having run.</w:t>
      </w:r>
    </w:p>
    <w:p>
      <w:pPr>
        <w:pStyle w:val="FirstParagraph"/>
      </w:pPr>
      <w:r>
        <w:t xml:space="preserve">None of that requires adopting Citadel.</w:t>
      </w:r>
      <w:r>
        <w:t xml:space="preserve"> </w:t>
      </w:r>
      <w:r>
        <w:t xml:space="preserve">Installing it would add 2,031 files of plugin,</w:t>
      </w:r>
      <w:r>
        <w:t xml:space="preserve"> </w:t>
      </w:r>
      <w:r>
        <w:t xml:space="preserve">four state directories to every repository it manages,</w:t>
      </w:r>
      <w:r>
        <w:t xml:space="preserve"> </w:t>
      </w:r>
      <w:r>
        <w:t xml:space="preserve">and a single-maintainer dependency,</w:t>
      </w:r>
      <w:r>
        <w:t xml:space="preserve"> </w:t>
      </w:r>
      <w:r>
        <w:t xml:space="preserve">in exchange for machinery the lab has mostly rebuilt in its own idiom.</w:t>
      </w:r>
      <w:r>
        <w:t xml:space="preserve"> </w:t>
      </w:r>
      <w:r>
        <w:t xml:space="preserve">The more useful reading of Citadel is as a reference design:</w:t>
      </w:r>
      <w:r>
        <w:t xml:space="preserve"> </w:t>
      </w:r>
      <w:r>
        <w:t xml:space="preserve">a worked answer to what each rung of the ladder costs and what state it needs,</w:t>
      </w:r>
      <w:r>
        <w:t xml:space="preserve"> </w:t>
      </w:r>
      <w:r>
        <w:t xml:space="preserve">written by someone who then measured whether it helped</w:t>
      </w:r>
      <w:r>
        <w:t xml:space="preserve"> </w:t>
      </w:r>
      <w:r>
        <w:t xml:space="preserve">and published the answer either way.</w:t>
      </w:r>
    </w:p>
    <w:bookmarkEnd w:id="218"/>
    <w:bookmarkEnd w:id="219"/>
    <w:bookmarkStart w:id="234" w:name="sec-ai-firewall"/>
    <w:p>
      <w:pPr>
        <w:pStyle w:val="Heading1"/>
      </w:pPr>
      <w:r>
        <w:t xml:space="preserve">21. Firewall and Network Configuration</w:t>
      </w:r>
    </w:p>
    <w:p>
      <w:pPr>
        <w:pStyle w:val="FirstParagraph"/>
      </w:pPr>
      <w:r>
        <w:t xml:space="preserve">Coding agents require specific network access to function properly.</w:t>
      </w:r>
      <w:r>
        <w:t xml:space="preserve"> </w:t>
      </w:r>
      <w:r>
        <w:t xml:space="preserve">If a coding agent is running behind a corporate firewall or on a restricted network,</w:t>
      </w:r>
      <w:r>
        <w:t xml:space="preserve"> </w:t>
      </w:r>
      <w:r>
        <w:t xml:space="preserve">you may need to configure allowlists to enable coding agent functionality.</w:t>
      </w:r>
    </w:p>
    <w:bookmarkStart w:id="221" w:name="built-in-agent-firewall"/>
    <w:p>
      <w:pPr>
        <w:pStyle w:val="Heading4"/>
      </w:pPr>
      <w:r>
        <w:t xml:space="preserve">Built-in Agent Firewall</w:t>
      </w:r>
    </w:p>
    <w:p>
      <w:pPr>
        <w:pStyle w:val="FirstParagraph"/>
      </w:pPr>
      <w:r>
        <w:t xml:space="preserve">Coding agents run in a GitHub Actions environment</w:t>
      </w:r>
      <w:r>
        <w:t xml:space="preserve"> </w:t>
      </w:r>
      <w:r>
        <w:t xml:space="preserve">with a built-in firewall that limits internet access by default.</w:t>
      </w:r>
      <w:r>
        <w:t xml:space="preserve"> </w:t>
      </w:r>
      <w:r>
        <w:t xml:space="preserve">This firewall helps protect against:</w:t>
      </w:r>
    </w:p>
    <w:p>
      <w:pPr>
        <w:pStyle w:val="Compact"/>
        <w:numPr>
          <w:ilvl w:val="0"/>
          <w:numId w:val="1060"/>
        </w:numPr>
      </w:pPr>
      <w:r>
        <w:t xml:space="preserve">Data exfiltration</w:t>
      </w:r>
    </w:p>
    <w:p>
      <w:pPr>
        <w:pStyle w:val="Compact"/>
        <w:numPr>
          <w:ilvl w:val="0"/>
          <w:numId w:val="1060"/>
        </w:numPr>
      </w:pPr>
      <w:r>
        <w:t xml:space="preserve">Accidental leaks of sensitive information</w:t>
      </w:r>
    </w:p>
    <w:p>
      <w:pPr>
        <w:pStyle w:val="Compact"/>
        <w:numPr>
          <w:ilvl w:val="0"/>
          <w:numId w:val="1060"/>
        </w:numPr>
      </w:pPr>
      <w:r>
        <w:t xml:space="preserve">Execution of malicious instructions</w:t>
      </w:r>
    </w:p>
    <w:p>
      <w:pPr>
        <w:pStyle w:val="FirstParagraph"/>
      </w:pPr>
      <w:r>
        <w:t xml:space="preserve">By default, the agent’s firewall allows access to:</w:t>
      </w:r>
    </w:p>
    <w:p>
      <w:pPr>
        <w:pStyle w:val="Compact"/>
        <w:numPr>
          <w:ilvl w:val="0"/>
          <w:numId w:val="1061"/>
        </w:numPr>
      </w:pPr>
      <w:r>
        <w:t xml:space="preserve">Common OS package repositories (Debian, Ubuntu, Red Hat, etc.)</w:t>
      </w:r>
    </w:p>
    <w:p>
      <w:pPr>
        <w:pStyle w:val="Compact"/>
        <w:numPr>
          <w:ilvl w:val="0"/>
          <w:numId w:val="1061"/>
        </w:numPr>
      </w:pPr>
      <w:r>
        <w:t xml:space="preserve">Popular container registries (Docker Hub, Azure Container Registry, AWS ECR, etc.)</w:t>
      </w:r>
    </w:p>
    <w:p>
      <w:pPr>
        <w:pStyle w:val="Compact"/>
        <w:numPr>
          <w:ilvl w:val="0"/>
          <w:numId w:val="1061"/>
        </w:numPr>
      </w:pPr>
      <w:r>
        <w:t xml:space="preserve">Language-specific package registries (npm, PyPI, Maven, RubyGems, etc.)</w:t>
      </w:r>
    </w:p>
    <w:p>
      <w:pPr>
        <w:pStyle w:val="Compact"/>
        <w:numPr>
          <w:ilvl w:val="0"/>
          <w:numId w:val="1061"/>
        </w:numPr>
      </w:pPr>
      <w:r>
        <w:t xml:space="preserve">Common certificate authorities for SSL validation</w:t>
      </w:r>
    </w:p>
    <w:p>
      <w:pPr>
        <w:pStyle w:val="FirstParagraph"/>
      </w:pPr>
      <w:r>
        <w:t xml:space="preserve">For the complete list of allowed hosts,</w:t>
      </w:r>
      <w:r>
        <w:t xml:space="preserve"> </w:t>
      </w:r>
      <w:r>
        <w:t xml:space="preserve">see the</w:t>
      </w:r>
      <w:r>
        <w:t xml:space="preserve"> </w:t>
      </w:r>
      <w:hyperlink r:id="rId220">
        <w:r>
          <w:rPr>
            <w:rStyle w:val="Hyperlink"/>
          </w:rPr>
          <w:t xml:space="preserve">Copilot allowlist reference</w:t>
        </w:r>
      </w:hyperlink>
      <w:r>
        <w:t xml:space="preserve">.</w:t>
      </w:r>
    </w:p>
    <w:bookmarkEnd w:id="221"/>
    <w:bookmarkStart w:id="223" w:name="customizing-agent-firewall-settings"/>
    <w:p>
      <w:pPr>
        <w:pStyle w:val="Heading4"/>
      </w:pPr>
      <w:r>
        <w:t xml:space="preserve">Customizing Agent Firewall Settings</w:t>
      </w:r>
    </w:p>
    <w:p>
      <w:pPr>
        <w:pStyle w:val="FirstParagraph"/>
      </w:pPr>
      <w:r>
        <w:t xml:space="preserve">In your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page,</w:t>
      </w:r>
      <w:r>
        <w:t xml:space="preserve"> </w:t>
      </w:r>
      <w:r>
        <w:t xml:space="preserve">you can:</w:t>
      </w:r>
    </w:p>
    <w:p>
      <w:pPr>
        <w:pStyle w:val="Compact"/>
        <w:numPr>
          <w:ilvl w:val="0"/>
          <w:numId w:val="1062"/>
        </w:numPr>
      </w:pPr>
      <w:r>
        <w:t xml:space="preserve">Add custom hosts to the allowlist (for internal dependencies or additional registries)</w:t>
      </w:r>
    </w:p>
    <w:p>
      <w:pPr>
        <w:pStyle w:val="Compact"/>
        <w:numPr>
          <w:ilvl w:val="0"/>
          <w:numId w:val="1062"/>
        </w:numPr>
      </w:pPr>
      <w:r>
        <w:t xml:space="preserve">Opt out of the default recommended allowlist for stricter security</w:t>
      </w:r>
    </w:p>
    <w:p>
      <w:pPr>
        <w:pStyle w:val="Compact"/>
        <w:numPr>
          <w:ilvl w:val="0"/>
          <w:numId w:val="1062"/>
        </w:numPr>
      </w:pPr>
      <w:r>
        <w:t xml:space="preserve">Disable the firewall entirely (not recommended)</w:t>
      </w:r>
    </w:p>
    <w:p>
      <w:pPr>
        <w:pStyle w:val="FirstParagraph"/>
      </w:pPr>
      <w:r>
        <w:t xml:space="preserve">If a coding agent’s request is blocked by the firewall,</w:t>
      </w:r>
      <w:r>
        <w:t xml:space="preserve"> </w:t>
      </w:r>
      <w:r>
        <w:t xml:space="preserve">a warning will be added to the pull request or comment,</w:t>
      </w:r>
      <w:r>
        <w:t xml:space="preserve"> </w:t>
      </w:r>
      <w:r>
        <w:t xml:space="preserve">detailing the blocked address and the command that triggered it.</w:t>
      </w:r>
    </w:p>
    <w:p>
      <w:pPr>
        <w:pStyle w:val="BodyText"/>
      </w:pPr>
      <w:r>
        <w:t xml:space="preserve">For more information,</w:t>
      </w:r>
      <w:r>
        <w:t xml:space="preserve"> </w:t>
      </w:r>
      <w:r>
        <w:t xml:space="preserve">see</w:t>
      </w:r>
      <w:r>
        <w:t xml:space="preserve"> </w:t>
      </w:r>
      <w:hyperlink r:id="rId222">
        <w:r>
          <w:rPr>
            <w:rStyle w:val="Hyperlink"/>
          </w:rPr>
          <w:t xml:space="preserve">Customizing or disabling the firewall for GitHub Copilot coding agent</w:t>
        </w:r>
      </w:hyperlink>
      <w:r>
        <w:t xml:space="preserve">.</w:t>
      </w:r>
    </w:p>
    <w:bookmarkEnd w:id="223"/>
    <w:bookmarkStart w:id="233" w:name="Xbbad9df60dbc05443efb3cae36c1e0daa9b491b"/>
    <w:p>
      <w:pPr>
        <w:pStyle w:val="Heading4"/>
      </w:pPr>
      <w:r>
        <w:t xml:space="preserve">Recommended URLs for Data Science Repositories</w:t>
      </w:r>
    </w:p>
    <w:p>
      <w:pPr>
        <w:pStyle w:val="FirstParagraph"/>
      </w:pPr>
      <w:r>
        <w:t xml:space="preserve">The lab maintains its working allowlists in</w:t>
      </w:r>
      <w:r>
        <w:t xml:space="preserve"> </w:t>
      </w:r>
      <w:hyperlink r:id="rId224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2026b)</w:t>
      </w:r>
      <w:r>
        <w:t xml:space="preserve">:</w:t>
      </w:r>
    </w:p>
    <w:p>
      <w:pPr>
        <w:pStyle w:val="Compact"/>
        <w:numPr>
          <w:ilvl w:val="0"/>
          <w:numId w:val="1063"/>
        </w:numPr>
      </w:pPr>
      <w:hyperlink r:id="rId225">
        <w:r>
          <w:rPr>
            <w:rStyle w:val="VerbatimChar"/>
          </w:rPr>
          <w:t xml:space="preserve">allowlist.txt</w:t>
        </w:r>
      </w:hyperlink>
      <w:r>
        <w:t xml:space="preserve"> </w:t>
      </w:r>
      <w:r>
        <w:t xml:space="preserve">for the Copilot coding agent</w:t>
      </w:r>
    </w:p>
    <w:p>
      <w:pPr>
        <w:pStyle w:val="Compact"/>
        <w:numPr>
          <w:ilvl w:val="0"/>
          <w:numId w:val="1063"/>
        </w:numPr>
      </w:pPr>
      <w:hyperlink r:id="rId226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for Claude Code cloud sessions</w:t>
      </w:r>
      <w:r>
        <w:t xml:space="preserve"> </w:t>
      </w:r>
      <w:r>
        <w:t xml:space="preserve">(see</w:t>
      </w:r>
      <w:r>
        <w:t xml:space="preserve"> </w:t>
      </w:r>
      <w:hyperlink r:id="rId227">
        <w:r>
          <w:rPr>
            <w:rStyle w:val="Hyperlink"/>
          </w:rPr>
          <w:t xml:space="preserve">Configuring network access for Claude cloud sessions</w:t>
        </w:r>
      </w:hyperlink>
      <w:r>
        <w:t xml:space="preserve">)</w:t>
      </w:r>
    </w:p>
    <w:p>
      <w:pPr>
        <w:pStyle w:val="FirstParagraph"/>
      </w:pPr>
      <w:r>
        <w:t xml:space="preserve">Treat those files as the source of truth.</w:t>
      </w:r>
      <w:r>
        <w:t xml:space="preserve"> </w:t>
      </w:r>
      <w:r>
        <w:t xml:space="preserve">When an agent’s proxy refuses a host it needs:</w:t>
      </w:r>
    </w:p>
    <w:p>
      <w:pPr>
        <w:pStyle w:val="Compact"/>
        <w:numPr>
          <w:ilvl w:val="0"/>
          <w:numId w:val="1064"/>
        </w:numPr>
      </w:pPr>
      <w:r>
        <w:t xml:space="preserve">Add the host to the matching file.</w:t>
      </w:r>
    </w:p>
    <w:p>
      <w:pPr>
        <w:pStyle w:val="Compact"/>
        <w:numPr>
          <w:ilvl w:val="0"/>
          <w:numId w:val="1064"/>
        </w:numPr>
      </w:pPr>
      <w:r>
        <w:t xml:space="preserve">Apply the updated list to the agent itself:</w:t>
      </w:r>
      <w:r>
        <w:t xml:space="preserve"> </w:t>
      </w:r>
      <w:r>
        <w:t xml:space="preserve">the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 for Copilot,</w:t>
      </w:r>
      <w:r>
        <w:t xml:space="preserve"> </w:t>
      </w:r>
      <w:r>
        <w:t xml:space="preserve">or the cloud environment for Claude.</w:t>
      </w:r>
      <w:r>
        <w:t xml:space="preserve"> </w:t>
      </w:r>
      <w:r>
        <w:t xml:space="preserve">Editing the file alone does not change what either agent can reach.</w:t>
      </w:r>
    </w:p>
    <w:p>
      <w:pPr>
        <w:pStyle w:val="FirstParagraph"/>
      </w:pPr>
      <w:r>
        <w:t xml:space="preserve">The list below gives examples of useful hosts and what each one serves.</w:t>
      </w:r>
      <w:r>
        <w:t xml:space="preserve"> </w:t>
      </w:r>
      <w:r>
        <w:t xml:space="preserve">It is not kept in sync with</w:t>
      </w:r>
      <w:r>
        <w:t xml:space="preserve"> </w:t>
      </w:r>
      <w:r>
        <w:rPr>
          <w:rStyle w:val="VerbatimChar"/>
        </w:rPr>
        <w:t xml:space="preserve">allowlist.txt</w:t>
      </w:r>
      <w:r>
        <w:t xml:space="preserve">,</w:t>
      </w:r>
      <w:r>
        <w:t xml:space="preserve"> </w:t>
      </w:r>
      <w:r>
        <w:t xml:space="preserve">so check that file for the current entries.</w:t>
      </w:r>
    </w:p>
    <w:p>
      <w:pPr>
        <w:pStyle w:val="BodyText"/>
      </w:pPr>
      <w:r>
        <w:t xml:space="preserve">For data science and R-focused repositories,</w:t>
      </w:r>
      <w:r>
        <w:t xml:space="preserve"> </w:t>
      </w:r>
      <w:r>
        <w:t xml:space="preserve">we recommend adding the following URLs to your Copilot allowlist.</w:t>
      </w:r>
      <w:r>
        <w:t xml:space="preserve"> </w:t>
      </w:r>
      <w:r>
        <w:t xml:space="preserve">These sites are reputable sources of documentation and packages</w:t>
      </w:r>
      <w:r>
        <w:t xml:space="preserve"> </w:t>
      </w:r>
      <w:r>
        <w:t xml:space="preserve">that coding agents may need to access:</w:t>
      </w:r>
    </w:p>
    <w:p>
      <w:pPr>
        <w:pStyle w:val="BodyText"/>
      </w:pPr>
      <w:r>
        <w:rPr>
          <w:b/>
          <w:bCs/>
        </w:rPr>
        <w:t xml:space="preserve">R Package Documentation and Ecosystems: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{tidyverse}</w:t>
      </w:r>
      <w:r>
        <w:t xml:space="preserve"> </w:t>
      </w:r>
      <w:r>
        <w:t xml:space="preserve">package documentation and learning resources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r-lib.org</w:t>
      </w:r>
      <w:r>
        <w:t xml:space="preserve"> </w:t>
      </w:r>
      <w:r>
        <w:t xml:space="preserve">- Core R infrastructure packages (</w:t>
      </w:r>
      <w:r>
        <w:rPr>
          <w:rStyle w:val="VerbatimChar"/>
        </w:rPr>
        <w:t xml:space="preserve">{devtools}</w:t>
      </w:r>
      <w:r>
        <w:t xml:space="preserve">,</w:t>
      </w:r>
      <w:r>
        <w:t xml:space="preserve"> </w:t>
      </w:r>
      <w:r>
        <w:rPr>
          <w:rStyle w:val="VerbatimChar"/>
        </w:rPr>
        <w:t xml:space="preserve">{testthat}</w:t>
      </w:r>
      <w:r>
        <w:t xml:space="preserve">,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, etc.)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ggplot2.tidyverse.org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{ggplot2}</w:t>
      </w:r>
      <w:r>
        <w:t xml:space="preserve"> </w:t>
      </w:r>
      <w:r>
        <w:t xml:space="preserve">visualization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dplyr.tidyverse.org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{dplyr}</w:t>
      </w:r>
      <w:r>
        <w:t xml:space="preserve"> </w:t>
      </w:r>
      <w:r>
        <w:t xml:space="preserve">data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{tidyr}</w:t>
      </w:r>
      <w:r>
        <w:t xml:space="preserve"> </w:t>
      </w:r>
      <w:r>
        <w:t xml:space="preserve">data tidying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purrr.tidyverse.org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{purrr}</w:t>
      </w:r>
      <w:r>
        <w:t xml:space="preserve"> </w:t>
      </w:r>
      <w:r>
        <w:t xml:space="preserve">functional programming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readr.tidyverse.org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{readr}</w:t>
      </w:r>
      <w:r>
        <w:t xml:space="preserve"> </w:t>
      </w:r>
      <w:r>
        <w:t xml:space="preserve">data reading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stringr.tidyverse.org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{stringr}</w:t>
      </w:r>
      <w:r>
        <w:t xml:space="preserve"> </w:t>
      </w:r>
      <w:r>
        <w:t xml:space="preserve">string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forcats.tidyverse.org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{forcats}</w:t>
      </w:r>
      <w:r>
        <w:t xml:space="preserve"> </w:t>
      </w:r>
      <w:r>
        <w:t xml:space="preserve">categorical data package</w:t>
      </w:r>
    </w:p>
    <w:p>
      <w:pPr>
        <w:pStyle w:val="FirstParagraph"/>
      </w:pPr>
      <w:r>
        <w:rPr>
          <w:b/>
          <w:bCs/>
        </w:rPr>
        <w:t xml:space="preserve">R Package Repositories: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cran.r-project.org</w:t>
      </w:r>
      <w:r>
        <w:t xml:space="preserve"> </w:t>
      </w:r>
      <w:r>
        <w:t xml:space="preserve">- The Comprehensive R Archive Network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cloud.r-project.org</w:t>
      </w:r>
      <w:r>
        <w:t xml:space="preserve"> </w:t>
      </w:r>
      <w:r>
        <w:t xml:space="preserve">- CRAN mirror (cloud-based)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docs.ropensci.org</w:t>
      </w:r>
      <w:r>
        <w:t xml:space="preserve"> </w:t>
      </w:r>
      <w:r>
        <w:t xml:space="preserve">- rOpenSci package documentation (e.g.,</w:t>
      </w:r>
      <w:r>
        <w:t xml:space="preserve"> </w:t>
      </w:r>
      <w:r>
        <w:rPr>
          <w:rStyle w:val="VerbatimChar"/>
        </w:rPr>
        <w:t xml:space="preserve">{targets}</w:t>
      </w:r>
      <w:r>
        <w:t xml:space="preserve">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rdatatable.gitlab.io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{data.table}</w:t>
      </w:r>
      <w:r>
        <w:t xml:space="preserve"> </w:t>
      </w:r>
      <w:r>
        <w:t xml:space="preserve">package documentation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rstudio.github.io</w:t>
      </w:r>
      <w:r>
        <w:t xml:space="preserve"> </w:t>
      </w:r>
      <w:r>
        <w:t xml:space="preserve">- RStudio-maintained packages (e.g.,</w:t>
      </w:r>
      <w:r>
        <w:t xml:space="preserve"> </w:t>
      </w:r>
      <w:r>
        <w:rPr>
          <w:rStyle w:val="VerbatimChar"/>
        </w:rPr>
        <w:t xml:space="preserve">{renv}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Code Style and Quality Tools: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{styler}</w:t>
      </w:r>
      <w:r>
        <w:t xml:space="preserve"> </w:t>
      </w:r>
      <w:r>
        <w:t xml:space="preserve">code formatting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lintr.r-lib.org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{lintr}</w:t>
      </w:r>
      <w:r>
        <w:t xml:space="preserve"> </w:t>
      </w:r>
      <w:r>
        <w:t xml:space="preserve">code linting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roxygen2.r-lib.org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{roxygen2}</w:t>
      </w:r>
      <w:r>
        <w:t xml:space="preserve"> </w:t>
      </w:r>
      <w:r>
        <w:t xml:space="preserve">documentation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style.tidyverse.org</w:t>
      </w:r>
      <w:r>
        <w:t xml:space="preserve"> </w:t>
      </w:r>
      <w:r>
        <w:t xml:space="preserve">- Tidyverse style guide</w:t>
      </w:r>
    </w:p>
    <w:p>
      <w:pPr>
        <w:pStyle w:val="FirstParagraph"/>
      </w:pPr>
      <w:r>
        <w:rPr>
          <w:b/>
          <w:bCs/>
        </w:rPr>
        <w:t xml:space="preserve">General Documentation and Reference: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en.wikipedia.org</w:t>
      </w:r>
      <w:r>
        <w:t xml:space="preserve"> </w:t>
      </w:r>
      <w:r>
        <w:t xml:space="preserve">- General reference and technical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r-project.org</w:t>
      </w:r>
      <w:r>
        <w:t xml:space="preserve"> </w:t>
      </w:r>
      <w:r>
        <w:t xml:space="preserve">- Official R project website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quarto.org</w:t>
      </w:r>
      <w:r>
        <w:t xml:space="preserve"> </w:t>
      </w:r>
      <w:r>
        <w:t xml:space="preserve">- Quarto publishing system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pandoc.org</w:t>
      </w:r>
      <w:r>
        <w:t xml:space="preserve"> </w:t>
      </w:r>
      <w:r>
        <w:t xml:space="preserve">- Pandoc document converter documentation</w:t>
      </w:r>
    </w:p>
    <w:p>
      <w:pPr>
        <w:pStyle w:val="FirstParagraph"/>
      </w:pPr>
      <w:r>
        <w:rPr>
          <w:b/>
          <w:bCs/>
        </w:rPr>
        <w:t xml:space="preserve">GitHub Organizations (for package repositories):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https://github.com/tidyverse/</w:t>
      </w:r>
      <w:r>
        <w:t xml:space="preserve"> </w:t>
      </w:r>
      <w:r>
        <w:t xml:space="preserve">- Tidyverse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https://github.com/r-lib/</w:t>
      </w:r>
      <w:r>
        <w:t xml:space="preserve"> </w:t>
      </w:r>
      <w:r>
        <w:t xml:space="preserve">- R-lib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https://github.com/rstudio/</w:t>
      </w:r>
      <w:r>
        <w:t xml:space="preserve"> </w:t>
      </w:r>
      <w:r>
        <w:t xml:space="preserve">- RStudio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https://github.com/ropensci/</w:t>
      </w:r>
      <w:r>
        <w:t xml:space="preserve"> </w:t>
      </w:r>
      <w:r>
        <w:t xml:space="preserve">- rOpenSci package source 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Add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Add these URLs to your repository’s allowlist if: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Coding agents report blocked access to these sites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You’re working on R or data science projects that use these packages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 want agents to access current documentation during code generation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You can add URLs selectively based on your project’s specific dependencies</w:t>
            </w:r>
            <w:r>
              <w:t xml:space="preserve"> </w:t>
            </w:r>
            <w:r>
              <w:t xml:space="preserve">rather than adding all URLs at once.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Safety of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hosts listed here are reputable documentation and package sources: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Most are run by established R projects and organizations</w:t>
            </w:r>
            <w:r>
              <w:t xml:space="preserve"> </w:t>
            </w:r>
            <w:r>
              <w:t xml:space="preserve">(Tidyverse, RStudio/Posit, R Core Team, rOpenSci)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are widely used in the R community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focus on documentation and package distribution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Reputable does not mean that every page on a host is vetted.</w:t>
            </w:r>
            <w:r>
              <w:t xml:space="preserve"> </w:t>
            </w: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2026a)</w:t>
            </w:r>
            <w:r>
              <w:t xml:space="preserve">.</w:t>
            </w:r>
            <w:r>
              <w:t xml:space="preserve"> </w:t>
            </w:r>
            <w:r>
              <w:t xml:space="preserve">Claude’s allowlist takes one domain per line</w:t>
            </w:r>
            <w:r>
              <w:t xml:space="preserve"> </w:t>
            </w:r>
            <w:r>
              <w:t xml:space="preserve">(Anthropic 2026a)</w:t>
            </w:r>
            <w:r>
              <w:t xml:space="preserve">.</w:t>
            </w:r>
            <w:r>
              <w:t xml:space="preserve"> </w:t>
            </w:r>
            <w:r>
              <w:t xml:space="preserve">A path entry such as</w:t>
            </w:r>
            <w:r>
              <w:t xml:space="preserve"> </w:t>
            </w:r>
            <w:r>
              <w:rPr>
                <w:rStyle w:val="VerbatimChar"/>
              </w:rPr>
              <w:t xml:space="preserve">https://github.com/tidyverse/</w:t>
            </w:r>
            <w:r>
              <w:t xml:space="preserve"> </w:t>
            </w:r>
            <w:r>
              <w:t xml:space="preserve">cannot be expressed there;</w:t>
            </w:r>
            <w:r>
              <w:t xml:space="preserve"> </w:t>
            </w:r>
            <w:r>
              <w:t xml:space="preserve">allowing GitHub means allowing all of</w:t>
            </w:r>
            <w:r>
              <w:t xml:space="preserve"> </w:t>
            </w:r>
            <w:r>
              <w:rPr>
                <w:rStyle w:val="VerbatimChar"/>
              </w:rPr>
              <w:t xml:space="preserve">github.com</w:t>
            </w:r>
            <w:r>
              <w:t xml:space="preserve">.</w:t>
            </w:r>
            <w:r>
              <w:t xml:space="preserve"> </w:t>
            </w:r>
            <w:r>
              <w:t xml:space="preserve">Copilot accepts such a URL</w:t>
            </w:r>
            <w:r>
              <w:t xml:space="preserve"> </w:t>
            </w:r>
            <w:r>
              <w:t xml:space="preserve">and limits it to that path and the paths below it</w:t>
            </w:r>
            <w:r>
              <w:t xml:space="preserve"> </w:t>
            </w:r>
            <w:r>
              <w:t xml:space="preserve">(GitHub 2026a)</w:t>
            </w:r>
            <w:r>
              <w:t xml:space="preserve">,</w:t>
            </w:r>
            <w:r>
              <w:t xml:space="preserve"> </w:t>
            </w:r>
            <w:r>
              <w:t xml:space="preserve">so an entry for one GitHub organization</w:t>
            </w:r>
            <w:r>
              <w:t xml:space="preserve"> </w:t>
            </w:r>
            <w:r>
              <w:t xml:space="preserve">still covers that organization’s issues and pull requests,</w:t>
            </w:r>
            <w:r>
              <w:t xml:space="preserve"> </w:t>
            </w:r>
            <w:r>
              <w:t xml:space="preserve">including comments from other users.</w:t>
            </w:r>
            <w:r>
              <w:t xml:space="preserve"> </w:t>
            </w:r>
            <w:r>
              <w:t xml:space="preserve">Any GitHub user or organization can publish a site at</w:t>
            </w:r>
            <w:r>
              <w:t xml:space="preserve"> </w:t>
            </w:r>
            <w:r>
              <w:rPr>
                <w:rStyle w:val="VerbatimChar"/>
              </w:rPr>
              <w:t xml:space="preserve">&lt;owner&gt;.github.io</w:t>
            </w:r>
            <w:r>
              <w:t xml:space="preserve"> </w:t>
            </w:r>
            <w:r>
              <w:t xml:space="preserve">(GitHub 2026b)</w:t>
            </w:r>
            <w:r>
              <w:t xml:space="preserve">,</w:t>
            </w:r>
            <w:r>
              <w:t xml:space="preserve"> </w:t>
            </w:r>
            <w:r>
              <w:t xml:space="preserve">so a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entry opens sites that anyone can publish,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rPr>
                <w:rStyle w:val="VerbatimChar"/>
              </w:rPr>
              <w:t xml:space="preserve">rstudio.github.io</w:t>
            </w:r>
            <w:r>
              <w:t xml:space="preserve"> </w:t>
            </w:r>
            <w:r>
              <w:t xml:space="preserve">serves only the</w:t>
            </w:r>
            <w:r>
              <w:t xml:space="preserve"> </w:t>
            </w:r>
            <w:r>
              <w:rPr>
                <w:rStyle w:val="VerbatimChar"/>
              </w:rPr>
              <w:t xml:space="preserve">rstudio</w:t>
            </w:r>
            <w:r>
              <w:t xml:space="preserve"> </w:t>
            </w:r>
            <w:r>
              <w:t xml:space="preserve">organization’s sites.</w:t>
            </w:r>
            <w:r>
              <w:t xml:space="preserve"> </w:t>
            </w:r>
            <w:r>
              <w:t xml:space="preserve">Anyone can edit Wikipedia</w:t>
            </w:r>
            <w:r>
              <w:t xml:space="preserve"> </w:t>
            </w:r>
            <w:r>
              <w:t xml:space="preserve">(Wikipedia contributors 2026)</w:t>
            </w:r>
            <w:r>
              <w:t xml:space="preserve">.</w:t>
            </w:r>
            <w:r>
              <w:t xml:space="preserve"> </w:t>
            </w:r>
            <w:r>
              <w:t xml:space="preserve">These hosts are often needed for package installs and documentation;</w:t>
            </w:r>
            <w:r>
              <w:t xml:space="preserve"> </w:t>
            </w:r>
            <w:r>
              <w:t xml:space="preserve">allow them knowingly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27">
              <w:r>
                <w:rPr>
                  <w:rStyle w:val="Hyperlink"/>
                </w:rPr>
                <w:t xml:space="preserve">Configuring network access for Claude cloud sessions</w:t>
              </w:r>
            </w:hyperlink>
            <w:r>
              <w:t xml:space="preserve">).</w:t>
            </w:r>
          </w:p>
          <w:p/>
        </w:tc>
      </w:tr>
    </w:tbl>
    <w:bookmarkEnd w:id="233"/>
    <w:bookmarkEnd w:id="234"/>
    <w:bookmarkStart w:id="317" w:name="references"/>
    <w:p>
      <w:pPr>
        <w:pStyle w:val="Heading1"/>
      </w:pPr>
      <w:r>
        <w:t xml:space="preserve">References</w:t>
      </w:r>
    </w:p>
    <w:bookmarkStart w:id="316" w:name="refs"/>
    <w:bookmarkStart w:id="236" w:name="ref-space_odyssey"/>
    <w:p>
      <w:pPr>
        <w:pStyle w:val="Bibliography"/>
      </w:pPr>
      <w:r>
        <w:rPr>
          <w:i/>
          <w:iCs/>
        </w:rPr>
        <w:t xml:space="preserve">2001: A Space Odyssey</w:t>
      </w:r>
      <w:r>
        <w:t xml:space="preserve">. 1968. Film.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https://en.wikipedia.org/wiki/2001:_A_Space_Odyssey_(film)</w:t>
        </w:r>
      </w:hyperlink>
      <w:r>
        <w:t xml:space="preserve">.</w:t>
      </w:r>
    </w:p>
    <w:bookmarkEnd w:id="236"/>
    <w:bookmarkStart w:id="237" w:name="ref-akhouri_quicksilver"/>
    <w:p>
      <w:pPr>
        <w:pStyle w:val="Bibliography"/>
      </w:pPr>
      <w:r>
        <w:t xml:space="preserve">Akhouri, Udit. 2026.</w:t>
      </w:r>
      <w:r>
        <w:t xml:space="preserve"> </w:t>
      </w:r>
      <w:r>
        <w:rPr>
          <w:i/>
          <w:iCs/>
        </w:rPr>
        <w:t xml:space="preserve">Quicksilver: Claude Code Skill and Plugin for Bulk Judgment Delegation</w:t>
      </w:r>
      <w:r>
        <w:t xml:space="preserve">. GitHub repository.</w:t>
      </w:r>
      <w:r>
        <w:t xml:space="preserve"> </w:t>
      </w:r>
      <w:hyperlink r:id="rId128">
        <w:r>
          <w:rPr>
            <w:rStyle w:val="Hyperlink"/>
          </w:rPr>
          <w:t xml:space="preserve">https://github.com/UditAkhourii/quicksilver</w:t>
        </w:r>
      </w:hyperlink>
      <w:r>
        <w:t xml:space="preserve">.</w:t>
      </w:r>
    </w:p>
    <w:bookmarkEnd w:id="237"/>
    <w:bookmarkStart w:id="239" w:name="ref-kiro_docs"/>
    <w:p>
      <w:pPr>
        <w:pStyle w:val="Bibliography"/>
      </w:pPr>
      <w:r>
        <w:t xml:space="preserve">Amazon Web Services. 2026.</w:t>
      </w:r>
      <w:r>
        <w:t xml:space="preserve"> </w:t>
      </w:r>
      <w:r>
        <w:rPr>
          <w:i/>
          <w:iCs/>
        </w:rPr>
        <w:t xml:space="preserve">Kiro Documentation</w:t>
      </w:r>
      <w:r>
        <w:t xml:space="preserve">. Documentation.</w:t>
      </w:r>
      <w:r>
        <w:t xml:space="preserve"> </w:t>
      </w:r>
      <w:hyperlink r:id="rId238">
        <w:r>
          <w:rPr>
            <w:rStyle w:val="Hyperlink"/>
          </w:rPr>
          <w:t xml:space="preserve">https://kiro.dev/docs/</w:t>
        </w:r>
      </w:hyperlink>
      <w:r>
        <w:t xml:space="preserve">.</w:t>
      </w:r>
    </w:p>
    <w:bookmarkEnd w:id="239"/>
    <w:bookmarkStart w:id="241" w:name="ref-claude_code_cloud_environment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40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41"/>
    <w:bookmarkStart w:id="242" w:name="ref-claude_research_help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Use Research on Claude</w:t>
      </w:r>
      <w:r>
        <w:t xml:space="preserve">. Help Center.</w:t>
      </w:r>
      <w:r>
        <w:t xml:space="preserve"> </w:t>
      </w:r>
      <w:hyperlink r:id="rId142">
        <w:r>
          <w:rPr>
            <w:rStyle w:val="Hyperlink"/>
          </w:rPr>
          <w:t xml:space="preserve">https://support.claude.com/en/articles/11088861-use-research-on-claude</w:t>
        </w:r>
      </w:hyperlink>
      <w:r>
        <w:t xml:space="preserve">.</w:t>
      </w:r>
    </w:p>
    <w:bookmarkEnd w:id="242"/>
    <w:bookmarkStart w:id="243" w:name="ref-claude_web_search_tool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Web Search Tool</w:t>
      </w:r>
      <w:r>
        <w:t xml:space="preserve">. Documentation.</w:t>
      </w:r>
      <w:r>
        <w:t xml:space="preserve"> </w:t>
      </w:r>
      <w:hyperlink r:id="rId143">
        <w:r>
          <w:rPr>
            <w:rStyle w:val="Hyperlink"/>
          </w:rPr>
          <w:t xml:space="preserve">https://platform.claude.com/docs/en/agents-and-tools/tool-use/web-search-tool</w:t>
        </w:r>
      </w:hyperlink>
      <w:r>
        <w:t xml:space="preserve">.</w:t>
      </w:r>
    </w:p>
    <w:bookmarkEnd w:id="243"/>
    <w:bookmarkStart w:id="245" w:name="ref-claude_research_when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When Should i Use Web Search, Extended Thinking, and Research?</w:t>
      </w:r>
      <w:r>
        <w:t xml:space="preserve"> Help Center.</w:t>
      </w:r>
      <w:r>
        <w:t xml:space="preserve"> </w:t>
      </w:r>
      <w:hyperlink r:id="rId244">
        <w:r>
          <w:rPr>
            <w:rStyle w:val="Hyperlink"/>
          </w:rPr>
          <w:t xml:space="preserve">https://support.claude.com/en/articles/11095361-when-should-i-use-web-search-extended-thinking-and-research</w:t>
        </w:r>
      </w:hyperlink>
      <w:r>
        <w:t xml:space="preserve">.</w:t>
      </w:r>
    </w:p>
    <w:bookmarkEnd w:id="245"/>
    <w:bookmarkStart w:id="247" w:name="ref-i_robot"/>
    <w:p>
      <w:pPr>
        <w:pStyle w:val="Bibliography"/>
      </w:pPr>
      <w:r>
        <w:t xml:space="preserve">Asimov, Isaac. 1950.</w:t>
      </w:r>
      <w:r>
        <w:t xml:space="preserve"> </w:t>
      </w:r>
      <w:r>
        <w:rPr>
          <w:i/>
          <w:iCs/>
        </w:rPr>
        <w:t xml:space="preserve">I, Robot</w:t>
      </w:r>
      <w:r>
        <w:t xml:space="preserve">. Novel; Gnome Press.</w:t>
      </w:r>
      <w:r>
        <w:t xml:space="preserve"> </w:t>
      </w:r>
      <w:hyperlink r:id="rId246">
        <w:r>
          <w:rPr>
            <w:rStyle w:val="Hyperlink"/>
          </w:rPr>
          <w:t xml:space="preserve">https://search.library.ucdavis.edu/permalink/01UCD_INST/9fle3i/alma990000226350403126</w:t>
        </w:r>
      </w:hyperlink>
      <w:r>
        <w:t xml:space="preserve">.</w:t>
      </w:r>
    </w:p>
    <w:bookmarkEnd w:id="247"/>
    <w:bookmarkStart w:id="249" w:name="ref-battlestar_galactica_2004"/>
    <w:p>
      <w:pPr>
        <w:pStyle w:val="Bibliography"/>
      </w:pPr>
      <w:r>
        <w:rPr>
          <w:i/>
          <w:iCs/>
        </w:rPr>
        <w:t xml:space="preserve">Battlestar Galactica</w:t>
      </w:r>
      <w:r>
        <w:t xml:space="preserve">. 2004. Television Series.</w:t>
      </w:r>
      <w:r>
        <w:t xml:space="preserve"> </w:t>
      </w:r>
      <w:hyperlink r:id="rId248">
        <w:r>
          <w:rPr>
            <w:rStyle w:val="Hyperlink"/>
          </w:rPr>
          <w:t xml:space="preserve">https://en.wikipedia.org/wiki/Battlestar_Galactica_(2004_TV_series)</w:t>
        </w:r>
      </w:hyperlink>
      <w:r>
        <w:t xml:space="preserve">.</w:t>
      </w:r>
    </w:p>
    <w:bookmarkEnd w:id="249"/>
    <w:bookmarkStart w:id="251" w:name="ref-blade_runner"/>
    <w:p>
      <w:pPr>
        <w:pStyle w:val="Bibliography"/>
      </w:pPr>
      <w:r>
        <w:rPr>
          <w:i/>
          <w:iCs/>
        </w:rPr>
        <w:t xml:space="preserve">Blade Runner</w:t>
      </w:r>
      <w:r>
        <w:t xml:space="preserve">. 1982. Film.</w:t>
      </w:r>
      <w:r>
        <w:t xml:space="preserve"> </w:t>
      </w:r>
      <w:hyperlink r:id="rId250">
        <w:r>
          <w:rPr>
            <w:rStyle w:val="Hyperlink"/>
          </w:rPr>
          <w:t xml:space="preserve">https://en.wikipedia.org/wiki/Blade_Runner</w:t>
        </w:r>
      </w:hyperlink>
      <w:r>
        <w:t xml:space="preserve">.</w:t>
      </w:r>
    </w:p>
    <w:bookmarkEnd w:id="251"/>
    <w:bookmarkStart w:id="253" w:name="ref-enders_game"/>
    <w:p>
      <w:pPr>
        <w:pStyle w:val="Bibliography"/>
      </w:pPr>
      <w:r>
        <w:t xml:space="preserve">Card, Orson Scott. 1985.</w:t>
      </w:r>
      <w:r>
        <w:t xml:space="preserve"> </w:t>
      </w:r>
      <w:r>
        <w:rPr>
          <w:i/>
          <w:iCs/>
        </w:rPr>
        <w:t xml:space="preserve">Ender’s Game</w:t>
      </w:r>
      <w:r>
        <w:t xml:space="preserve">. Novel; Tor Books.</w:t>
      </w:r>
      <w:r>
        <w:t xml:space="preserve"> </w:t>
      </w:r>
      <w:hyperlink r:id="rId252">
        <w:r>
          <w:rPr>
            <w:rStyle w:val="Hyperlink"/>
          </w:rPr>
          <w:t xml:space="preserve">https://en.wikipedia.org/wiki/Ender%27s_Game</w:t>
        </w:r>
      </w:hyperlink>
      <w:r>
        <w:t xml:space="preserve">.</w:t>
      </w:r>
    </w:p>
    <w:bookmarkEnd w:id="253"/>
    <w:bookmarkStart w:id="254" w:name="ref-cline_site"/>
    <w:p>
      <w:pPr>
        <w:pStyle w:val="Bibliography"/>
      </w:pPr>
      <w:r>
        <w:t xml:space="preserve">Cline. 2026.</w:t>
      </w:r>
      <w:r>
        <w:t xml:space="preserve"> </w:t>
      </w:r>
      <w:r>
        <w:rPr>
          <w:i/>
          <w:iCs/>
        </w:rPr>
        <w:t xml:space="preserve">Cline: AI Coding, Open Source and Open Choice</w:t>
      </w:r>
      <w:r>
        <w:t xml:space="preserve">. Product page.</w:t>
      </w:r>
      <w:r>
        <w:t xml:space="preserve"> </w:t>
      </w:r>
      <w:hyperlink r:id="rId27">
        <w:r>
          <w:rPr>
            <w:rStyle w:val="Hyperlink"/>
          </w:rPr>
          <w:t xml:space="preserve">https://cline.bot/</w:t>
        </w:r>
      </w:hyperlink>
      <w:r>
        <w:t xml:space="preserve">.</w:t>
      </w:r>
    </w:p>
    <w:bookmarkEnd w:id="254"/>
    <w:bookmarkStart w:id="256" w:name="ref-devin_docs"/>
    <w:p>
      <w:pPr>
        <w:pStyle w:val="Bibliography"/>
      </w:pPr>
      <w:r>
        <w:t xml:space="preserve">Cognition. 2026.</w:t>
      </w:r>
      <w:r>
        <w:t xml:space="preserve"> </w:t>
      </w:r>
      <w:r>
        <w:rPr>
          <w:i/>
          <w:iCs/>
        </w:rPr>
        <w:t xml:space="preserve">Introducing Devin</w:t>
      </w:r>
      <w:r>
        <w:t xml:space="preserve">. Documentation.</w:t>
      </w:r>
      <w:r>
        <w:t xml:space="preserve"> </w:t>
      </w:r>
      <w:hyperlink r:id="rId255">
        <w:r>
          <w:rPr>
            <w:rStyle w:val="Hyperlink"/>
          </w:rPr>
          <w:t xml:space="preserve">https://docs.devin.ai/get-started/devin-intro</w:t>
        </w:r>
      </w:hyperlink>
      <w:r>
        <w:t xml:space="preserve">.</w:t>
      </w:r>
    </w:p>
    <w:bookmarkEnd w:id="256"/>
    <w:bookmarkStart w:id="258" w:name="ref-cursor_cloud_agents"/>
    <w:p>
      <w:pPr>
        <w:pStyle w:val="Bibliography"/>
      </w:pPr>
      <w:r>
        <w:t xml:space="preserve">Cursor. 2026.</w:t>
      </w:r>
      <w:r>
        <w:t xml:space="preserve"> </w:t>
      </w:r>
      <w:r>
        <w:rPr>
          <w:i/>
          <w:iCs/>
        </w:rPr>
        <w:t xml:space="preserve">Cloud Agents</w:t>
      </w:r>
      <w:r>
        <w:t xml:space="preserve">. Documentation.</w:t>
      </w:r>
      <w:r>
        <w:t xml:space="preserve"> </w:t>
      </w:r>
      <w:hyperlink r:id="rId257">
        <w:r>
          <w:rPr>
            <w:rStyle w:val="Hyperlink"/>
          </w:rPr>
          <w:t xml:space="preserve">https://cursor.com/docs/cloud-agent</w:t>
        </w:r>
      </w:hyperlink>
      <w:r>
        <w:t xml:space="preserve">.</w:t>
      </w:r>
    </w:p>
    <w:bookmarkEnd w:id="258"/>
    <w:bookmarkStart w:id="260" w:name="ref-humans_are_dead"/>
    <w:p>
      <w:pPr>
        <w:pStyle w:val="Bibliography"/>
      </w:pPr>
      <w:r>
        <w:t xml:space="preserve">Flight of the Conchords. 2007.</w:t>
      </w:r>
      <w:r>
        <w:t xml:space="preserve"> </w:t>
      </w:r>
      <w:r>
        <w:rPr>
          <w:i/>
          <w:iCs/>
        </w:rPr>
        <w:t xml:space="preserve">The Humans Are Dead</w:t>
      </w:r>
      <w:r>
        <w:t xml:space="preserve">. Music Video.</w:t>
      </w:r>
      <w:r>
        <w:t xml:space="preserve"> </w:t>
      </w:r>
      <w:hyperlink r:id="rId259">
        <w:r>
          <w:rPr>
            <w:rStyle w:val="Hyperlink"/>
          </w:rPr>
          <w:t xml:space="preserve">https://www.youtube.com/watch?v=B1BdQcJ2ZYY</w:t>
        </w:r>
      </w:hyperlink>
      <w:r>
        <w:t xml:space="preserve">.</w:t>
      </w:r>
    </w:p>
    <w:bookmarkEnd w:id="260"/>
    <w:bookmarkStart w:id="262" w:name="ref-citadel_architecture"/>
    <w:p>
      <w:pPr>
        <w:pStyle w:val="Bibliography"/>
      </w:pPr>
      <w:r>
        <w:t xml:space="preserve">Gammon, Seth. 2026a.</w:t>
      </w:r>
      <w:r>
        <w:t xml:space="preserve"> </w:t>
      </w:r>
      <w:r>
        <w:rPr>
          <w:i/>
          <w:iCs/>
        </w:rPr>
        <w:t xml:space="preserve">Citadel Architecture</w:t>
      </w:r>
      <w:r>
        <w:t xml:space="preserve">. Documentation.</w:t>
      </w:r>
      <w:r>
        <w:t xml:space="preserve"> </w:t>
      </w:r>
      <w:hyperlink r:id="rId261">
        <w:r>
          <w:rPr>
            <w:rStyle w:val="Hyperlink"/>
          </w:rPr>
          <w:t xml:space="preserve">https://github.com/SethGammon/Citadel/blob/main/docs/ARCHITECTURE.md</w:t>
        </w:r>
      </w:hyperlink>
      <w:r>
        <w:t xml:space="preserve">.</w:t>
      </w:r>
    </w:p>
    <w:bookmarkEnd w:id="262"/>
    <w:bookmarkStart w:id="264" w:name="ref-citadel_experiments"/>
    <w:p>
      <w:pPr>
        <w:pStyle w:val="Bibliography"/>
      </w:pPr>
      <w:r>
        <w:t xml:space="preserve">Gammon, Seth. 2026b.</w:t>
      </w:r>
      <w:r>
        <w:t xml:space="preserve"> </w:t>
      </w:r>
      <w:r>
        <w:rPr>
          <w:i/>
          <w:iCs/>
        </w:rPr>
        <w:t xml:space="preserve">Citadel Proof Experiments</w:t>
      </w:r>
      <w:r>
        <w:t xml:space="preserve">. Documentation.</w:t>
      </w:r>
      <w:r>
        <w:t xml:space="preserve"> </w:t>
      </w:r>
      <w:hyperlink r:id="rId263">
        <w:r>
          <w:rPr>
            <w:rStyle w:val="Hyperlink"/>
          </w:rPr>
          <w:t xml:space="preserve">https://github.com/SethGammon/Citadel/blob/main/docs/EXPERIMENTS.md</w:t>
        </w:r>
      </w:hyperlink>
      <w:r>
        <w:t xml:space="preserve">.</w:t>
      </w:r>
    </w:p>
    <w:bookmarkEnd w:id="264"/>
    <w:bookmarkStart w:id="266" w:name="ref-citadel_threat_model"/>
    <w:p>
      <w:pPr>
        <w:pStyle w:val="Bibliography"/>
      </w:pPr>
      <w:r>
        <w:t xml:space="preserve">Gammon, Seth. 2026c.</w:t>
      </w:r>
      <w:r>
        <w:t xml:space="preserve"> </w:t>
      </w:r>
      <w:r>
        <w:rPr>
          <w:i/>
          <w:iCs/>
        </w:rPr>
        <w:t xml:space="preserve">Citadel Threat Model</w:t>
      </w:r>
      <w:r>
        <w:t xml:space="preserve">. Documentation.</w:t>
      </w:r>
      <w:r>
        <w:t xml:space="preserve"> </w:t>
      </w:r>
      <w:hyperlink r:id="rId265">
        <w:r>
          <w:rPr>
            <w:rStyle w:val="Hyperlink"/>
          </w:rPr>
          <w:t xml:space="preserve">https://github.com/SethGammon/Citadel/blob/main/THREAT_MODEL.md</w:t>
        </w:r>
      </w:hyperlink>
      <w:r>
        <w:t xml:space="preserve">.</w:t>
      </w:r>
    </w:p>
    <w:bookmarkEnd w:id="266"/>
    <w:bookmarkStart w:id="267" w:name="ref-citadel_repo"/>
    <w:p>
      <w:pPr>
        <w:pStyle w:val="Bibliography"/>
      </w:pPr>
      <w:r>
        <w:t xml:space="preserve">Gammon, Seth. 2026d.</w:t>
      </w:r>
      <w:r>
        <w:t xml:space="preserve"> </w:t>
      </w:r>
      <w:r>
        <w:rPr>
          <w:i/>
          <w:iCs/>
        </w:rPr>
        <w:t xml:space="preserve">Citadel: An Open-Source Operating Layer for Claude Code and OpenAI Codex</w:t>
      </w:r>
      <w:r>
        <w:t xml:space="preserve">. GitHub repository.</w:t>
      </w:r>
      <w:r>
        <w:t xml:space="preserve"> </w:t>
      </w:r>
      <w:hyperlink r:id="rId207">
        <w:r>
          <w:rPr>
            <w:rStyle w:val="Hyperlink"/>
          </w:rPr>
          <w:t xml:space="preserve">https://github.com/SethGammon/Citadel</w:t>
        </w:r>
      </w:hyperlink>
      <w:r>
        <w:t xml:space="preserve">.</w:t>
      </w:r>
    </w:p>
    <w:bookmarkEnd w:id="267"/>
    <w:bookmarkStart w:id="268" w:name="ref-copilot_agent_firewall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Customizing or Disabling the Firewall for</w:t>
      </w:r>
      <w:r>
        <w:rPr>
          <w:i/>
          <w:iCs/>
        </w:rPr>
        <w:t xml:space="preserve"> </w:t>
      </w:r>
      <w:r>
        <w:rPr>
          <w:i/>
          <w:iCs/>
        </w:rPr>
        <w:t xml:space="preserve">GitHub Copilot</w:t>
      </w:r>
      <w:r>
        <w:rPr>
          <w:i/>
          <w:iCs/>
        </w:rPr>
        <w:t xml:space="preserve"> </w:t>
      </w:r>
      <w:r>
        <w:rPr>
          <w:i/>
          <w:iCs/>
        </w:rPr>
        <w:t xml:space="preserve">Coding Agent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https://docs.github.com/en/copilot/how-tos/use-copilot-agents/coding-agent/customize-the-agent-firewall</w:t>
        </w:r>
      </w:hyperlink>
      <w:r>
        <w:t xml:space="preserve">.</w:t>
      </w:r>
    </w:p>
    <w:bookmarkEnd w:id="268"/>
    <w:bookmarkStart w:id="270" w:name="ref-github_pages_about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What Is</w:t>
      </w:r>
      <w:r>
        <w:rPr>
          <w:i/>
          <w:iCs/>
        </w:rPr>
        <w:t xml:space="preserve"> </w:t>
      </w:r>
      <w:r>
        <w:rPr>
          <w:i/>
          <w:iCs/>
        </w:rPr>
        <w:t xml:space="preserve">GitHub</w:t>
      </w:r>
      <w:r>
        <w:rPr>
          <w:i/>
          <w:iCs/>
        </w:rPr>
        <w:t xml:space="preserve"> </w:t>
      </w:r>
      <w:r>
        <w:rPr>
          <w:i/>
          <w:iCs/>
        </w:rPr>
        <w:t xml:space="preserve">Pages?</w:t>
      </w:r>
      <w:r>
        <w:t xml:space="preserve"> Documentation.</w:t>
      </w:r>
      <w:r>
        <w:t xml:space="preserve"> </w:t>
      </w:r>
      <w:hyperlink r:id="rId269">
        <w:r>
          <w:rPr>
            <w:rStyle w:val="Hyperlink"/>
          </w:rPr>
          <w:t xml:space="preserve">https://docs.github.com/en/pages/getting-started-with-github-pages/what-is-github-pages</w:t>
        </w:r>
      </w:hyperlink>
      <w:r>
        <w:t xml:space="preserve">.</w:t>
      </w:r>
    </w:p>
    <w:bookmarkEnd w:id="270"/>
    <w:bookmarkStart w:id="272" w:name="ref-gemini_deep_research_max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Deep Research Max: A Step Change for Autonomous Research Agents</w:t>
      </w:r>
      <w:r>
        <w:t xml:space="preserve">. The Keyword (blog).</w:t>
      </w:r>
      <w:r>
        <w:t xml:space="preserve"> </w:t>
      </w:r>
      <w:hyperlink r:id="rId271">
        <w:r>
          <w:rPr>
            <w:rStyle w:val="Hyperlink"/>
          </w:rPr>
          <w:t xml:space="preserve">https://blog.google/innovation-and-ai/models-and-research/gemini-models/next-generation-gemini-deep-research/</w:t>
        </w:r>
      </w:hyperlink>
      <w:r>
        <w:t xml:space="preserve">.</w:t>
      </w:r>
    </w:p>
    <w:bookmarkEnd w:id="272"/>
    <w:bookmarkStart w:id="274" w:name="ref-gemini_apps_limits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Gemini Apps Limits and Upgrades for Google AI Subscribers</w:t>
      </w:r>
      <w:r>
        <w:t xml:space="preserve">. Gemini Apps Help.</w:t>
      </w:r>
      <w:r>
        <w:t xml:space="preserve"> </w:t>
      </w:r>
      <w:hyperlink r:id="rId273">
        <w:r>
          <w:rPr>
            <w:rStyle w:val="Hyperlink"/>
          </w:rPr>
          <w:t xml:space="preserve">https://support.google.com/gemini/answer/16275805</w:t>
        </w:r>
      </w:hyperlink>
      <w:r>
        <w:t xml:space="preserve">.</w:t>
      </w:r>
    </w:p>
    <w:bookmarkEnd w:id="274"/>
    <w:bookmarkStart w:id="275" w:name="ref-gemini_deep_research_api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Gemini Deep Research Agent</w:t>
      </w:r>
      <w:r>
        <w:t xml:space="preserve">. Gemini API documentation.</w:t>
      </w:r>
      <w:r>
        <w:t xml:space="preserve"> </w:t>
      </w:r>
      <w:hyperlink r:id="rId146">
        <w:r>
          <w:rPr>
            <w:rStyle w:val="Hyperlink"/>
          </w:rPr>
          <w:t xml:space="preserve">https://ai.google.dev/gemini-api/docs/deep-research</w:t>
        </w:r>
      </w:hyperlink>
      <w:r>
        <w:t xml:space="preserve">.</w:t>
      </w:r>
    </w:p>
    <w:bookmarkEnd w:id="275"/>
    <w:bookmarkStart w:id="277" w:name="ref-jules_docs"/>
    <w:p>
      <w:pPr>
        <w:pStyle w:val="Bibliography"/>
      </w:pPr>
      <w:r>
        <w:t xml:space="preserve">Google. 2026d.</w:t>
      </w:r>
      <w:r>
        <w:t xml:space="preserve"> </w:t>
      </w:r>
      <w:r>
        <w:rPr>
          <w:i/>
          <w:iCs/>
        </w:rPr>
        <w:t xml:space="preserve">Getting Started with Jules</w:t>
      </w:r>
      <w:r>
        <w:t xml:space="preserve">. Documentation.</w:t>
      </w:r>
      <w:r>
        <w:t xml:space="preserve"> </w:t>
      </w:r>
      <w:hyperlink r:id="rId276">
        <w:r>
          <w:rPr>
            <w:rStyle w:val="Hyperlink"/>
          </w:rPr>
          <w:t xml:space="preserve">https://jules.google.com/docs/</w:t>
        </w:r>
      </w:hyperlink>
      <w:r>
        <w:t xml:space="preserve">.</w:t>
      </w:r>
    </w:p>
    <w:bookmarkEnd w:id="277"/>
    <w:bookmarkStart w:id="278" w:name="ref-gemini_deep_research_help"/>
    <w:p>
      <w:pPr>
        <w:pStyle w:val="Bibliography"/>
      </w:pPr>
      <w:r>
        <w:t xml:space="preserve">Google. 2026e.</w:t>
      </w:r>
      <w:r>
        <w:t xml:space="preserve"> </w:t>
      </w:r>
      <w:r>
        <w:rPr>
          <w:i/>
          <w:iCs/>
        </w:rPr>
        <w:t xml:space="preserve">Use Deep Research in Gemini Apps</w:t>
      </w:r>
      <w:r>
        <w:t xml:space="preserve">. Gemini Apps Help.</w:t>
      </w:r>
      <w:r>
        <w:t xml:space="preserve"> </w:t>
      </w:r>
      <w:hyperlink r:id="rId145">
        <w:r>
          <w:rPr>
            <w:rStyle w:val="Hyperlink"/>
          </w:rPr>
          <w:t xml:space="preserve">https://support.google.com/gemini/answer/15719111</w:t>
        </w:r>
      </w:hyperlink>
      <w:r>
        <w:t xml:space="preserve">.</w:t>
      </w:r>
    </w:p>
    <w:bookmarkEnd w:id="278"/>
    <w:bookmarkStart w:id="280" w:name="ref-dune"/>
    <w:p>
      <w:pPr>
        <w:pStyle w:val="Bibliography"/>
      </w:pPr>
      <w:r>
        <w:t xml:space="preserve">Herbert, Frank. 1965.</w:t>
      </w:r>
      <w:r>
        <w:t xml:space="preserve"> </w:t>
      </w:r>
      <w:r>
        <w:rPr>
          <w:i/>
          <w:iCs/>
        </w:rPr>
        <w:t xml:space="preserve">Dune</w:t>
      </w:r>
      <w:r>
        <w:t xml:space="preserve">. Novel; Chilton Books.</w:t>
      </w:r>
      <w:r>
        <w:t xml:space="preserve"> </w:t>
      </w:r>
      <w:hyperlink r:id="rId279">
        <w:r>
          <w:rPr>
            <w:rStyle w:val="Hyperlink"/>
          </w:rPr>
          <w:t xml:space="preserve">https://en.wikipedia.org/wiki/Organizations_of_the_Dune_universe#Thinking_machines</w:t>
        </w:r>
      </w:hyperlink>
      <w:r>
        <w:t xml:space="preserve">.</w:t>
      </w:r>
    </w:p>
    <w:bookmarkEnd w:id="280"/>
    <w:bookmarkStart w:id="282" w:name="ref-hyperautomation_claude_limits"/>
    <w:p>
      <w:pPr>
        <w:pStyle w:val="Bibliography"/>
      </w:pPr>
      <w:r>
        <w:t xml:space="preserve">Hyperautomation Labs. 2026.</w:t>
      </w:r>
      <w:r>
        <w:t xml:space="preserve"> </w:t>
      </w:r>
      <w:r>
        <w:rPr>
          <w:i/>
          <w:iCs/>
        </w:rPr>
        <w:t xml:space="preserve">Never Hit a Claude Limit Again — 12 Fixes Ranked by How Much Window They Buy</w:t>
      </w:r>
      <w:r>
        <w:t xml:space="preserve">. Video.</w:t>
      </w:r>
      <w:r>
        <w:t xml:space="preserve"> </w:t>
      </w:r>
      <w:hyperlink r:id="rId281">
        <w:r>
          <w:rPr>
            <w:rStyle w:val="Hyperlink"/>
          </w:rPr>
          <w:t xml:space="preserve">https://www.youtube.com/watch?v=dIP-4Mc6ZfA</w:t>
        </w:r>
      </w:hyperlink>
      <w:r>
        <w:t xml:space="preserve">.</w:t>
      </w:r>
    </w:p>
    <w:bookmarkEnd w:id="282"/>
    <w:bookmarkStart w:id="284" w:name="ref-lecun_world_models"/>
    <w:p>
      <w:pPr>
        <w:pStyle w:val="Bibliography"/>
      </w:pPr>
      <w:r>
        <w:t xml:space="preserve">LeCun, Yann. 2022.</w:t>
      </w:r>
      <w:r>
        <w:t xml:space="preserve"> </w:t>
      </w:r>
      <w:r>
        <w:rPr>
          <w:i/>
          <w:iCs/>
        </w:rPr>
        <w:t xml:space="preserve">A Path Towards Autonomous Machine Intelligence</w:t>
      </w:r>
      <w:r>
        <w:t xml:space="preserve">. Meta AI Research; New York University; Technical Report.</w:t>
      </w:r>
      <w:r>
        <w:t xml:space="preserve"> </w:t>
      </w:r>
      <w:hyperlink r:id="rId283">
        <w:r>
          <w:rPr>
            <w:rStyle w:val="Hyperlink"/>
          </w:rPr>
          <w:t xml:space="preserve">https://openreview.net/forum?id=BZ5a1r-kVsf</w:t>
        </w:r>
      </w:hyperlink>
      <w:r>
        <w:t xml:space="preserve">.</w:t>
      </w:r>
    </w:p>
    <w:bookmarkEnd w:id="284"/>
    <w:bookmarkStart w:id="285" w:name="ref-ms_copilot_conversation_mode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Conversation Modes in Microsoft Copilot</w:t>
      </w:r>
      <w:r>
        <w:t xml:space="preserve">. Microsoft Support.</w:t>
      </w:r>
      <w:r>
        <w:t xml:space="preserve"> </w:t>
      </w:r>
      <w:hyperlink r:id="rId152">
        <w:r>
          <w:rPr>
            <w:rStyle w:val="Hyperlink"/>
          </w:rPr>
          <w:t xml:space="preserve">https://support.microsoft.com/en-us/microsoft-copilot/conversation-modes-in-microsoft-copilot</w:t>
        </w:r>
      </w:hyperlink>
      <w:r>
        <w:t xml:space="preserve">.</w:t>
      </w:r>
    </w:p>
    <w:bookmarkEnd w:id="285"/>
    <w:bookmarkStart w:id="287" w:name="ref-ms_copilot_deep_research_retired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Deep Research in Microsoft Copilot</w:t>
      </w:r>
      <w:r>
        <w:t xml:space="preserve">. Microsoft Support.</w:t>
      </w:r>
      <w:r>
        <w:t xml:space="preserve"> </w:t>
      </w:r>
      <w:hyperlink r:id="rId286">
        <w:r>
          <w:rPr>
            <w:rStyle w:val="Hyperlink"/>
          </w:rPr>
          <w:t xml:space="preserve">https://support.microsoft.com/en-us/microsoft-copilot/deep-research-in-microsoft-copilot</w:t>
        </w:r>
      </w:hyperlink>
      <w:r>
        <w:t xml:space="preserve">.</w:t>
      </w:r>
    </w:p>
    <w:bookmarkEnd w:id="287"/>
    <w:bookmarkStart w:id="288" w:name="ref-ms_researcher_help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Get Started with Researcher in Microsoft 365 Copilot</w:t>
      </w:r>
      <w:r>
        <w:t xml:space="preserve">. Microsoft Support.</w:t>
      </w:r>
      <w:r>
        <w:t xml:space="preserve"> </w:t>
      </w:r>
      <w:hyperlink r:id="rId151">
        <w:r>
          <w:rPr>
            <w:rStyle w:val="Hyperlink"/>
          </w:rPr>
          <w:t xml:space="preserve">https://support.microsoft.com/en-us/microsoft-365-copilot/get-started-with-researcher-in-microsoft-365-copilot</w:t>
        </w:r>
      </w:hyperlink>
      <w:r>
        <w:t xml:space="preserve">.</w:t>
      </w:r>
    </w:p>
    <w:bookmarkEnd w:id="288"/>
    <w:bookmarkStart w:id="290" w:name="ref-ms_researcher_faq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Copilot Researcher Agent Frequently Asked Questions</w:t>
      </w:r>
      <w:r>
        <w:t xml:space="preserve">. Microsoft Learn.</w:t>
      </w:r>
      <w:r>
        <w:t xml:space="preserve"> </w:t>
      </w:r>
      <w:hyperlink r:id="rId289">
        <w:r>
          <w:rPr>
            <w:rStyle w:val="Hyperlink"/>
          </w:rPr>
          <w:t xml:space="preserve">https://learn.microsoft.com/en-us/copilot/microsoft-365/faq-researcher</w:t>
        </w:r>
      </w:hyperlink>
      <w:r>
        <w:t xml:space="preserve">.</w:t>
      </w:r>
    </w:p>
    <w:bookmarkEnd w:id="290"/>
    <w:bookmarkStart w:id="292" w:name="ref-ms_researcher_overview"/>
    <w:p>
      <w:pPr>
        <w:pStyle w:val="Bibliography"/>
      </w:pPr>
      <w:r>
        <w:t xml:space="preserve">Microsoft. 2026e.</w:t>
      </w:r>
      <w:r>
        <w:t xml:space="preserve"> </w:t>
      </w:r>
      <w:r>
        <w:rPr>
          <w:i/>
          <w:iCs/>
        </w:rPr>
        <w:t xml:space="preserve">What Is Researcher Agent in Microsoft Copilot?</w:t>
      </w:r>
      <w:r>
        <w:t xml:space="preserve"> Microsoft Learn.</w:t>
      </w:r>
      <w:r>
        <w:t xml:space="preserve"> </w:t>
      </w:r>
      <w:hyperlink r:id="rId291">
        <w:r>
          <w:rPr>
            <w:rStyle w:val="Hyperlink"/>
          </w:rPr>
          <w:t xml:space="preserve">https://learn.microsoft.com/en-us/microsoft-365/copilot/researcher-agent</w:t>
        </w:r>
      </w:hyperlink>
      <w:r>
        <w:t xml:space="preserve">.</w:t>
      </w:r>
    </w:p>
    <w:bookmarkEnd w:id="292"/>
    <w:bookmarkStart w:id="294" w:name="ref-stats_allowlist_pr6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293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294"/>
    <w:bookmarkStart w:id="295" w:name="ref-stats_allowlist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24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295"/>
    <w:bookmarkStart w:id="296" w:name="ref-ollama_site"/>
    <w:p>
      <w:pPr>
        <w:pStyle w:val="Bibliography"/>
      </w:pPr>
      <w:r>
        <w:t xml:space="preserve">Ollama. 2026.</w:t>
      </w:r>
      <w:r>
        <w:t xml:space="preserve"> </w:t>
      </w:r>
      <w:r>
        <w:rPr>
          <w:i/>
          <w:iCs/>
        </w:rPr>
        <w:t xml:space="preserve">Ollama</w:t>
      </w:r>
      <w:r>
        <w:t xml:space="preserve">. Product page.</w:t>
      </w:r>
      <w:r>
        <w:t xml:space="preserve"> </w:t>
      </w:r>
      <w:hyperlink r:id="rId33">
        <w:r>
          <w:rPr>
            <w:rStyle w:val="Hyperlink"/>
          </w:rPr>
          <w:t xml:space="preserve">https://ollama.com/</w:t>
        </w:r>
      </w:hyperlink>
      <w:r>
        <w:t xml:space="preserve">.</w:t>
      </w:r>
    </w:p>
    <w:bookmarkEnd w:id="296"/>
    <w:bookmarkStart w:id="297" w:name="ref-openai_deep_research_api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Deep Research</w:t>
      </w:r>
      <w:r>
        <w:t xml:space="preserve">. OpenAI API documentation.</w:t>
      </w:r>
      <w:r>
        <w:t xml:space="preserve"> </w:t>
      </w:r>
      <w:hyperlink r:id="rId149">
        <w:r>
          <w:rPr>
            <w:rStyle w:val="Hyperlink"/>
          </w:rPr>
          <w:t xml:space="preserve">https://developers.openai.com/api/docs/guides/deep-research</w:t>
        </w:r>
      </w:hyperlink>
      <w:r>
        <w:t xml:space="preserve">.</w:t>
      </w:r>
    </w:p>
    <w:bookmarkEnd w:id="297"/>
    <w:bookmarkStart w:id="298" w:name="ref-openai_deep_research_help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Deep Research in ChatGPT</w:t>
      </w:r>
      <w:r>
        <w:t xml:space="preserve">. Help Center.</w:t>
      </w:r>
      <w:r>
        <w:t xml:space="preserve"> </w:t>
      </w:r>
      <w:hyperlink r:id="rId148">
        <w:r>
          <w:rPr>
            <w:rStyle w:val="Hyperlink"/>
          </w:rPr>
          <w:t xml:space="preserve">https://help.openai.com/en/articles/10500283-deep-research-faq</w:t>
        </w:r>
      </w:hyperlink>
      <w:r>
        <w:t xml:space="preserve">.</w:t>
      </w:r>
    </w:p>
    <w:bookmarkEnd w:id="298"/>
    <w:bookmarkStart w:id="300" w:name="ref-opencode_docs"/>
    <w:p>
      <w:pPr>
        <w:pStyle w:val="Bibliography"/>
      </w:pPr>
      <w:r>
        <w:t xml:space="preserve">OpenCode. 2026.</w:t>
      </w:r>
      <w:r>
        <w:t xml:space="preserve"> </w:t>
      </w:r>
      <w:r>
        <w:rPr>
          <w:i/>
          <w:iCs/>
        </w:rPr>
        <w:t xml:space="preserve">Intro: AI Coding Agent Built for the Terminal</w:t>
      </w:r>
      <w:r>
        <w:t xml:space="preserve">. Documentation.</w:t>
      </w:r>
      <w:r>
        <w:t xml:space="preserve"> </w:t>
      </w:r>
      <w:hyperlink r:id="rId299">
        <w:r>
          <w:rPr>
            <w:rStyle w:val="Hyperlink"/>
          </w:rPr>
          <w:t xml:space="preserve">https://opencode.ai/docs/</w:t>
        </w:r>
      </w:hyperlink>
      <w:r>
        <w:t xml:space="preserve">.</w:t>
      </w:r>
    </w:p>
    <w:bookmarkEnd w:id="300"/>
    <w:bookmarkStart w:id="301" w:name="ref-openhands_docs"/>
    <w:p>
      <w:pPr>
        <w:pStyle w:val="Bibliography"/>
      </w:pPr>
      <w:r>
        <w:t xml:space="preserve">OpenHands. 2026.</w:t>
      </w:r>
      <w:r>
        <w:t xml:space="preserve"> </w:t>
      </w:r>
      <w:r>
        <w:rPr>
          <w:i/>
          <w:iCs/>
        </w:rPr>
        <w:t xml:space="preserve">OpenHands Documentation: Introduction</w:t>
      </w:r>
      <w:r>
        <w:t xml:space="preserve">. Documentation.</w:t>
      </w:r>
      <w:r>
        <w:t xml:space="preserve"> </w:t>
      </w:r>
      <w:hyperlink r:id="rId30">
        <w:r>
          <w:rPr>
            <w:rStyle w:val="Hyperlink"/>
          </w:rPr>
          <w:t xml:space="preserve">https://docs.openhands.dev/</w:t>
        </w:r>
      </w:hyperlink>
      <w:r>
        <w:t xml:space="preserve">.</w:t>
      </w:r>
    </w:p>
    <w:bookmarkEnd w:id="301"/>
    <w:bookmarkStart w:id="302" w:name="ref-perplexity_sonar_deep_research"/>
    <w:p>
      <w:pPr>
        <w:pStyle w:val="Bibliography"/>
      </w:pPr>
      <w:r>
        <w:t xml:space="preserve">Perplexity. 2026a.</w:t>
      </w:r>
      <w:r>
        <w:t xml:space="preserve"> </w:t>
      </w:r>
      <w:r>
        <w:rPr>
          <w:i/>
          <w:iCs/>
        </w:rPr>
        <w:t xml:space="preserve">Sonar Deep Research</w:t>
      </w:r>
      <w:r>
        <w:t xml:space="preserve">. Perplexity API documentation.</w:t>
      </w:r>
      <w:r>
        <w:t xml:space="preserve"> </w:t>
      </w:r>
      <w:hyperlink r:id="rId156">
        <w:r>
          <w:rPr>
            <w:rStyle w:val="Hyperlink"/>
          </w:rPr>
          <w:t xml:space="preserve">https://docs.perplexity.ai/docs/sonar/models/sonar-deep-research</w:t>
        </w:r>
      </w:hyperlink>
      <w:r>
        <w:t xml:space="preserve">.</w:t>
      </w:r>
    </w:p>
    <w:bookmarkEnd w:id="302"/>
    <w:bookmarkStart w:id="303" w:name="ref-perplexity_research_mode"/>
    <w:p>
      <w:pPr>
        <w:pStyle w:val="Bibliography"/>
      </w:pPr>
      <w:r>
        <w:t xml:space="preserve">Perplexity. 2026b.</w:t>
      </w:r>
      <w:r>
        <w:t xml:space="preserve"> </w:t>
      </w:r>
      <w:r>
        <w:rPr>
          <w:i/>
          <w:iCs/>
        </w:rPr>
        <w:t xml:space="preserve">What Is Research Mode?</w:t>
      </w:r>
      <w:r>
        <w:t xml:space="preserve"> Help Center.</w:t>
      </w:r>
      <w:r>
        <w:t xml:space="preserve"> </w:t>
      </w:r>
      <w:hyperlink r:id="rId154">
        <w:r>
          <w:rPr>
            <w:rStyle w:val="Hyperlink"/>
          </w:rPr>
          <w:t xml:space="preserve">https://www.perplexity.ai/help-center/en/articles/10738684-what-is-research-mode</w:t>
        </w:r>
      </w:hyperlink>
      <w:r>
        <w:t xml:space="preserve">.</w:t>
      </w:r>
    </w:p>
    <w:bookmarkEnd w:id="303"/>
    <w:bookmarkStart w:id="304" w:name="ref-perplexity_advanced_deep_research"/>
    <w:p>
      <w:pPr>
        <w:pStyle w:val="Bibliography"/>
      </w:pPr>
      <w:r>
        <w:t xml:space="preserve">Perplexity. 2026c.</w:t>
      </w:r>
      <w:r>
        <w:t xml:space="preserve"> </w:t>
      </w:r>
      <w:r>
        <w:rPr>
          <w:i/>
          <w:iCs/>
        </w:rPr>
        <w:t xml:space="preserve">What’s New in Advanced Deep Research</w:t>
      </w:r>
      <w:r>
        <w:t xml:space="preserve">. Help Center.</w:t>
      </w:r>
      <w:r>
        <w:t xml:space="preserve"> </w:t>
      </w:r>
      <w:hyperlink r:id="rId155">
        <w:r>
          <w:rPr>
            <w:rStyle w:val="Hyperlink"/>
          </w:rPr>
          <w:t xml:space="preserve">https://www.perplexity.ai/help-center/en/articles/13600190-what-s-new-in-advanced-deep-research</w:t>
        </w:r>
      </w:hyperlink>
      <w:r>
        <w:t xml:space="preserve">.</w:t>
      </w:r>
    </w:p>
    <w:bookmarkEnd w:id="304"/>
    <w:bookmarkStart w:id="306" w:name="ref-ng_one_skill_stay_relevant"/>
    <w:p>
      <w:pPr>
        <w:pStyle w:val="Bibliography"/>
      </w:pPr>
      <w:r>
        <w:t xml:space="preserve">Stanford Online, and Andrew Ng. 2026.</w:t>
      </w:r>
      <w:r>
        <w:t xml:space="preserve"> </w:t>
      </w:r>
      <w:r>
        <w:rPr>
          <w:i/>
          <w:iCs/>
        </w:rPr>
        <w:t xml:space="preserve">Andrew Ng: One Skill to Stay Relevant in the Age of AI</w:t>
      </w:r>
      <w:r>
        <w:t xml:space="preserve">. Video.</w:t>
      </w:r>
      <w:r>
        <w:t xml:space="preserve"> </w:t>
      </w:r>
      <w:hyperlink r:id="rId305">
        <w:r>
          <w:rPr>
            <w:rStyle w:val="Hyperlink"/>
          </w:rPr>
          <w:t xml:space="preserve">https://www.youtube.com/watch?v=HTlf3KNNez0</w:t>
        </w:r>
      </w:hyperlink>
      <w:r>
        <w:t xml:space="preserve">.</w:t>
      </w:r>
    </w:p>
    <w:bookmarkEnd w:id="306"/>
    <w:bookmarkStart w:id="308" w:name="ref-terminator"/>
    <w:p>
      <w:pPr>
        <w:pStyle w:val="Bibliography"/>
      </w:pPr>
      <w:r>
        <w:rPr>
          <w:i/>
          <w:iCs/>
        </w:rPr>
        <w:t xml:space="preserve">Terminator 3: Rise of the Machines</w:t>
      </w:r>
      <w:r>
        <w:t xml:space="preserve">. 2003. Film.</w:t>
      </w:r>
      <w:r>
        <w:t xml:space="preserve"> </w:t>
      </w:r>
      <w:hyperlink r:id="rId307">
        <w:r>
          <w:rPr>
            <w:rStyle w:val="Hyperlink"/>
          </w:rPr>
          <w:t xml:space="preserve">https://en.wikipedia.org/wiki/Terminator_3:_Rise_of_the_Machines</w:t>
        </w:r>
      </w:hyperlink>
      <w:r>
        <w:t xml:space="preserve">.</w:t>
      </w:r>
    </w:p>
    <w:bookmarkEnd w:id="308"/>
    <w:bookmarkStart w:id="310" w:name="ref-matrix"/>
    <w:p>
      <w:pPr>
        <w:pStyle w:val="Bibliography"/>
      </w:pPr>
      <w:r>
        <w:rPr>
          <w:i/>
          <w:iCs/>
        </w:rPr>
        <w:t xml:space="preserve">The Matrix</w:t>
      </w:r>
      <w:r>
        <w:t xml:space="preserve">. 1999. Film.</w:t>
      </w:r>
      <w:r>
        <w:t xml:space="preserve"> </w:t>
      </w:r>
      <w:hyperlink r:id="rId309">
        <w:r>
          <w:rPr>
            <w:rStyle w:val="Hyperlink"/>
          </w:rPr>
          <w:t xml:space="preserve">https://en.wikipedia.org/wiki/The_Matrix</w:t>
        </w:r>
      </w:hyperlink>
      <w:r>
        <w:t xml:space="preserve">.</w:t>
      </w:r>
    </w:p>
    <w:bookmarkEnd w:id="310"/>
    <w:bookmarkStart w:id="312" w:name="ref-wargames"/>
    <w:p>
      <w:pPr>
        <w:pStyle w:val="Bibliography"/>
      </w:pPr>
      <w:r>
        <w:rPr>
          <w:i/>
          <w:iCs/>
        </w:rPr>
        <w:t xml:space="preserve">WarGames</w:t>
      </w:r>
      <w:r>
        <w:t xml:space="preserve">. 1983. Film.</w:t>
      </w:r>
      <w:r>
        <w:t xml:space="preserve"> </w:t>
      </w:r>
      <w:hyperlink r:id="rId311">
        <w:r>
          <w:rPr>
            <w:rStyle w:val="Hyperlink"/>
          </w:rPr>
          <w:t xml:space="preserve">https://en.wikipedia.org/wiki/WarGames</w:t>
        </w:r>
      </w:hyperlink>
      <w:r>
        <w:t xml:space="preserve">.</w:t>
      </w:r>
    </w:p>
    <w:bookmarkEnd w:id="312"/>
    <w:bookmarkStart w:id="313" w:name="ref-warp_docs"/>
    <w:p>
      <w:pPr>
        <w:pStyle w:val="Bibliography"/>
      </w:pPr>
      <w:r>
        <w:t xml:space="preserve">Warp. 2026.</w:t>
      </w:r>
      <w:r>
        <w:t xml:space="preserve"> </w:t>
      </w:r>
      <w:r>
        <w:rPr>
          <w:i/>
          <w:iCs/>
        </w:rPr>
        <w:t xml:space="preserve">Getting Started with Warp</w:t>
      </w:r>
      <w:r>
        <w:t xml:space="preserve">. Documentation.</w:t>
      </w:r>
      <w:r>
        <w:t xml:space="preserve"> </w:t>
      </w:r>
      <w:hyperlink r:id="rId29">
        <w:r>
          <w:rPr>
            <w:rStyle w:val="Hyperlink"/>
          </w:rPr>
          <w:t xml:space="preserve">https://docs.warp.dev/</w:t>
        </w:r>
      </w:hyperlink>
      <w:r>
        <w:t xml:space="preserve">.</w:t>
      </w:r>
    </w:p>
    <w:bookmarkEnd w:id="313"/>
    <w:bookmarkStart w:id="315" w:name="ref-wikipedia_about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Wikipedia:about</w:t>
      </w:r>
      <w:r>
        <w:t xml:space="preserve">. Wikipedia.</w:t>
      </w:r>
      <w:r>
        <w:t xml:space="preserve"> </w:t>
      </w:r>
      <w:hyperlink r:id="rId314">
        <w:r>
          <w:rPr>
            <w:rStyle w:val="Hyperlink"/>
          </w:rPr>
          <w:t xml:space="preserve">https://en.wikipedia.org/wiki/Wikipedia:About</w:t>
        </w:r>
      </w:hyperlink>
      <w:r>
        <w:t xml:space="preserve">.</w:t>
      </w:r>
    </w:p>
    <w:bookmarkEnd w:id="315"/>
    <w:bookmarkEnd w:id="316"/>
    <w:bookmarkEnd w:id="3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2026-01-10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9" Type="http://schemas.openxmlformats.org/officeDocument/2006/relationships/image" Target="media/rId199.png"/><Relationship Id="rId228" Type="http://schemas.openxmlformats.org/officeDocument/2006/relationships/image" Target="media/rId228.png"/><Relationship Id="rId49" Type="http://schemas.openxmlformats.org/officeDocument/2006/relationships/image" Target="media/rId49.png"/><Relationship Id="rId103" Type="http://schemas.openxmlformats.org/officeDocument/2006/relationships/image" Target="media/rId103.png"/><Relationship Id="rId106" Type="http://schemas.openxmlformats.org/officeDocument/2006/relationships/image" Target="media/rId106.jpg"/><Relationship Id="rId112" Type="http://schemas.openxmlformats.org/officeDocument/2006/relationships/image" Target="media/rId112.png"/><Relationship Id="rId193" Type="http://schemas.openxmlformats.org/officeDocument/2006/relationships/image" Target="media/rId193.png"/><Relationship Id="rId109" Type="http://schemas.openxmlformats.org/officeDocument/2006/relationships/image" Target="media/rId109.png"/><Relationship Id="rId32" Type="http://schemas.openxmlformats.org/officeDocument/2006/relationships/hyperlink" Target="agent-architecture.qmd#sec-ai-harness-landscape" TargetMode="External"/><Relationship Id="rId210" Type="http://schemas.openxmlformats.org/officeDocument/2006/relationships/hyperlink" Target="agent-architecture.qmd#sec-ai-harnesses" TargetMode="External"/><Relationship Id="rId213" Type="http://schemas.openxmlformats.org/officeDocument/2006/relationships/hyperlink" Target="agent-customization.qmd#sec-ai-agent-skills" TargetMode="External"/><Relationship Id="rId206" Type="http://schemas.openxmlformats.org/officeDocument/2006/relationships/hyperlink" Target="agent-customization.qmd#sec-ai-customization" TargetMode="External"/><Relationship Id="rId160" Type="http://schemas.openxmlformats.org/officeDocument/2006/relationships/hyperlink" Target="agent-customization.qmd#sec-ai-gemini-spend-management" TargetMode="External"/><Relationship Id="rId227" Type="http://schemas.openxmlformats.org/officeDocument/2006/relationships/hyperlink" Target="agent-customization.qmd#sec-claude-network-access" TargetMode="External"/><Relationship Id="rId36" Type="http://schemas.openxmlformats.org/officeDocument/2006/relationships/hyperlink" Target="agent-orchestration.qmd#sec-orch-when" TargetMode="External"/><Relationship Id="rId159" Type="http://schemas.openxmlformats.org/officeDocument/2006/relationships/hyperlink" Target="grok-bot-and-alternatives.qmd#sec-ai-collaborative-workspaces" TargetMode="External"/><Relationship Id="rId37" Type="http://schemas.openxmlformats.org/officeDocument/2006/relationships/hyperlink" Target="grok-bot-and-alternatives.qmd#sec-grok-bot-category" TargetMode="External"/><Relationship Id="rId146" Type="http://schemas.openxmlformats.org/officeDocument/2006/relationships/hyperlink" Target="https://ai.google.dev/gemini-api/docs/deep-research" TargetMode="External"/><Relationship Id="rId23" Type="http://schemas.openxmlformats.org/officeDocument/2006/relationships/hyperlink" Target="https://aider.chat/" TargetMode="External"/><Relationship Id="rId19" Type="http://schemas.openxmlformats.org/officeDocument/2006/relationships/hyperlink" Target="https://antigravity.google/" TargetMode="External"/><Relationship Id="rId271" Type="http://schemas.openxmlformats.org/officeDocument/2006/relationships/hyperlink" Target="https://blog.google/innovation-and-ai/models-and-research/gemini-models/next-generation-gemini-deep-research/" TargetMode="External"/><Relationship Id="rId27" Type="http://schemas.openxmlformats.org/officeDocument/2006/relationships/hyperlink" Target="https://cline.bot/" TargetMode="External"/><Relationship Id="rId240" Type="http://schemas.openxmlformats.org/officeDocument/2006/relationships/hyperlink" Target="https://code.claude.com/docs/en/cloud-environments" TargetMode="External"/><Relationship Id="rId13" Type="http://schemas.openxmlformats.org/officeDocument/2006/relationships/hyperlink" Target="https://cs336.stanford.edu/" TargetMode="External"/><Relationship Id="rId257" Type="http://schemas.openxmlformats.org/officeDocument/2006/relationships/hyperlink" Target="https://cursor.com/docs/cloud-agent" TargetMode="External"/><Relationship Id="rId149" Type="http://schemas.openxmlformats.org/officeDocument/2006/relationships/hyperlink" Target="https://developers.openai.com/api/docs/guides/deep-research" TargetMode="External"/><Relationship Id="rId31" Type="http://schemas.openxmlformats.org/officeDocument/2006/relationships/hyperlink" Target="https://devin.ai/" TargetMode="External"/><Relationship Id="rId255" Type="http://schemas.openxmlformats.org/officeDocument/2006/relationships/hyperlink" Target="https://docs.devin.ai/get-started/devin-intro" TargetMode="External"/><Relationship Id="rId190" Type="http://schemas.openxmlformats.org/officeDocument/2006/relationships/hyperlink" Target="https://docs.github.com/en/actions" TargetMode="External"/><Relationship Id="rId171" Type="http://schemas.openxmlformats.org/officeDocument/2006/relationships/hyperlink" Target="https://docs.github.com/en/copilot/how-tos/use-copilot-agents/coding-agent" TargetMode="External"/><Relationship Id="rId140" Type="http://schemas.openxmlformats.org/officeDocument/2006/relationships/hyperlink" Target="https://docs.github.com/en/copilot/how-tos/use-copilot-agents/coding-agent/customize-the-agent-environment#preinstalling-tools-or-dependencies-in-copilots-environment" TargetMode="External"/><Relationship Id="rId222" Type="http://schemas.openxmlformats.org/officeDocument/2006/relationships/hyperlink" Target="https://docs.github.com/en/copilot/how-tos/use-copilot-agents/coding-agent/customize-the-agent-firewall" TargetMode="External"/><Relationship Id="rId220" Type="http://schemas.openxmlformats.org/officeDocument/2006/relationships/hyperlink" Target="https://docs.github.com/en/copilot/reference/copilot-allowlist-reference" TargetMode="External"/><Relationship Id="rId269" Type="http://schemas.openxmlformats.org/officeDocument/2006/relationships/hyperlink" Target="https://docs.github.com/en/pages/getting-started-with-github-pages/what-is-github-pages" TargetMode="External"/><Relationship Id="rId30" Type="http://schemas.openxmlformats.org/officeDocument/2006/relationships/hyperlink" Target="https://docs.openhands.dev/" TargetMode="External"/><Relationship Id="rId156" Type="http://schemas.openxmlformats.org/officeDocument/2006/relationships/hyperlink" Target="https://docs.perplexity.ai/docs/sonar/models/sonar-deep-research" TargetMode="External"/><Relationship Id="rId29" Type="http://schemas.openxmlformats.org/officeDocument/2006/relationships/hyperlink" Target="https://docs.warp.dev/" TargetMode="External"/><Relationship Id="rId235" Type="http://schemas.openxmlformats.org/officeDocument/2006/relationships/hyperlink" Target="https://en.wikipedia.org/wiki/2001:_A_Space_Odyssey_(film)" TargetMode="External"/><Relationship Id="rId10" Type="http://schemas.openxmlformats.org/officeDocument/2006/relationships/hyperlink" Target="https://en.wikipedia.org/wiki/AI-assisted_software_development" TargetMode="External"/><Relationship Id="rId15" Type="http://schemas.openxmlformats.org/officeDocument/2006/relationships/hyperlink" Target="https://en.wikipedia.org/wiki/AI_agent" TargetMode="External"/><Relationship Id="rId196" Type="http://schemas.openxmlformats.org/officeDocument/2006/relationships/hyperlink" Target="https://en.wikipedia.org/wiki/Agent_(The_Matrix)" TargetMode="External"/><Relationship Id="rId248" Type="http://schemas.openxmlformats.org/officeDocument/2006/relationships/hyperlink" Target="https://en.wikipedia.org/wiki/Battlestar_Galactica_(2004_TV_series)" TargetMode="External"/><Relationship Id="rId250" Type="http://schemas.openxmlformats.org/officeDocument/2006/relationships/hyperlink" Target="https://en.wikipedia.org/wiki/Blade_Runner" TargetMode="External"/><Relationship Id="rId252" Type="http://schemas.openxmlformats.org/officeDocument/2006/relationships/hyperlink" Target="https://en.wikipedia.org/wiki/Ender%27s_Game" TargetMode="External"/><Relationship Id="rId93" Type="http://schemas.openxmlformats.org/officeDocument/2006/relationships/hyperlink" Target="https://en.wikipedia.org/wiki/Intelligent_agent" TargetMode="External"/><Relationship Id="rId11" Type="http://schemas.openxmlformats.org/officeDocument/2006/relationships/hyperlink" Target="https://en.wikipedia.org/wiki/Large_language_model" TargetMode="External"/><Relationship Id="rId279" Type="http://schemas.openxmlformats.org/officeDocument/2006/relationships/hyperlink" Target="https://en.wikipedia.org/wiki/Organizations_of_the_Dune_universe#Thinking_machines" TargetMode="External"/><Relationship Id="rId12" Type="http://schemas.openxmlformats.org/officeDocument/2006/relationships/hyperlink" Target="https://en.wikipedia.org/wiki/Reinforcement_learning_from_human_feedback" TargetMode="External"/><Relationship Id="rId94" Type="http://schemas.openxmlformats.org/officeDocument/2006/relationships/hyperlink" Target="https://en.wikipedia.org/wiki/Technological_singularity" TargetMode="External"/><Relationship Id="rId307" Type="http://schemas.openxmlformats.org/officeDocument/2006/relationships/hyperlink" Target="https://en.wikipedia.org/wiki/Terminator_3:_Rise_of_the_Machines" TargetMode="External"/><Relationship Id="rId309" Type="http://schemas.openxmlformats.org/officeDocument/2006/relationships/hyperlink" Target="https://en.wikipedia.org/wiki/The_Matrix" TargetMode="External"/><Relationship Id="rId311" Type="http://schemas.openxmlformats.org/officeDocument/2006/relationships/hyperlink" Target="https://en.wikipedia.org/wiki/WarGames" TargetMode="External"/><Relationship Id="rId314" Type="http://schemas.openxmlformats.org/officeDocument/2006/relationships/hyperlink" Target="https://en.wikipedia.org/wiki/Wikipedia:About" TargetMode="External"/><Relationship Id="rId42" Type="http://schemas.openxmlformats.org/officeDocument/2006/relationships/hyperlink" Target="https://github.com/All-Hands-AI/OpenHands" TargetMode="External"/><Relationship Id="rId217" Type="http://schemas.openxmlformats.org/officeDocument/2006/relationships/hyperlink" Target="https://github.com/Morrison-Lab/ai-config" TargetMode="External"/><Relationship Id="rId224" Type="http://schemas.openxmlformats.org/officeDocument/2006/relationships/hyperlink" Target="https://github.com/Morrison-Lab/stats-allowlist" TargetMode="External"/><Relationship Id="rId225" Type="http://schemas.openxmlformats.org/officeDocument/2006/relationships/hyperlink" Target="https://github.com/Morrison-Lab/stats-allowlist/blob/main/allowlist.txt" TargetMode="External"/><Relationship Id="rId226" Type="http://schemas.openxmlformats.org/officeDocument/2006/relationships/hyperlink" Target="https://github.com/Morrison-Lab/stats-allowlist/blob/main/claude-allowlist.txt" TargetMode="External"/><Relationship Id="rId293" Type="http://schemas.openxmlformats.org/officeDocument/2006/relationships/hyperlink" Target="https://github.com/Morrison-Lab/stats-allowlist/pull/6" TargetMode="External"/><Relationship Id="rId182" Type="http://schemas.openxmlformats.org/officeDocument/2006/relationships/hyperlink" Target="https://github.com/Morrison-Lab/wai/blob/main/.github/copilot-instructions.md" TargetMode="External"/><Relationship Id="rId208" Type="http://schemas.openxmlformats.org/officeDocument/2006/relationships/hyperlink" Target="https://github.com/Morrison-Lab/wai/issues/102" TargetMode="External"/><Relationship Id="rId121" Type="http://schemas.openxmlformats.org/officeDocument/2006/relationships/hyperlink" Target="https://github.com/Morrison-Lab/wai/issues/207" TargetMode="External"/><Relationship Id="rId209" Type="http://schemas.openxmlformats.org/officeDocument/2006/relationships/hyperlink" Target="https://github.com/Morrison-Lab/wai/issues/227" TargetMode="External"/><Relationship Id="rId133" Type="http://schemas.openxmlformats.org/officeDocument/2006/relationships/hyperlink" Target="https://github.com/Morrison-Lab/wai/issues/244" TargetMode="External"/><Relationship Id="rId127" Type="http://schemas.openxmlformats.org/officeDocument/2006/relationships/hyperlink" Target="https://github.com/Morrison-Lab/wai/issues/247" TargetMode="External"/><Relationship Id="rId52" Type="http://schemas.openxmlformats.org/officeDocument/2006/relationships/hyperlink" Target="https://github.com/Morrison-Lab/wai/issues/94" TargetMode="External"/><Relationship Id="rId117" Type="http://schemas.openxmlformats.org/officeDocument/2006/relationships/hyperlink" Target="https://github.com/Morrison-Lab/wai/issues/98" TargetMode="External"/><Relationship Id="rId207" Type="http://schemas.openxmlformats.org/officeDocument/2006/relationships/hyperlink" Target="https://github.com/SethGammon/Citadel" TargetMode="External"/><Relationship Id="rId265" Type="http://schemas.openxmlformats.org/officeDocument/2006/relationships/hyperlink" Target="https://github.com/SethGammon/Citadel/blob/main/THREAT_MODEL.md" TargetMode="External"/><Relationship Id="rId261" Type="http://schemas.openxmlformats.org/officeDocument/2006/relationships/hyperlink" Target="https://github.com/SethGammon/Citadel/blob/main/docs/ARCHITECTURE.md" TargetMode="External"/><Relationship Id="rId263" Type="http://schemas.openxmlformats.org/officeDocument/2006/relationships/hyperlink" Target="https://github.com/SethGammon/Citadel/blob/main/docs/EXPERIMENTS.md" TargetMode="External"/><Relationship Id="rId128" Type="http://schemas.openxmlformats.org/officeDocument/2006/relationships/hyperlink" Target="https://github.com/UditAkhourii/quicksilver" TargetMode="External"/><Relationship Id="rId9" Type="http://schemas.openxmlformats.org/officeDocument/2006/relationships/hyperlink" Target="https://github.com/features/copilot/agents" TargetMode="External"/><Relationship Id="rId139" Type="http://schemas.openxmlformats.org/officeDocument/2006/relationships/hyperlink" Target="https://github.com/features/copilot/plans" TargetMode="External"/><Relationship Id="rId21" Type="http://schemas.openxmlformats.org/officeDocument/2006/relationships/hyperlink" Target="https://github.com/google-gemini/gemini-cli" TargetMode="External"/><Relationship Id="rId44" Type="http://schemas.openxmlformats.org/officeDocument/2006/relationships/hyperlink" Target="https://github.com/olimorris/codecompanion.nvim" TargetMode="External"/><Relationship Id="rId169" Type="http://schemas.openxmlformats.org/officeDocument/2006/relationships/hyperlink" Target="https://github.com/orgs/community/discussions/162826" TargetMode="External"/><Relationship Id="rId170" Type="http://schemas.openxmlformats.org/officeDocument/2006/relationships/hyperlink" Target="https://github.com/orgs/community/discussions/183966" TargetMode="External"/><Relationship Id="rId178" Type="http://schemas.openxmlformats.org/officeDocument/2006/relationships/hyperlink" Target="https://github.com/orgs/quarto-dev/discussions/6544" TargetMode="External"/><Relationship Id="rId179" Type="http://schemas.openxmlformats.org/officeDocument/2006/relationships/hyperlink" Target="https://github.com/quarto-dev/quarto-cli/issues/10587" TargetMode="External"/><Relationship Id="rId177" Type="http://schemas.openxmlformats.org/officeDocument/2006/relationships/hyperlink" Target="https://github.com/quarto-dev/quarto-cli/issues/6357" TargetMode="External"/><Relationship Id="rId24" Type="http://schemas.openxmlformats.org/officeDocument/2006/relationships/hyperlink" Target="https://gitkraken.com/kepler" TargetMode="External"/><Relationship Id="rId148" Type="http://schemas.openxmlformats.org/officeDocument/2006/relationships/hyperlink" Target="https://help.openai.com/en/articles/10500283-deep-research-faq" TargetMode="External"/><Relationship Id="rId40" Type="http://schemas.openxmlformats.org/officeDocument/2006/relationships/hyperlink" Target="https://hermes-agent.nousresearch.com/" TargetMode="External"/><Relationship Id="rId18" Type="http://schemas.openxmlformats.org/officeDocument/2006/relationships/hyperlink" Target="https://jules.google.com/" TargetMode="External"/><Relationship Id="rId276" Type="http://schemas.openxmlformats.org/officeDocument/2006/relationships/hyperlink" Target="https://jules.google.com/docs/" TargetMode="External"/><Relationship Id="rId28" Type="http://schemas.openxmlformats.org/officeDocument/2006/relationships/hyperlink" Target="https://kiro.dev/" TargetMode="External"/><Relationship Id="rId238" Type="http://schemas.openxmlformats.org/officeDocument/2006/relationships/hyperlink" Target="https://kiro.dev/docs/" TargetMode="External"/><Relationship Id="rId289" Type="http://schemas.openxmlformats.org/officeDocument/2006/relationships/hyperlink" Target="https://learn.microsoft.com/en-us/copilot/microsoft-365/faq-researcher" TargetMode="External"/><Relationship Id="rId291" Type="http://schemas.openxmlformats.org/officeDocument/2006/relationships/hyperlink" Target="https://learn.microsoft.com/en-us/microsoft-365/copilot/researcher-agent" TargetMode="External"/><Relationship Id="rId33" Type="http://schemas.openxmlformats.org/officeDocument/2006/relationships/hyperlink" Target="https://ollama.com/" TargetMode="External"/><Relationship Id="rId17" Type="http://schemas.openxmlformats.org/officeDocument/2006/relationships/hyperlink" Target="https://openai.com/codex/" TargetMode="External"/><Relationship Id="rId25" Type="http://schemas.openxmlformats.org/officeDocument/2006/relationships/hyperlink" Target="https://opencode.ai" TargetMode="External"/><Relationship Id="rId299" Type="http://schemas.openxmlformats.org/officeDocument/2006/relationships/hyperlink" Target="https://opencode.ai/docs/" TargetMode="External"/><Relationship Id="rId283" Type="http://schemas.openxmlformats.org/officeDocument/2006/relationships/hyperlink" Target="https://openreview.net/forum?id=BZ5a1r-kVsf" TargetMode="External"/><Relationship Id="rId143" Type="http://schemas.openxmlformats.org/officeDocument/2006/relationships/hyperlink" Target="https://platform.claude.com/docs/en/agents-and-tools/tool-use/web-search-tool" TargetMode="External"/><Relationship Id="rId246" Type="http://schemas.openxmlformats.org/officeDocument/2006/relationships/hyperlink" Target="https://search.library.ucdavis.edu/permalink/01UCD_INST/9fle3i/alma990000226350403126" TargetMode="External"/><Relationship Id="rId202" Type="http://schemas.openxmlformats.org/officeDocument/2006/relationships/hyperlink" Target="https://studentaffairs.ucdavis.edu/news/responsible-use-artificial-intelligence-ai" TargetMode="External"/><Relationship Id="rId142" Type="http://schemas.openxmlformats.org/officeDocument/2006/relationships/hyperlink" Target="https://support.claude.com/en/articles/11088861-use-research-on-claude" TargetMode="External"/><Relationship Id="rId244" Type="http://schemas.openxmlformats.org/officeDocument/2006/relationships/hyperlink" Target="https://support.claude.com/en/articles/11095361-when-should-i-use-web-search-extended-thinking-and-research" TargetMode="External"/><Relationship Id="rId145" Type="http://schemas.openxmlformats.org/officeDocument/2006/relationships/hyperlink" Target="https://support.google.com/gemini/answer/15719111" TargetMode="External"/><Relationship Id="rId273" Type="http://schemas.openxmlformats.org/officeDocument/2006/relationships/hyperlink" Target="https://support.google.com/gemini/answer/16275805" TargetMode="External"/><Relationship Id="rId151" Type="http://schemas.openxmlformats.org/officeDocument/2006/relationships/hyperlink" Target="https://support.microsoft.com/en-us/microsoft-365-copilot/get-started-with-researcher-in-microsoft-365-copilot" TargetMode="External"/><Relationship Id="rId152" Type="http://schemas.openxmlformats.org/officeDocument/2006/relationships/hyperlink" Target="https://support.microsoft.com/en-us/microsoft-copilot/conversation-modes-in-microsoft-copilot" TargetMode="External"/><Relationship Id="rId286" Type="http://schemas.openxmlformats.org/officeDocument/2006/relationships/hyperlink" Target="https://support.microsoft.com/en-us/microsoft-copilot/deep-research-in-microsoft-copilot" TargetMode="External"/><Relationship Id="rId189" Type="http://schemas.openxmlformats.org/officeDocument/2006/relationships/hyperlink" Target="https://ucd-serg.github.io/lab-manual/continuous-integration.html" TargetMode="External"/><Relationship Id="rId20" Type="http://schemas.openxmlformats.org/officeDocument/2006/relationships/hyperlink" Target="https://www.anthropic.com/claude-code" TargetMode="External"/><Relationship Id="rId96" Type="http://schemas.openxmlformats.org/officeDocument/2006/relationships/hyperlink" Target="https://www.anthropic.com/institute/recursive-self-improvement" TargetMode="External"/><Relationship Id="rId43" Type="http://schemas.openxmlformats.org/officeDocument/2006/relationships/hyperlink" Target="https://www.continue.dev/" TargetMode="External"/><Relationship Id="rId22" Type="http://schemas.openxmlformats.org/officeDocument/2006/relationships/hyperlink" Target="https://www.cursor.com/" TargetMode="External"/><Relationship Id="rId99" Type="http://schemas.openxmlformats.org/officeDocument/2006/relationships/hyperlink" Target="https://www.nytimes.com/2023/07/13/opinion/ai-chatgpt-consciousness-hofstadter.html" TargetMode="External"/><Relationship Id="rId154" Type="http://schemas.openxmlformats.org/officeDocument/2006/relationships/hyperlink" Target="https://www.perplexity.ai/help-center/en/articles/10738684-what-is-research-mode" TargetMode="External"/><Relationship Id="rId155" Type="http://schemas.openxmlformats.org/officeDocument/2006/relationships/hyperlink" Target="https://www.perplexity.ai/help-center/en/articles/13600190-what-s-new-in-advanced-deep-research" TargetMode="External"/><Relationship Id="rId53" Type="http://schemas.openxmlformats.org/officeDocument/2006/relationships/hyperlink" Target="https://www.reddit.com/r/AI_Agents/" TargetMode="External"/><Relationship Id="rId55" Type="http://schemas.openxmlformats.org/officeDocument/2006/relationships/hyperlink" Target="https://www.reddit.com/r/AgentsOfAI/" TargetMode="External"/><Relationship Id="rId84" Type="http://schemas.openxmlformats.org/officeDocument/2006/relationships/hyperlink" Target="https://www.reddit.com/r/ArtificialInteligence/" TargetMode="External"/><Relationship Id="rId64" Type="http://schemas.openxmlformats.org/officeDocument/2006/relationships/hyperlink" Target="https://www.reddit.com/r/AutoGPT/" TargetMode="External"/><Relationship Id="rId65" Type="http://schemas.openxmlformats.org/officeDocument/2006/relationships/hyperlink" Target="https://www.reddit.com/r/AutoGenAI/" TargetMode="External"/><Relationship Id="rId80" Type="http://schemas.openxmlformats.org/officeDocument/2006/relationships/hyperlink" Target="https://www.reddit.com/r/ChatGPT/" TargetMode="External"/><Relationship Id="rId74" Type="http://schemas.openxmlformats.org/officeDocument/2006/relationships/hyperlink" Target="https://www.reddit.com/r/ChatGPTCoding/" TargetMode="External"/><Relationship Id="rId86" Type="http://schemas.openxmlformats.org/officeDocument/2006/relationships/hyperlink" Target="https://www.reddit.com/r/ClaudeAI/" TargetMode="External"/><Relationship Id="rId73" Type="http://schemas.openxmlformats.org/officeDocument/2006/relationships/hyperlink" Target="https://www.reddit.com/r/ClaudeCode/" TargetMode="External"/><Relationship Id="rId116" Type="http://schemas.openxmlformats.org/officeDocument/2006/relationships/hyperlink" Target="https://www.reddit.com/r/ClaudeCode/comments/1vvhrfq/" TargetMode="External"/><Relationship Id="rId77" Type="http://schemas.openxmlformats.org/officeDocument/2006/relationships/hyperlink" Target="https://www.reddit.com/r/Cursor/" TargetMode="External"/><Relationship Id="rId59" Type="http://schemas.openxmlformats.org/officeDocument/2006/relationships/hyperlink" Target="https://www.reddit.com/r/LLMDevs/" TargetMode="External"/><Relationship Id="rId62" Type="http://schemas.openxmlformats.org/officeDocument/2006/relationships/hyperlink" Target="https://www.reddit.com/r/LangChain/" TargetMode="External"/><Relationship Id="rId69" Type="http://schemas.openxmlformats.org/officeDocument/2006/relationships/hyperlink" Target="https://www.reddit.com/r/LangGraph/" TargetMode="External"/><Relationship Id="rId70" Type="http://schemas.openxmlformats.org/officeDocument/2006/relationships/hyperlink" Target="https://www.reddit.com/r/LlamaIndex/" TargetMode="External"/><Relationship Id="rId87" Type="http://schemas.openxmlformats.org/officeDocument/2006/relationships/hyperlink" Target="https://www.reddit.com/r/LocalLLM/" TargetMode="External"/><Relationship Id="rId71" Type="http://schemas.openxmlformats.org/officeDocument/2006/relationships/hyperlink" Target="https://www.reddit.com/r/LocalLLaMA/" TargetMode="External"/><Relationship Id="rId82" Type="http://schemas.openxmlformats.org/officeDocument/2006/relationships/hyperlink" Target="https://www.reddit.com/r/MachineLearning/" TargetMode="External"/><Relationship Id="rId83" Type="http://schemas.openxmlformats.org/officeDocument/2006/relationships/hyperlink" Target="https://www.reddit.com/r/OpenAI/" TargetMode="External"/><Relationship Id="rId68" Type="http://schemas.openxmlformats.org/officeDocument/2006/relationships/hyperlink" Target="https://www.reddit.com/r/PydanticAI/" TargetMode="External"/><Relationship Id="rId76" Type="http://schemas.openxmlformats.org/officeDocument/2006/relationships/hyperlink" Target="https://www.reddit.com/r/VibeCodeDevs/" TargetMode="External"/><Relationship Id="rId54" Type="http://schemas.openxmlformats.org/officeDocument/2006/relationships/hyperlink" Target="https://www.reddit.com/r/aiagents/" TargetMode="External"/><Relationship Id="rId85" Type="http://schemas.openxmlformats.org/officeDocument/2006/relationships/hyperlink" Target="https://www.reddit.com/r/artificial/" TargetMode="External"/><Relationship Id="rId56" Type="http://schemas.openxmlformats.org/officeDocument/2006/relationships/hyperlink" Target="https://www.reddit.com/r/automation/" TargetMode="External"/><Relationship Id="rId66" Type="http://schemas.openxmlformats.org/officeDocument/2006/relationships/hyperlink" Target="https://www.reddit.com/r/crewai/" TargetMode="External"/><Relationship Id="rId60" Type="http://schemas.openxmlformats.org/officeDocument/2006/relationships/hyperlink" Target="https://www.reddit.com/r/mcp/" TargetMode="External"/><Relationship Id="rId61" Type="http://schemas.openxmlformats.org/officeDocument/2006/relationships/hyperlink" Target="https://www.reddit.com/r/modelcontextprotocol/" TargetMode="External"/><Relationship Id="rId63" Type="http://schemas.openxmlformats.org/officeDocument/2006/relationships/hyperlink" Target="https://www.reddit.com/r/n8n/" TargetMode="External"/><Relationship Id="rId81" Type="http://schemas.openxmlformats.org/officeDocument/2006/relationships/hyperlink" Target="https://www.reddit.com/r/singularity/" TargetMode="External"/><Relationship Id="rId75" Type="http://schemas.openxmlformats.org/officeDocument/2006/relationships/hyperlink" Target="https://www.reddit.com/r/vibecoding/" TargetMode="External"/><Relationship Id="rId259" Type="http://schemas.openxmlformats.org/officeDocument/2006/relationships/hyperlink" Target="https://www.youtube.com/watch?v=B1BdQcJ2ZYY" TargetMode="External"/><Relationship Id="rId305" Type="http://schemas.openxmlformats.org/officeDocument/2006/relationships/hyperlink" Target="https://www.youtube.com/watch?v=HTlf3KNNez0" TargetMode="External"/><Relationship Id="rId281" Type="http://schemas.openxmlformats.org/officeDocument/2006/relationships/hyperlink" Target="https://www.youtube.com/watch?v=dIP-4Mc6ZfA" TargetMode="External"/><Relationship Id="rId35" Type="http://schemas.openxmlformats.org/officeDocument/2006/relationships/hyperlink" Target="local-models.qmd#sec-ai-offline" TargetMode="External"/><Relationship Id="rId26" Type="http://schemas.openxmlformats.org/officeDocument/2006/relationships/hyperlink" Target="local-models.qmd#sec-ai-opencode-ollama" TargetMode="External"/><Relationship Id="rId90" Type="http://schemas.openxmlformats.org/officeDocument/2006/relationships/hyperlink" Target="pr-workflow-with-agents.qmd#sec-invalidate-ai-review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gent-architecture.qmd#sec-ai-harness-landscape" TargetMode="External"/><Relationship Id="rId210" Type="http://schemas.openxmlformats.org/officeDocument/2006/relationships/hyperlink" Target="agent-architecture.qmd#sec-ai-harnesses" TargetMode="External"/><Relationship Id="rId213" Type="http://schemas.openxmlformats.org/officeDocument/2006/relationships/hyperlink" Target="agent-customization.qmd#sec-ai-agent-skills" TargetMode="External"/><Relationship Id="rId206" Type="http://schemas.openxmlformats.org/officeDocument/2006/relationships/hyperlink" Target="agent-customization.qmd#sec-ai-customization" TargetMode="External"/><Relationship Id="rId160" Type="http://schemas.openxmlformats.org/officeDocument/2006/relationships/hyperlink" Target="agent-customization.qmd#sec-ai-gemini-spend-management" TargetMode="External"/><Relationship Id="rId227" Type="http://schemas.openxmlformats.org/officeDocument/2006/relationships/hyperlink" Target="agent-customization.qmd#sec-claude-network-access" TargetMode="External"/><Relationship Id="rId36" Type="http://schemas.openxmlformats.org/officeDocument/2006/relationships/hyperlink" Target="agent-orchestration.qmd#sec-orch-when" TargetMode="External"/><Relationship Id="rId159" Type="http://schemas.openxmlformats.org/officeDocument/2006/relationships/hyperlink" Target="grok-bot-and-alternatives.qmd#sec-ai-collaborative-workspaces" TargetMode="External"/><Relationship Id="rId37" Type="http://schemas.openxmlformats.org/officeDocument/2006/relationships/hyperlink" Target="grok-bot-and-alternatives.qmd#sec-grok-bot-category" TargetMode="External"/><Relationship Id="rId146" Type="http://schemas.openxmlformats.org/officeDocument/2006/relationships/hyperlink" Target="https://ai.google.dev/gemini-api/docs/deep-research" TargetMode="External"/><Relationship Id="rId23" Type="http://schemas.openxmlformats.org/officeDocument/2006/relationships/hyperlink" Target="https://aider.chat/" TargetMode="External"/><Relationship Id="rId19" Type="http://schemas.openxmlformats.org/officeDocument/2006/relationships/hyperlink" Target="https://antigravity.google/" TargetMode="External"/><Relationship Id="rId271" Type="http://schemas.openxmlformats.org/officeDocument/2006/relationships/hyperlink" Target="https://blog.google/innovation-and-ai/models-and-research/gemini-models/next-generation-gemini-deep-research/" TargetMode="External"/><Relationship Id="rId27" Type="http://schemas.openxmlformats.org/officeDocument/2006/relationships/hyperlink" Target="https://cline.bot/" TargetMode="External"/><Relationship Id="rId240" Type="http://schemas.openxmlformats.org/officeDocument/2006/relationships/hyperlink" Target="https://code.claude.com/docs/en/cloud-environments" TargetMode="External"/><Relationship Id="rId13" Type="http://schemas.openxmlformats.org/officeDocument/2006/relationships/hyperlink" Target="https://cs336.stanford.edu/" TargetMode="External"/><Relationship Id="rId257" Type="http://schemas.openxmlformats.org/officeDocument/2006/relationships/hyperlink" Target="https://cursor.com/docs/cloud-agent" TargetMode="External"/><Relationship Id="rId149" Type="http://schemas.openxmlformats.org/officeDocument/2006/relationships/hyperlink" Target="https://developers.openai.com/api/docs/guides/deep-research" TargetMode="External"/><Relationship Id="rId31" Type="http://schemas.openxmlformats.org/officeDocument/2006/relationships/hyperlink" Target="https://devin.ai/" TargetMode="External"/><Relationship Id="rId255" Type="http://schemas.openxmlformats.org/officeDocument/2006/relationships/hyperlink" Target="https://docs.devin.ai/get-started/devin-intro" TargetMode="External"/><Relationship Id="rId190" Type="http://schemas.openxmlformats.org/officeDocument/2006/relationships/hyperlink" Target="https://docs.github.com/en/actions" TargetMode="External"/><Relationship Id="rId171" Type="http://schemas.openxmlformats.org/officeDocument/2006/relationships/hyperlink" Target="https://docs.github.com/en/copilot/how-tos/use-copilot-agents/coding-agent" TargetMode="External"/><Relationship Id="rId140" Type="http://schemas.openxmlformats.org/officeDocument/2006/relationships/hyperlink" Target="https://docs.github.com/en/copilot/how-tos/use-copilot-agents/coding-agent/customize-the-agent-environment#preinstalling-tools-or-dependencies-in-copilots-environment" TargetMode="External"/><Relationship Id="rId222" Type="http://schemas.openxmlformats.org/officeDocument/2006/relationships/hyperlink" Target="https://docs.github.com/en/copilot/how-tos/use-copilot-agents/coding-agent/customize-the-agent-firewall" TargetMode="External"/><Relationship Id="rId220" Type="http://schemas.openxmlformats.org/officeDocument/2006/relationships/hyperlink" Target="https://docs.github.com/en/copilot/reference/copilot-allowlist-reference" TargetMode="External"/><Relationship Id="rId269" Type="http://schemas.openxmlformats.org/officeDocument/2006/relationships/hyperlink" Target="https://docs.github.com/en/pages/getting-started-with-github-pages/what-is-github-pages" TargetMode="External"/><Relationship Id="rId30" Type="http://schemas.openxmlformats.org/officeDocument/2006/relationships/hyperlink" Target="https://docs.openhands.dev/" TargetMode="External"/><Relationship Id="rId156" Type="http://schemas.openxmlformats.org/officeDocument/2006/relationships/hyperlink" Target="https://docs.perplexity.ai/docs/sonar/models/sonar-deep-research" TargetMode="External"/><Relationship Id="rId29" Type="http://schemas.openxmlformats.org/officeDocument/2006/relationships/hyperlink" Target="https://docs.warp.dev/" TargetMode="External"/><Relationship Id="rId235" Type="http://schemas.openxmlformats.org/officeDocument/2006/relationships/hyperlink" Target="https://en.wikipedia.org/wiki/2001:_A_Space_Odyssey_(film)" TargetMode="External"/><Relationship Id="rId10" Type="http://schemas.openxmlformats.org/officeDocument/2006/relationships/hyperlink" Target="https://en.wikipedia.org/wiki/AI-assisted_software_development" TargetMode="External"/><Relationship Id="rId15" Type="http://schemas.openxmlformats.org/officeDocument/2006/relationships/hyperlink" Target="https://en.wikipedia.org/wiki/AI_agent" TargetMode="External"/><Relationship Id="rId196" Type="http://schemas.openxmlformats.org/officeDocument/2006/relationships/hyperlink" Target="https://en.wikipedia.org/wiki/Agent_(The_Matrix)" TargetMode="External"/><Relationship Id="rId248" Type="http://schemas.openxmlformats.org/officeDocument/2006/relationships/hyperlink" Target="https://en.wikipedia.org/wiki/Battlestar_Galactica_(2004_TV_series)" TargetMode="External"/><Relationship Id="rId250" Type="http://schemas.openxmlformats.org/officeDocument/2006/relationships/hyperlink" Target="https://en.wikipedia.org/wiki/Blade_Runner" TargetMode="External"/><Relationship Id="rId252" Type="http://schemas.openxmlformats.org/officeDocument/2006/relationships/hyperlink" Target="https://en.wikipedia.org/wiki/Ender%27s_Game" TargetMode="External"/><Relationship Id="rId93" Type="http://schemas.openxmlformats.org/officeDocument/2006/relationships/hyperlink" Target="https://en.wikipedia.org/wiki/Intelligent_agent" TargetMode="External"/><Relationship Id="rId11" Type="http://schemas.openxmlformats.org/officeDocument/2006/relationships/hyperlink" Target="https://en.wikipedia.org/wiki/Large_language_model" TargetMode="External"/><Relationship Id="rId279" Type="http://schemas.openxmlformats.org/officeDocument/2006/relationships/hyperlink" Target="https://en.wikipedia.org/wiki/Organizations_of_the_Dune_universe#Thinking_machines" TargetMode="External"/><Relationship Id="rId12" Type="http://schemas.openxmlformats.org/officeDocument/2006/relationships/hyperlink" Target="https://en.wikipedia.org/wiki/Reinforcement_learning_from_human_feedback" TargetMode="External"/><Relationship Id="rId94" Type="http://schemas.openxmlformats.org/officeDocument/2006/relationships/hyperlink" Target="https://en.wikipedia.org/wiki/Technological_singularity" TargetMode="External"/><Relationship Id="rId307" Type="http://schemas.openxmlformats.org/officeDocument/2006/relationships/hyperlink" Target="https://en.wikipedia.org/wiki/Terminator_3:_Rise_of_the_Machines" TargetMode="External"/><Relationship Id="rId309" Type="http://schemas.openxmlformats.org/officeDocument/2006/relationships/hyperlink" Target="https://en.wikipedia.org/wiki/The_Matrix" TargetMode="External"/><Relationship Id="rId311" Type="http://schemas.openxmlformats.org/officeDocument/2006/relationships/hyperlink" Target="https://en.wikipedia.org/wiki/WarGames" TargetMode="External"/><Relationship Id="rId314" Type="http://schemas.openxmlformats.org/officeDocument/2006/relationships/hyperlink" Target="https://en.wikipedia.org/wiki/Wikipedia:About" TargetMode="External"/><Relationship Id="rId42" Type="http://schemas.openxmlformats.org/officeDocument/2006/relationships/hyperlink" Target="https://github.com/All-Hands-AI/OpenHands" TargetMode="External"/><Relationship Id="rId217" Type="http://schemas.openxmlformats.org/officeDocument/2006/relationships/hyperlink" Target="https://github.com/Morrison-Lab/ai-config" TargetMode="External"/><Relationship Id="rId224" Type="http://schemas.openxmlformats.org/officeDocument/2006/relationships/hyperlink" Target="https://github.com/Morrison-Lab/stats-allowlist" TargetMode="External"/><Relationship Id="rId225" Type="http://schemas.openxmlformats.org/officeDocument/2006/relationships/hyperlink" Target="https://github.com/Morrison-Lab/stats-allowlist/blob/main/allowlist.txt" TargetMode="External"/><Relationship Id="rId226" Type="http://schemas.openxmlformats.org/officeDocument/2006/relationships/hyperlink" Target="https://github.com/Morrison-Lab/stats-allowlist/blob/main/claude-allowlist.txt" TargetMode="External"/><Relationship Id="rId293" Type="http://schemas.openxmlformats.org/officeDocument/2006/relationships/hyperlink" Target="https://github.com/Morrison-Lab/stats-allowlist/pull/6" TargetMode="External"/><Relationship Id="rId182" Type="http://schemas.openxmlformats.org/officeDocument/2006/relationships/hyperlink" Target="https://github.com/Morrison-Lab/wai/blob/main/.github/copilot-instructions.md" TargetMode="External"/><Relationship Id="rId208" Type="http://schemas.openxmlformats.org/officeDocument/2006/relationships/hyperlink" Target="https://github.com/Morrison-Lab/wai/issues/102" TargetMode="External"/><Relationship Id="rId121" Type="http://schemas.openxmlformats.org/officeDocument/2006/relationships/hyperlink" Target="https://github.com/Morrison-Lab/wai/issues/207" TargetMode="External"/><Relationship Id="rId209" Type="http://schemas.openxmlformats.org/officeDocument/2006/relationships/hyperlink" Target="https://github.com/Morrison-Lab/wai/issues/227" TargetMode="External"/><Relationship Id="rId133" Type="http://schemas.openxmlformats.org/officeDocument/2006/relationships/hyperlink" Target="https://github.com/Morrison-Lab/wai/issues/244" TargetMode="External"/><Relationship Id="rId127" Type="http://schemas.openxmlformats.org/officeDocument/2006/relationships/hyperlink" Target="https://github.com/Morrison-Lab/wai/issues/247" TargetMode="External"/><Relationship Id="rId52" Type="http://schemas.openxmlformats.org/officeDocument/2006/relationships/hyperlink" Target="https://github.com/Morrison-Lab/wai/issues/94" TargetMode="External"/><Relationship Id="rId117" Type="http://schemas.openxmlformats.org/officeDocument/2006/relationships/hyperlink" Target="https://github.com/Morrison-Lab/wai/issues/98" TargetMode="External"/><Relationship Id="rId207" Type="http://schemas.openxmlformats.org/officeDocument/2006/relationships/hyperlink" Target="https://github.com/SethGammon/Citadel" TargetMode="External"/><Relationship Id="rId265" Type="http://schemas.openxmlformats.org/officeDocument/2006/relationships/hyperlink" Target="https://github.com/SethGammon/Citadel/blob/main/THREAT_MODEL.md" TargetMode="External"/><Relationship Id="rId261" Type="http://schemas.openxmlformats.org/officeDocument/2006/relationships/hyperlink" Target="https://github.com/SethGammon/Citadel/blob/main/docs/ARCHITECTURE.md" TargetMode="External"/><Relationship Id="rId263" Type="http://schemas.openxmlformats.org/officeDocument/2006/relationships/hyperlink" Target="https://github.com/SethGammon/Citadel/blob/main/docs/EXPERIMENTS.md" TargetMode="External"/><Relationship Id="rId128" Type="http://schemas.openxmlformats.org/officeDocument/2006/relationships/hyperlink" Target="https://github.com/UditAkhourii/quicksilver" TargetMode="External"/><Relationship Id="rId9" Type="http://schemas.openxmlformats.org/officeDocument/2006/relationships/hyperlink" Target="https://github.com/features/copilot/agents" TargetMode="External"/><Relationship Id="rId139" Type="http://schemas.openxmlformats.org/officeDocument/2006/relationships/hyperlink" Target="https://github.com/features/copilot/plans" TargetMode="External"/><Relationship Id="rId21" Type="http://schemas.openxmlformats.org/officeDocument/2006/relationships/hyperlink" Target="https://github.com/google-gemini/gemini-cli" TargetMode="External"/><Relationship Id="rId44" Type="http://schemas.openxmlformats.org/officeDocument/2006/relationships/hyperlink" Target="https://github.com/olimorris/codecompanion.nvim" TargetMode="External"/><Relationship Id="rId169" Type="http://schemas.openxmlformats.org/officeDocument/2006/relationships/hyperlink" Target="https://github.com/orgs/community/discussions/162826" TargetMode="External"/><Relationship Id="rId170" Type="http://schemas.openxmlformats.org/officeDocument/2006/relationships/hyperlink" Target="https://github.com/orgs/community/discussions/183966" TargetMode="External"/><Relationship Id="rId178" Type="http://schemas.openxmlformats.org/officeDocument/2006/relationships/hyperlink" Target="https://github.com/orgs/quarto-dev/discussions/6544" TargetMode="External"/><Relationship Id="rId179" Type="http://schemas.openxmlformats.org/officeDocument/2006/relationships/hyperlink" Target="https://github.com/quarto-dev/quarto-cli/issues/10587" TargetMode="External"/><Relationship Id="rId177" Type="http://schemas.openxmlformats.org/officeDocument/2006/relationships/hyperlink" Target="https://github.com/quarto-dev/quarto-cli/issues/6357" TargetMode="External"/><Relationship Id="rId24" Type="http://schemas.openxmlformats.org/officeDocument/2006/relationships/hyperlink" Target="https://gitkraken.com/kepler" TargetMode="External"/><Relationship Id="rId148" Type="http://schemas.openxmlformats.org/officeDocument/2006/relationships/hyperlink" Target="https://help.openai.com/en/articles/10500283-deep-research-faq" TargetMode="External"/><Relationship Id="rId40" Type="http://schemas.openxmlformats.org/officeDocument/2006/relationships/hyperlink" Target="https://hermes-agent.nousresearch.com/" TargetMode="External"/><Relationship Id="rId18" Type="http://schemas.openxmlformats.org/officeDocument/2006/relationships/hyperlink" Target="https://jules.google.com/" TargetMode="External"/><Relationship Id="rId276" Type="http://schemas.openxmlformats.org/officeDocument/2006/relationships/hyperlink" Target="https://jules.google.com/docs/" TargetMode="External"/><Relationship Id="rId28" Type="http://schemas.openxmlformats.org/officeDocument/2006/relationships/hyperlink" Target="https://kiro.dev/" TargetMode="External"/><Relationship Id="rId238" Type="http://schemas.openxmlformats.org/officeDocument/2006/relationships/hyperlink" Target="https://kiro.dev/docs/" TargetMode="External"/><Relationship Id="rId289" Type="http://schemas.openxmlformats.org/officeDocument/2006/relationships/hyperlink" Target="https://learn.microsoft.com/en-us/copilot/microsoft-365/faq-researcher" TargetMode="External"/><Relationship Id="rId291" Type="http://schemas.openxmlformats.org/officeDocument/2006/relationships/hyperlink" Target="https://learn.microsoft.com/en-us/microsoft-365/copilot/researcher-agent" TargetMode="External"/><Relationship Id="rId33" Type="http://schemas.openxmlformats.org/officeDocument/2006/relationships/hyperlink" Target="https://ollama.com/" TargetMode="External"/><Relationship Id="rId17" Type="http://schemas.openxmlformats.org/officeDocument/2006/relationships/hyperlink" Target="https://openai.com/codex/" TargetMode="External"/><Relationship Id="rId25" Type="http://schemas.openxmlformats.org/officeDocument/2006/relationships/hyperlink" Target="https://opencode.ai" TargetMode="External"/><Relationship Id="rId299" Type="http://schemas.openxmlformats.org/officeDocument/2006/relationships/hyperlink" Target="https://opencode.ai/docs/" TargetMode="External"/><Relationship Id="rId283" Type="http://schemas.openxmlformats.org/officeDocument/2006/relationships/hyperlink" Target="https://openreview.net/forum?id=BZ5a1r-kVsf" TargetMode="External"/><Relationship Id="rId143" Type="http://schemas.openxmlformats.org/officeDocument/2006/relationships/hyperlink" Target="https://platform.claude.com/docs/en/agents-and-tools/tool-use/web-search-tool" TargetMode="External"/><Relationship Id="rId246" Type="http://schemas.openxmlformats.org/officeDocument/2006/relationships/hyperlink" Target="https://search.library.ucdavis.edu/permalink/01UCD_INST/9fle3i/alma990000226350403126" TargetMode="External"/><Relationship Id="rId202" Type="http://schemas.openxmlformats.org/officeDocument/2006/relationships/hyperlink" Target="https://studentaffairs.ucdavis.edu/news/responsible-use-artificial-intelligence-ai" TargetMode="External"/><Relationship Id="rId142" Type="http://schemas.openxmlformats.org/officeDocument/2006/relationships/hyperlink" Target="https://support.claude.com/en/articles/11088861-use-research-on-claude" TargetMode="External"/><Relationship Id="rId244" Type="http://schemas.openxmlformats.org/officeDocument/2006/relationships/hyperlink" Target="https://support.claude.com/en/articles/11095361-when-should-i-use-web-search-extended-thinking-and-research" TargetMode="External"/><Relationship Id="rId145" Type="http://schemas.openxmlformats.org/officeDocument/2006/relationships/hyperlink" Target="https://support.google.com/gemini/answer/15719111" TargetMode="External"/><Relationship Id="rId273" Type="http://schemas.openxmlformats.org/officeDocument/2006/relationships/hyperlink" Target="https://support.google.com/gemini/answer/16275805" TargetMode="External"/><Relationship Id="rId151" Type="http://schemas.openxmlformats.org/officeDocument/2006/relationships/hyperlink" Target="https://support.microsoft.com/en-us/microsoft-365-copilot/get-started-with-researcher-in-microsoft-365-copilot" TargetMode="External"/><Relationship Id="rId152" Type="http://schemas.openxmlformats.org/officeDocument/2006/relationships/hyperlink" Target="https://support.microsoft.com/en-us/microsoft-copilot/conversation-modes-in-microsoft-copilot" TargetMode="External"/><Relationship Id="rId286" Type="http://schemas.openxmlformats.org/officeDocument/2006/relationships/hyperlink" Target="https://support.microsoft.com/en-us/microsoft-copilot/deep-research-in-microsoft-copilot" TargetMode="External"/><Relationship Id="rId189" Type="http://schemas.openxmlformats.org/officeDocument/2006/relationships/hyperlink" Target="https://ucd-serg.github.io/lab-manual/continuous-integration.html" TargetMode="External"/><Relationship Id="rId20" Type="http://schemas.openxmlformats.org/officeDocument/2006/relationships/hyperlink" Target="https://www.anthropic.com/claude-code" TargetMode="External"/><Relationship Id="rId96" Type="http://schemas.openxmlformats.org/officeDocument/2006/relationships/hyperlink" Target="https://www.anthropic.com/institute/recursive-self-improvement" TargetMode="External"/><Relationship Id="rId43" Type="http://schemas.openxmlformats.org/officeDocument/2006/relationships/hyperlink" Target="https://www.continue.dev/" TargetMode="External"/><Relationship Id="rId22" Type="http://schemas.openxmlformats.org/officeDocument/2006/relationships/hyperlink" Target="https://www.cursor.com/" TargetMode="External"/><Relationship Id="rId99" Type="http://schemas.openxmlformats.org/officeDocument/2006/relationships/hyperlink" Target="https://www.nytimes.com/2023/07/13/opinion/ai-chatgpt-consciousness-hofstadter.html" TargetMode="External"/><Relationship Id="rId154" Type="http://schemas.openxmlformats.org/officeDocument/2006/relationships/hyperlink" Target="https://www.perplexity.ai/help-center/en/articles/10738684-what-is-research-mode" TargetMode="External"/><Relationship Id="rId155" Type="http://schemas.openxmlformats.org/officeDocument/2006/relationships/hyperlink" Target="https://www.perplexity.ai/help-center/en/articles/13600190-what-s-new-in-advanced-deep-research" TargetMode="External"/><Relationship Id="rId53" Type="http://schemas.openxmlformats.org/officeDocument/2006/relationships/hyperlink" Target="https://www.reddit.com/r/AI_Agents/" TargetMode="External"/><Relationship Id="rId55" Type="http://schemas.openxmlformats.org/officeDocument/2006/relationships/hyperlink" Target="https://www.reddit.com/r/AgentsOfAI/" TargetMode="External"/><Relationship Id="rId84" Type="http://schemas.openxmlformats.org/officeDocument/2006/relationships/hyperlink" Target="https://www.reddit.com/r/ArtificialInteligence/" TargetMode="External"/><Relationship Id="rId64" Type="http://schemas.openxmlformats.org/officeDocument/2006/relationships/hyperlink" Target="https://www.reddit.com/r/AutoGPT/" TargetMode="External"/><Relationship Id="rId65" Type="http://schemas.openxmlformats.org/officeDocument/2006/relationships/hyperlink" Target="https://www.reddit.com/r/AutoGenAI/" TargetMode="External"/><Relationship Id="rId80" Type="http://schemas.openxmlformats.org/officeDocument/2006/relationships/hyperlink" Target="https://www.reddit.com/r/ChatGPT/" TargetMode="External"/><Relationship Id="rId74" Type="http://schemas.openxmlformats.org/officeDocument/2006/relationships/hyperlink" Target="https://www.reddit.com/r/ChatGPTCoding/" TargetMode="External"/><Relationship Id="rId86" Type="http://schemas.openxmlformats.org/officeDocument/2006/relationships/hyperlink" Target="https://www.reddit.com/r/ClaudeAI/" TargetMode="External"/><Relationship Id="rId73" Type="http://schemas.openxmlformats.org/officeDocument/2006/relationships/hyperlink" Target="https://www.reddit.com/r/ClaudeCode/" TargetMode="External"/><Relationship Id="rId116" Type="http://schemas.openxmlformats.org/officeDocument/2006/relationships/hyperlink" Target="https://www.reddit.com/r/ClaudeCode/comments/1vvhrfq/" TargetMode="External"/><Relationship Id="rId77" Type="http://schemas.openxmlformats.org/officeDocument/2006/relationships/hyperlink" Target="https://www.reddit.com/r/Cursor/" TargetMode="External"/><Relationship Id="rId59" Type="http://schemas.openxmlformats.org/officeDocument/2006/relationships/hyperlink" Target="https://www.reddit.com/r/LLMDevs/" TargetMode="External"/><Relationship Id="rId62" Type="http://schemas.openxmlformats.org/officeDocument/2006/relationships/hyperlink" Target="https://www.reddit.com/r/LangChain/" TargetMode="External"/><Relationship Id="rId69" Type="http://schemas.openxmlformats.org/officeDocument/2006/relationships/hyperlink" Target="https://www.reddit.com/r/LangGraph/" TargetMode="External"/><Relationship Id="rId70" Type="http://schemas.openxmlformats.org/officeDocument/2006/relationships/hyperlink" Target="https://www.reddit.com/r/LlamaIndex/" TargetMode="External"/><Relationship Id="rId87" Type="http://schemas.openxmlformats.org/officeDocument/2006/relationships/hyperlink" Target="https://www.reddit.com/r/LocalLLM/" TargetMode="External"/><Relationship Id="rId71" Type="http://schemas.openxmlformats.org/officeDocument/2006/relationships/hyperlink" Target="https://www.reddit.com/r/LocalLLaMA/" TargetMode="External"/><Relationship Id="rId82" Type="http://schemas.openxmlformats.org/officeDocument/2006/relationships/hyperlink" Target="https://www.reddit.com/r/MachineLearning/" TargetMode="External"/><Relationship Id="rId83" Type="http://schemas.openxmlformats.org/officeDocument/2006/relationships/hyperlink" Target="https://www.reddit.com/r/OpenAI/" TargetMode="External"/><Relationship Id="rId68" Type="http://schemas.openxmlformats.org/officeDocument/2006/relationships/hyperlink" Target="https://www.reddit.com/r/PydanticAI/" TargetMode="External"/><Relationship Id="rId76" Type="http://schemas.openxmlformats.org/officeDocument/2006/relationships/hyperlink" Target="https://www.reddit.com/r/VibeCodeDevs/" TargetMode="External"/><Relationship Id="rId54" Type="http://schemas.openxmlformats.org/officeDocument/2006/relationships/hyperlink" Target="https://www.reddit.com/r/aiagents/" TargetMode="External"/><Relationship Id="rId85" Type="http://schemas.openxmlformats.org/officeDocument/2006/relationships/hyperlink" Target="https://www.reddit.com/r/artificial/" TargetMode="External"/><Relationship Id="rId56" Type="http://schemas.openxmlformats.org/officeDocument/2006/relationships/hyperlink" Target="https://www.reddit.com/r/automation/" TargetMode="External"/><Relationship Id="rId66" Type="http://schemas.openxmlformats.org/officeDocument/2006/relationships/hyperlink" Target="https://www.reddit.com/r/crewai/" TargetMode="External"/><Relationship Id="rId60" Type="http://schemas.openxmlformats.org/officeDocument/2006/relationships/hyperlink" Target="https://www.reddit.com/r/mcp/" TargetMode="External"/><Relationship Id="rId61" Type="http://schemas.openxmlformats.org/officeDocument/2006/relationships/hyperlink" Target="https://www.reddit.com/r/modelcontextprotocol/" TargetMode="External"/><Relationship Id="rId63" Type="http://schemas.openxmlformats.org/officeDocument/2006/relationships/hyperlink" Target="https://www.reddit.com/r/n8n/" TargetMode="External"/><Relationship Id="rId81" Type="http://schemas.openxmlformats.org/officeDocument/2006/relationships/hyperlink" Target="https://www.reddit.com/r/singularity/" TargetMode="External"/><Relationship Id="rId75" Type="http://schemas.openxmlformats.org/officeDocument/2006/relationships/hyperlink" Target="https://www.reddit.com/r/vibecoding/" TargetMode="External"/><Relationship Id="rId259" Type="http://schemas.openxmlformats.org/officeDocument/2006/relationships/hyperlink" Target="https://www.youtube.com/watch?v=B1BdQcJ2ZYY" TargetMode="External"/><Relationship Id="rId305" Type="http://schemas.openxmlformats.org/officeDocument/2006/relationships/hyperlink" Target="https://www.youtube.com/watch?v=HTlf3KNNez0" TargetMode="External"/><Relationship Id="rId281" Type="http://schemas.openxmlformats.org/officeDocument/2006/relationships/hyperlink" Target="https://www.youtube.com/watch?v=dIP-4Mc6ZfA" TargetMode="External"/><Relationship Id="rId35" Type="http://schemas.openxmlformats.org/officeDocument/2006/relationships/hyperlink" Target="local-models.qmd#sec-ai-offline" TargetMode="External"/><Relationship Id="rId26" Type="http://schemas.openxmlformats.org/officeDocument/2006/relationships/hyperlink" Target="local-models.qmd#sec-ai-opencode-ollama" TargetMode="External"/><Relationship Id="rId90" Type="http://schemas.openxmlformats.org/officeDocument/2006/relationships/hyperlink" Target="pr-workflow-with-agents.qmd#sec-invalidate-ai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Agents</dc:title>
  <dc:creator/>
  <cp:keywords/>
  <dcterms:created xsi:type="dcterms:W3CDTF">2026-10-12T06:57:37Z</dcterms:created>
  <dcterms:modified xsi:type="dcterms:W3CDTF">2026-10-12T06:57:37Z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