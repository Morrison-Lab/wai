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for Math and Statistics</w:t>
      </w:r>
    </w:p>
    <w:p>
      <w:pPr>
        <w:pStyle w:val="Date"/>
      </w:pPr>
      <w:del w:id="1" w:author="PR Preview" w:date="2026-01-01T00:00:00Z">
        <w:r>
          <w:delText xml:space="preserve">Last modified: 2026-10-11 00:50:44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23:50:51 (PDT)</w:t>
        </w:r>
      </w:ins>
    </w:p>
    <w:p>
      <w:pPr>
        <w:pStyle w:val="FirstParagraph"/>
      </w:pPr>
      <w:r>
        <w:t xml:space="preserve">This chapter collects notes on language models applied to mathematical</w:t>
      </w:r>
      <w:r>
        <w:t xml:space="preserve"> </w:t>
      </w:r>
      <w:r>
        <w:t xml:space="preserve">and statistical reasoning, which is the part of an AI assistant’s work a statistics lab</w:t>
      </w:r>
      <w:r>
        <w:t xml:space="preserve"> </w:t>
      </w:r>
      <w:r>
        <w:t xml:space="preserve">leans on most when a derivation, a proof step, or a numerical check is at</w:t>
      </w:r>
      <w:r>
        <w:t xml:space="preserve"> </w:t>
      </w:r>
      <w:r>
        <w:t xml:space="preserve">stake.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resources and benchmark suites reviewed here evolve quickly.</w:t>
            </w:r>
            <w:r>
              <w:t xml:space="preserve"> </w:t>
            </w:r>
            <w:r>
              <w:t xml:space="preserve">Entry counts, cataloged models, and benchmark references quoted below</w:t>
            </w:r>
            <w:r>
              <w:t xml:space="preserve"> </w:t>
            </w:r>
            <w:r>
              <w:t xml:space="preserve">reflect the ecosystem as surveyed on 2026-09-01 and will drift.</w:t>
            </w:r>
            <w:r>
              <w:t xml:space="preserve"> </w:t>
            </w:r>
            <w:r>
              <w:t xml:space="preserve">Re-check primary sources before relying on specific entries.</w:t>
            </w:r>
          </w:p>
          <w:p/>
        </w:tc>
      </w:tr>
    </w:tbl>
    <w:bookmarkStart w:id="14" w:name="sec-ai-math-reasoning"/>
    <w:p>
      <w:pPr>
        <w:pStyle w:val="Heading1"/>
      </w:pPr>
      <w:r>
        <w:t xml:space="preserve">1. Search-Time Compute and Verified Reasoning</w:t>
      </w:r>
    </w:p>
    <w:p>
      <w:pPr>
        <w:pStyle w:val="FirstParagraph"/>
      </w:pPr>
      <w:r>
        <w:t xml:space="preserve">The landscape of AI for mathematics and statistics has evolved rapidly from</w:t>
      </w:r>
      <w:r>
        <w:t xml:space="preserve"> </w:t>
      </w:r>
      <w:r>
        <w:t xml:space="preserve">token prediction to test-time search and verified reasoning.</w:t>
      </w:r>
      <w:r>
        <w:t xml:space="preserve"> </w:t>
      </w:r>
      <w:r>
        <w:t xml:space="preserve">Modern reasoning models combine deep chain-of-thought generation with</w:t>
      </w:r>
      <w:r>
        <w:t xml:space="preserve"> </w:t>
      </w:r>
      <w:r>
        <w:t xml:space="preserve">symbolic computing tools, formal theorem provers, and search algorithms</w:t>
      </w:r>
      <w:r>
        <w:t xml:space="preserve"> </w:t>
      </w:r>
      <w:r>
        <w:t xml:space="preserve">to solve complex analytical and statistical problems.</w:t>
      </w:r>
    </w:p>
    <w:p>
      <w:pPr>
        <w:pStyle w:val="BodyText"/>
      </w:pPr>
      <w:r>
        <w:t xml:space="preserve">Traditional large language models often struggle with multi-step arithmetic,</w:t>
      </w:r>
      <w:r>
        <w:t xml:space="preserve"> </w:t>
      </w:r>
      <w:r>
        <w:t xml:space="preserve">algebraic manipulation, and rigorous proof construction because standard</w:t>
      </w:r>
      <w:r>
        <w:t xml:space="preserve"> </w:t>
      </w:r>
      <w:r>
        <w:t xml:space="preserve">autoregressive decoding lacks backtracking and error correction.</w:t>
      </w:r>
    </w:p>
    <w:p>
      <w:pPr>
        <w:pStyle w:val="BodyText"/>
      </w:pPr>
      <w:r>
        <w:t xml:space="preserve">Recent research demonstrates that test-time compute scaling dramatically enhances</w:t>
      </w:r>
      <w:r>
        <w:t xml:space="preserve"> </w:t>
      </w:r>
      <w:r>
        <w:t xml:space="preserve">mathematical problem-solving: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MCTS and Step-Level Verification</w:t>
      </w:r>
      <w:r>
        <w:t xml:space="preserve">:</w:t>
      </w:r>
      <w:r>
        <w:t xml:space="preserve"> </w:t>
      </w:r>
      <w:r>
        <w:t xml:space="preserve">Architectures like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rStar-Math</w:t>
        </w:r>
      </w:hyperlink>
      <w:r>
        <w:t xml:space="preserve"> </w:t>
      </w:r>
      <w:r>
        <w:t xml:space="preserve">(Microsoft Research, 2025) apply</w:t>
      </w:r>
      <w:r>
        <w:t xml:space="preserve"> </w:t>
      </w:r>
      <w:r>
        <w:t xml:space="preserve">Monte Carlo Tree Search (MCTS) with step-level Process Reward Models (PRMs).</w:t>
      </w:r>
      <w:r>
        <w:t xml:space="preserve"> </w:t>
      </w:r>
      <w:r>
        <w:t xml:space="preserve">By generating multiple candidate trajectories, evaluating each step with</w:t>
      </w:r>
      <w:r>
        <w:t xml:space="preserve"> </w:t>
      </w:r>
      <w:r>
        <w:t xml:space="preserve">a reward model, and exploring alternative branches upon encountering dead ends,</w:t>
      </w:r>
      <w:r>
        <w:t xml:space="preserve"> </w:t>
      </w:r>
      <w:r>
        <w:t xml:space="preserve">small language models (SLMs such as</w:t>
      </w:r>
      <w:r>
        <w:t xml:space="preserve"> </w:t>
      </w:r>
      <w:r>
        <w:rPr>
          <w:rStyle w:val="VerbatimChar"/>
        </w:rPr>
        <w:t xml:space="preserve">Qwen2.5-Math-7B</w:t>
      </w:r>
      <w:r>
        <w:t xml:space="preserve">) can achieve accuracy on</w:t>
      </w:r>
      <w:r>
        <w:t xml:space="preserve"> </w:t>
      </w:r>
      <w:r>
        <w:t xml:space="preserve">competition benchmarks that previously required models with hundreds of billions of parameters.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Code-Augmented Symbolic Execution</w:t>
      </w:r>
      <w:r>
        <w:t xml:space="preserve">:</w:t>
      </w:r>
      <w:r>
        <w:t xml:space="preserve"> </w:t>
      </w:r>
      <w:r>
        <w:t xml:space="preserve">Rather than performing mental arithmetic or symbolic integration directly</w:t>
      </w:r>
      <w:r>
        <w:t xml:space="preserve"> </w:t>
      </w:r>
      <w:r>
        <w:t xml:space="preserve">in natural language tokens, effective mathematical agents generate executable</w:t>
      </w:r>
      <w:r>
        <w:t xml:space="preserve"> </w:t>
      </w:r>
      <w:r>
        <w:t xml:space="preserve">Python (using libraries such as</w:t>
      </w:r>
      <w:r>
        <w:t xml:space="preserve"> </w:t>
      </w:r>
      <w:hyperlink r:id="rId13">
        <w:r>
          <w:rPr>
            <w:rStyle w:val="Hyperlink"/>
          </w:rPr>
          <w:t xml:space="preserve">SymPy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) or R code.</w:t>
      </w:r>
      <w:r>
        <w:t xml:space="preserve"> </w:t>
      </w:r>
      <w:r>
        <w:t xml:space="preserve">The execution output acts as an exact ground-truth oracle, eliminating</w:t>
      </w:r>
      <w:r>
        <w:t xml:space="preserve"> </w:t>
      </w:r>
      <w:r>
        <w:t xml:space="preserve">arithmetic calculation mistakes and confirming intermediate algebraic steps.</w:t>
      </w:r>
    </w:p>
    <w:bookmarkEnd w:id="14"/>
    <w:bookmarkStart w:id="16" w:name="sec-ai-math-benchmarks"/>
    <w:p>
      <w:pPr>
        <w:pStyle w:val="Heading1"/>
      </w:pPr>
      <w:r>
        <w:t xml:space="preserve">2. Benchmark Taxonomy and Model Evaluation</w:t>
      </w:r>
    </w:p>
    <w:p>
      <w:pPr>
        <w:pStyle w:val="FirstParagraph"/>
      </w:pPr>
      <w:r>
        <w:t xml:space="preserve">The mathematical AI ecosystem utilizes a tiered benchmark hierarchy to assess</w:t>
      </w:r>
      <w:r>
        <w:t xml:space="preserve"> </w:t>
      </w:r>
      <w:r>
        <w:t xml:space="preserve">reasoning capability across varying levels of abstraction: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 Tier</w:t>
            </w:r>
          </w:p>
        </w:tc>
        <w:tc>
          <w:tcPr/>
          <w:p>
            <w:pPr>
              <w:pStyle w:val="Compact"/>
            </w:pPr>
            <w:r>
              <w:t xml:space="preserve">Target Competencies</w:t>
            </w:r>
          </w:p>
        </w:tc>
        <w:tc>
          <w:tcPr/>
          <w:p>
            <w:pPr>
              <w:pStyle w:val="Compact"/>
            </w:pPr>
            <w:r>
              <w:t xml:space="preserve">Key Benchmarks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Grade School &amp; High School</w:t>
            </w:r>
          </w:p>
        </w:tc>
        <w:tc>
          <w:tcPr/>
          <w:p>
            <w:pPr>
              <w:pStyle w:val="Compact"/>
            </w:pPr>
            <w:r>
              <w:t xml:space="preserve">Arithmetic, multi-step word problems, basic 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GSM8K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MATH-500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Competition &amp; University</w:t>
            </w:r>
          </w:p>
        </w:tc>
        <w:tc>
          <w:tcPr/>
          <w:p>
            <w:pPr>
              <w:pStyle w:val="Compact"/>
            </w:pPr>
            <w:r>
              <w:t xml:space="preserve">Non-routine problem solving, combinatorics, number theory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AMC 10/12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OlympiadBench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Putnam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MMLU-Pro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Formal Theorem Proving</w:t>
            </w:r>
          </w:p>
        </w:tc>
        <w:tc>
          <w:tcPr/>
          <w:p>
            <w:pPr>
              <w:pStyle w:val="Compact"/>
            </w:pPr>
            <w:r>
              <w:t xml:space="preserve">Syntactically verifiable proofs in formal proof assistants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Lean 4</w:t>
              </w:r>
            </w:hyperlink>
            <w:r>
              <w:t xml:space="preserve">, Isabelle, Coq,</w:t>
            </w:r>
            <w:r>
              <w:t xml:space="preserve"> </w:t>
            </w:r>
            <w:r>
              <w:rPr>
                <w:rStyle w:val="VerbatimChar"/>
              </w:rPr>
              <w:t xml:space="preserve">MiniF2F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ProofNet</w:t>
            </w:r>
          </w:p>
        </w:tc>
      </w:tr>
    </w:tbl>
    <w:p>
      <w:pPr>
        <w:pStyle w:val="BodyText"/>
      </w:pPr>
      <w:r>
        <w:t xml:space="preserve">Frontier reasoning models achieve high scores on competition-level examinations</w:t>
      </w:r>
      <w:r>
        <w:t xml:space="preserve"> </w:t>
      </w:r>
      <w:r>
        <w:t xml:space="preserve">by spending adaptive reasoning compute before generating final answers: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Proprietary Frontier</w:t>
      </w:r>
      <w:r>
        <w:t xml:space="preserve">: OpenAI o1/o3-mini, Claude 3.7 Sonnet, and Claude Sonnet 4.5 (with extended thinking).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Open-Weight Reasoning</w:t>
      </w:r>
      <w:r>
        <w:t xml:space="preserve">: DeepSeek-R1 and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Specialized Mathematical Weights</w:t>
      </w:r>
      <w:r>
        <w:t xml:space="preserve">:</w:t>
      </w:r>
      <w:r>
        <w:t xml:space="preserve"> </w:t>
      </w:r>
      <w:r>
        <w:rPr>
          <w:rStyle w:val="VerbatimChar"/>
        </w:rPr>
        <w:t xml:space="preserve">Qwen2.5-Math-72B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NuminaMath</w:t>
      </w:r>
      <w:r>
        <w:t xml:space="preserve">.</w:t>
      </w:r>
    </w:p>
    <w:bookmarkEnd w:id="16"/>
    <w:bookmarkStart w:id="22" w:name="sec-math-awesome-list"/>
    <w:p>
      <w:pPr>
        <w:pStyle w:val="Heading1"/>
      </w:pPr>
      <w:r>
        <w:t xml:space="preserve">3. Curated Reading List: Awesome-Math-LLM</w:t>
      </w:r>
    </w:p>
    <w:p>
      <w:pPr>
        <w:pStyle w:val="FirstParagraph"/>
      </w:pPr>
      <w:hyperlink r:id="rId17">
        <w:r>
          <w:rPr>
            <w:rStyle w:val="VerbatimChar"/>
          </w:rPr>
          <w:t xml:space="preserve">doublelei/Awesome-Math-LLM</w:t>
        </w:r>
      </w:hyperlink>
      <w:r>
        <w:t xml:space="preserve"> </w:t>
      </w:r>
      <w:r>
        <w:t xml:space="preserve">is an MIT-licensed, community-curated directory of resources on large language</w:t>
      </w:r>
      <w:r>
        <w:t xml:space="preserve"> </w:t>
      </w:r>
      <w:r>
        <w:t xml:space="preserve">models for mathematics: surveys, techniques, models, benchmarks, and tools.</w:t>
      </w:r>
      <w:r>
        <w:t xml:space="preserve"> </w:t>
      </w:r>
      <w:r>
        <w:t xml:space="preserve">The notes below reflect its catalog as surveyed on 2026-09-01,</w:t>
      </w:r>
      <w:r>
        <w:t xml:space="preserve"> </w:t>
      </w:r>
      <w:r>
        <w:t xml:space="preserve">when it carried over 310 papers and code repositories.</w:t>
      </w:r>
    </w:p>
    <w:bookmarkStart w:id="19" w:name="what-it-covers"/>
    <w:p>
      <w:pPr>
        <w:pStyle w:val="Heading2"/>
      </w:pPr>
      <w:r>
        <w:t xml:space="preserve">3.1 What it covers</w:t>
      </w:r>
    </w:p>
    <w:p>
      <w:pPr>
        <w:pStyle w:val="FirstParagraph"/>
      </w:pPr>
      <w:r>
        <w:t xml:space="preserve">The repository is organized into seven core areas: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Surveys and overviews</w:t>
      </w:r>
      <w:r>
        <w:t xml:space="preserve">, led by the March 2025 survey on mathematical reasoning and optimization with LLMs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arXiv:2503.17726</w:t>
        </w:r>
      </w:hyperlink>
      <w:r>
        <w:t xml:space="preserve">),</w:t>
      </w:r>
      <w:r>
        <w:t xml:space="preserve"> </w:t>
      </w:r>
      <w:r>
        <w:t xml:space="preserve">which the list names as its key foundational survey.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Mathematical tasks</w:t>
      </w:r>
      <w:r>
        <w:t xml:space="preserve">, from number representation and arithmetic</w:t>
      </w:r>
      <w:r>
        <w:t xml:space="preserve"> </w:t>
      </w:r>
      <w:r>
        <w:t xml:space="preserve">through word problems, competition math, and formal theorem proving.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Reasoning techniques</w:t>
      </w:r>
      <w:r>
        <w:t xml:space="preserve">: chain-of-thought prompting,</w:t>
      </w:r>
      <w:r>
        <w:t xml:space="preserve"> </w:t>
      </w:r>
      <w:r>
        <w:t xml:space="preserve">search and planning (MCTS), reinforcement learning and process reward modeling (PRMs),</w:t>
      </w:r>
      <w:r>
        <w:t xml:space="preserve"> </w:t>
      </w:r>
      <w:r>
        <w:t xml:space="preserve">self-improvement, tool use, and symbolic solver integration.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Multimodal mathematical reasoning</w:t>
      </w:r>
      <w:r>
        <w:t xml:space="preserve">, covering visual geometry and chart interpretation.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Specialized models</w:t>
      </w:r>
      <w:r>
        <w:t xml:space="preserve">: domain-specialized weights</w:t>
      </w:r>
      <w:r>
        <w:t xml:space="preserve"> </w:t>
      </w:r>
      <w:r>
        <w:t xml:space="preserve">(</w:t>
      </w:r>
      <w:r>
        <w:rPr>
          <w:rStyle w:val="VerbatimChar"/>
        </w:rPr>
        <w:t xml:space="preserve">DeepSeekMath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Qwen2.5-Math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Llemma</w:t>
      </w:r>
      <w:r>
        <w:t xml:space="preserve">, Minerva) and general reasoning architectures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rStar-Math</w:t>
      </w:r>
      <w:r>
        <w:t xml:space="preserve">, DeepSeek-R1, OpenAI o1,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Datasets and benchmarks</w:t>
      </w:r>
      <w:r>
        <w:t xml:space="preserve">, spanning elementary arithmetic (</w:t>
      </w:r>
      <w:r>
        <w:rPr>
          <w:rStyle w:val="VerbatimChar"/>
        </w:rPr>
        <w:t xml:space="preserve">GSM8K</w:t>
      </w:r>
      <w:r>
        <w:t xml:space="preserve">),</w:t>
      </w:r>
      <w:r>
        <w:t xml:space="preserve"> </w:t>
      </w:r>
      <w:r>
        <w:t xml:space="preserve">competition problem sets (</w:t>
      </w:r>
      <w:r>
        <w:rPr>
          <w:rStyle w:val="VerbatimChar"/>
        </w:rPr>
        <w:t xml:space="preserve">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AIME</w:t>
      </w:r>
      <w:r>
        <w:t xml:space="preserve">), and formal verification corpora (</w:t>
      </w:r>
      <w:r>
        <w:rPr>
          <w:rStyle w:val="VerbatimChar"/>
        </w:rPr>
        <w:t xml:space="preserve">MiniF2F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ProofNet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Interactive Provers and Tooling</w:t>
      </w:r>
      <w:r>
        <w:t xml:space="preserve">: pairing evaluation frameworks (</w:t>
      </w:r>
      <w:r>
        <w:rPr>
          <w:rStyle w:val="VerbatimChar"/>
        </w:rPr>
        <w:t xml:space="preserve">OpenCompass</w:t>
      </w:r>
      <w:r>
        <w:t xml:space="preserve">)</w:t>
      </w:r>
      <w:r>
        <w:t xml:space="preserve"> </w:t>
      </w:r>
      <w:r>
        <w:t xml:space="preserve">with formal proof assistants (</w:t>
      </w:r>
      <w:hyperlink r:id="rId15">
        <w:r>
          <w:rPr>
            <w:rStyle w:val="Hyperlink"/>
          </w:rPr>
          <w:t xml:space="preserve">Lean 4</w:t>
        </w:r>
      </w:hyperlink>
      <w:r>
        <w:t xml:space="preserve">, Isabelle, Coq).</w:t>
      </w:r>
    </w:p>
    <w:bookmarkEnd w:id="19"/>
    <w:bookmarkStart w:id="20" w:name="what-to-read-with-care"/>
    <w:p>
      <w:pPr>
        <w:pStyle w:val="Heading2"/>
      </w:pPr>
      <w:r>
        <w:t xml:space="preserve">3.2 What to read with care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t xml:space="preserve">“Recent Highlights”</w:t>
      </w:r>
      <w:r>
        <w:t xml:space="preserve"> </w:t>
      </w:r>
      <w:r>
        <w:t xml:space="preserve">block at the top carries the maintainer’s own note</w:t>
      </w:r>
      <w:r>
        <w:t xml:space="preserve"> </w:t>
      </w:r>
      <w:r>
        <w:t xml:space="preserve">that its dates</w:t>
      </w:r>
      <w:r>
        <w:t xml:space="preserve"> </w:t>
      </w:r>
      <w:r>
        <w:t xml:space="preserve">“appear to be futuristic”</w:t>
      </w:r>
      <w:r>
        <w:t xml:space="preserve">,</w:t>
      </w:r>
      <w:r>
        <w:t xml:space="preserve"> </w:t>
      </w:r>
      <w:r>
        <w:t xml:space="preserve">so treat a date there as unreliable until checked against the primary paper.</w:t>
      </w:r>
    </w:p>
    <w:p>
      <w:pPr>
        <w:pStyle w:val="Compact"/>
        <w:numPr>
          <w:ilvl w:val="0"/>
          <w:numId w:val="1004"/>
        </w:numPr>
      </w:pPr>
      <w:r>
        <w:t xml:space="preserve">Several entries appear under more than one section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AlphaGeometry</w:t>
      </w:r>
      <w:r>
        <w:t xml:space="preserve"> </w:t>
      </w:r>
      <w:r>
        <w:t xml:space="preserve">under both geometry and competition math, for instance),</w:t>
      </w:r>
      <w:r>
        <w:t xml:space="preserve"> </w:t>
      </w:r>
      <w:r>
        <w:t xml:space="preserve">which is deliberate cross-listing rather than an error.</w:t>
      </w:r>
    </w:p>
    <w:p>
      <w:pPr>
        <w:pStyle w:val="Compact"/>
        <w:numPr>
          <w:ilvl w:val="0"/>
          <w:numId w:val="1004"/>
        </w:numPr>
      </w:pPr>
      <w:r>
        <w:t xml:space="preserve">The list records what exists rather than ranking what works:</w:t>
      </w:r>
      <w:r>
        <w:t xml:space="preserve"> </w:t>
      </w:r>
      <w:r>
        <w:t xml:space="preserve">it makes no qualitative recommendations,</w:t>
      </w:r>
      <w:r>
        <w:t xml:space="preserve"> </w:t>
      </w:r>
      <w:r>
        <w:t xml:space="preserve">so the benchmark section is the place to start when evaluating model accuracy.</w:t>
      </w:r>
    </w:p>
    <w:bookmarkEnd w:id="20"/>
    <w:bookmarkStart w:id="21" w:name="reading-guidance-for-research-labs"/>
    <w:p>
      <w:pPr>
        <w:pStyle w:val="Heading2"/>
      </w:pPr>
      <w:r>
        <w:t xml:space="preserve">3.3 Reading Guidance for Research Labs</w:t>
      </w:r>
    </w:p>
    <w:p>
      <w:pPr>
        <w:pStyle w:val="FirstParagraph"/>
      </w:pPr>
      <w:r>
        <w:t xml:space="preserve">For a computational and statistical laboratory, the repository serves as an architectural index: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 Selection for Analytical Derivations</w:t>
      </w:r>
      <w:r>
        <w:t xml:space="preserve">:</w:t>
      </w:r>
      <w:r>
        <w:t xml:space="preserve"> </w:t>
      </w:r>
      <w:r>
        <w:t xml:space="preserve">The reasoning and math-specialized model categories allow matching tasks to models</w:t>
      </w:r>
      <w:r>
        <w:t xml:space="preserve"> </w:t>
      </w:r>
      <w:r>
        <w:t xml:space="preserve">with verified benchmark performance on similar algebraic complexity.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Diagnosing Arithmetic Failures</w:t>
      </w:r>
      <w:r>
        <w:t xml:space="preserve">:</w:t>
      </w:r>
      <w:r>
        <w:t xml:space="preserve"> </w:t>
      </w:r>
      <w:r>
        <w:t xml:space="preserve">The number-representation literature explains why pure autoregressive decoding fails on tokenized digits,</w:t>
      </w:r>
      <w:r>
        <w:t xml:space="preserve"> </w:t>
      </w:r>
      <w:r>
        <w:t xml:space="preserve">motivating execution-backed tool patterns (such as executing R or Python subprocesses).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Formal Verification Horizons</w:t>
      </w:r>
      <w:r>
        <w:t xml:space="preserve">:</w:t>
      </w:r>
      <w:r>
        <w:t xml:space="preserve"> </w:t>
      </w:r>
      <w:r>
        <w:t xml:space="preserve">The interactive theorem proving resources indicate the direction towards mechanically</w:t>
      </w:r>
      <w:r>
        <w:t xml:space="preserve"> </w:t>
      </w:r>
      <w:r>
        <w:t xml:space="preserve">verified mathematical proofs in statistical theory.</w:t>
      </w:r>
    </w:p>
    <w:bookmarkEnd w:id="21"/>
    <w:bookmarkEnd w:id="22"/>
    <w:bookmarkStart w:id="23" w:name="sec-ai-math-guidance"/>
    <w:p>
      <w:pPr>
        <w:pStyle w:val="Heading1"/>
      </w:pPr>
      <w:r>
        <w:t xml:space="preserve">4. Practical Guidance for Mathematics and Statistics</w:t>
      </w:r>
    </w:p>
    <w:p>
      <w:pPr>
        <w:pStyle w:val="FirstParagraph"/>
      </w:pPr>
      <w:r>
        <w:t xml:space="preserve">When using AI agents for mathematical derivation and statistical analysis: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 Code Execution for Verification</w:t>
      </w:r>
      <w:r>
        <w:t xml:space="preserve">:</w:t>
      </w:r>
      <w:r>
        <w:t xml:space="preserve"> </w:t>
      </w:r>
      <w:r>
        <w:t xml:space="preserve">Always prompt agents to formulate algebraic steps in symbolic engines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SymPy</w:t>
        </w:r>
      </w:hyperlink>
      <w:r>
        <w:t xml:space="preserve">, Maxima) or verify numerical results through simulation in R or Python.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Beware of Hallucinated Lemmas</w:t>
      </w:r>
      <w:r>
        <w:t xml:space="preserve">:</w:t>
      </w:r>
      <w:r>
        <w:t xml:space="preserve"> </w:t>
      </w:r>
      <w:r>
        <w:t xml:space="preserve">Language models can assert non-existent mathematical theorems or cite</w:t>
      </w:r>
      <w:r>
        <w:t xml:space="preserve"> </w:t>
      </w:r>
      <w:r>
        <w:t xml:space="preserve">fabricated lemmas with high confidence.</w:t>
      </w:r>
      <w:r>
        <w:t xml:space="preserve"> </w:t>
      </w:r>
      <w:r>
        <w:t xml:space="preserve">Require agents to write out complete, self-contained proofs without appealing</w:t>
      </w:r>
      <w:r>
        <w:t xml:space="preserve"> </w:t>
      </w:r>
      <w:r>
        <w:t xml:space="preserve">to unverified named theorems.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 Monte Carlo Simulation for Statistical Validation</w:t>
      </w:r>
      <w:r>
        <w:t xml:space="preserve">:</w:t>
      </w:r>
      <w:r>
        <w:t xml:space="preserve"> </w:t>
      </w:r>
      <w:r>
        <w:t xml:space="preserve">For complex estimators or unfamiliar statistical distributions, instruct</w:t>
      </w:r>
      <w:r>
        <w:t xml:space="preserve"> </w:t>
      </w:r>
      <w:r>
        <w:t xml:space="preserve">the agent to implement a Monte Carlo simulation verifying empirical bias,</w:t>
      </w:r>
      <w:r>
        <w:t xml:space="preserve"> </w:t>
      </w:r>
      <w:r>
        <w:t xml:space="preserve">variance, and asymptotic normality against theoretical claims.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Formal Verification in Research</w:t>
      </w:r>
      <w:r>
        <w:t xml:space="preserve">:</w:t>
      </w:r>
      <w:r>
        <w:t xml:space="preserve"> </w:t>
      </w:r>
      <w:r>
        <w:t xml:space="preserve">For foundational mathematics and critical proof pipelines, consider</w:t>
      </w:r>
      <w:r>
        <w:t xml:space="preserve"> </w:t>
      </w:r>
      <w:r>
        <w:t xml:space="preserve">formalizing results in interactive theorem provers such as</w:t>
      </w:r>
      <w:r>
        <w:t xml:space="preserve"> </w:t>
      </w:r>
      <w:hyperlink r:id="rId15">
        <w:r>
          <w:rPr>
            <w:rStyle w:val="Hyperlink"/>
          </w:rPr>
          <w:t xml:space="preserve">Lean 4</w:t>
        </w:r>
      </w:hyperlink>
      <w:r>
        <w:t xml:space="preserve">,</w:t>
      </w:r>
      <w:r>
        <w:t xml:space="preserve"> </w:t>
      </w:r>
      <w:r>
        <w:t xml:space="preserve">where proofs are mechanically verified by an axiomatic kernel.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2" Type="http://schemas.openxmlformats.org/officeDocument/2006/relationships/hyperlink" Target="https://arxiv.org/abs/2501.04519" TargetMode="External"/><Relationship Id="rId18" Type="http://schemas.openxmlformats.org/officeDocument/2006/relationships/hyperlink" Target="https://arxiv.org/abs/2503.17726" TargetMode="External"/><Relationship Id="rId17" Type="http://schemas.openxmlformats.org/officeDocument/2006/relationships/hyperlink" Target="https://github.com/doublelei/Awesome-Math-LLM" TargetMode="External"/><Relationship Id="rId15" Type="http://schemas.openxmlformats.org/officeDocument/2006/relationships/hyperlink" Target="https://lean-lang.org/" TargetMode="External"/><Relationship Id="rId13" Type="http://schemas.openxmlformats.org/officeDocument/2006/relationships/hyperlink" Target="https://www.sympy.org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arxiv.org/abs/2501.04519" TargetMode="External"/><Relationship Id="rId18" Type="http://schemas.openxmlformats.org/officeDocument/2006/relationships/hyperlink" Target="https://arxiv.org/abs/2503.17726" TargetMode="External"/><Relationship Id="rId17" Type="http://schemas.openxmlformats.org/officeDocument/2006/relationships/hyperlink" Target="https://github.com/doublelei/Awesome-Math-LLM" TargetMode="External"/><Relationship Id="rId15" Type="http://schemas.openxmlformats.org/officeDocument/2006/relationships/hyperlink" Target="https://lean-lang.org/" TargetMode="External"/><Relationship Id="rId13" Type="http://schemas.openxmlformats.org/officeDocument/2006/relationships/hyperlink" Target="https://www.sympy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Math and Statistics</dc:title>
  <dc:creator/>
  <cp:keywords/>
  <dcterms:created xsi:type="dcterms:W3CDTF">2026-10-12T06:56:59Z</dcterms:created>
  <dcterms:modified xsi:type="dcterms:W3CDTF">2026-10-12T06:56:59Z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