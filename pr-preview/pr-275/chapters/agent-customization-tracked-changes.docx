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del w:id="3" w:author="PR Preview" w:date="2026-01-01T00:00:00Z">
        <w:r>
          <w:delText xml:space="preserve">For details,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see the</w:delText>
        </w:r>
      </w:del>
      <w:del w:id="6" w:author="PR Preview" w:date="2026-01-01T00:00:00Z">
        <w:r>
          <w:delText xml:space="preserve"> </w:delText>
        </w:r>
      </w:del>
      <w:hyperlink r:id="rId260">
        <w:del w:id="7" w:author="PR Preview" w:date="2026-01-01T00:00:00Z">
          <w:r>
            <w:rPr>
              <w:rStyle w:val="Hyperlink"/>
            </w:rPr>
            <w:delText xml:space="preserve">Claude Code on the web documentation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the</w:delText>
        </w:r>
      </w:del>
      <w:del w:id="10" w:author="PR Preview" w:date="2026-01-01T00:00:00Z">
        <w:r>
          <w:delText xml:space="preserve"> </w:delText>
        </w:r>
      </w:del>
      <w:hyperlink r:id="rId261">
        <w:del w:id="11" w:author="PR Preview" w:date="2026-01-01T00:00:00Z">
          <w:r>
            <w:rPr>
              <w:rStyle w:val="Hyperlink"/>
            </w:rPr>
            <w:delText xml:space="preserve">slash command reference</w:delText>
          </w:r>
        </w:del>
      </w:hyperlink>
      <w:del w:id="12" w:author="PR Preview" w:date="2026-01-01T00:00:00Z">
        <w:r>
          <w:delText xml:space="preserve">.</w:delText>
        </w:r>
      </w:del>
    </w:p>
    <w:p>
      <w:pPr>
        <w:pStyle w:val="BodyText"/>
      </w:pPr>
      <w:ins w:id="13" w:author="PR Preview" w:date="2026-01-01T00:00:00Z">
        <w:r>
          <w:t xml:space="preserve">For details,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see the</w:t>
        </w:r>
      </w:ins>
      <w:ins w:id="16" w:author="PR Preview" w:date="2026-01-01T00:00:00Z">
        <w:r>
          <w:t xml:space="preserve"> </w:t>
        </w:r>
      </w:ins>
      <w:hyperlink r:id="rId260">
        <w:ins w:id="17" w:author="PR Preview" w:date="2026-01-01T00:00:00Z">
          <w:r>
            <w:rPr>
              <w:rStyle w:val="Hyperlink"/>
            </w:rPr>
            <w:t xml:space="preserve">Claude Code on the web documentation</w:t>
          </w:r>
        </w:ins>
      </w:hyperlink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 the</w:t>
        </w:r>
      </w:ins>
      <w:ins w:id="20" w:author="PR Preview" w:date="2026-01-01T00:00:00Z">
        <w:r>
          <w:t xml:space="preserve"> </w:t>
        </w:r>
      </w:ins>
      <w:hyperlink r:id="rId261">
        <w:ins w:id="21" w:author="PR Preview" w:date="2026-01-01T00:00:00Z">
          <w:r>
            <w:rPr>
              <w:rStyle w:val="Hyperlink"/>
            </w:rPr>
            <w:t xml:space="preserve">slash command reference</w:t>
          </w:r>
        </w:ins>
      </w:hyperlink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same documentation covers</w:t>
        </w:r>
      </w:ins>
      <w:ins w:id="25" w:author="PR Preview" w:date="2026-01-01T00:00:00Z">
        <w:r>
          <w:t xml:space="preserve"> </w:t>
        </w:r>
      </w:ins>
      <w:hyperlink r:id="rId262">
        <w:ins w:id="26" w:author="PR Preview" w:date="2026-01-01T00:00:00Z">
          <w:r>
            <w:rPr>
              <w:rStyle w:val="Hyperlink"/>
            </w:rPr>
            <w:t xml:space="preserve">auto-fixing pull requests</w:t>
          </w:r>
        </w:ins>
      </w:hyperlink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where a cloud session watches a pull request’s failing checks and review comments,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pushes the fixes it is confident in,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asks before acting on ambiguous requests.</w:t>
        </w:r>
      </w:ins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78" Type="http://schemas.openxmlformats.org/officeDocument/2006/relationships/image" Target="media/rId78.png"/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_rels/footnotes.xml.rels><?xml version='1.0' encoding='UTF-8' standalone='yes'?>
<Relationships xmlns="http://schemas.openxmlformats.org/package/2006/relationships"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2026-10-12T06:56:32Z</dcterms:created>
  <dcterms:modified xsi:type="dcterms:W3CDTF">2026-10-12T06:56:32Z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