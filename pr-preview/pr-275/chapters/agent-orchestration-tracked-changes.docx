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rPr>
            <w:b/>
            <w:bCs/>
          </w:rPr>
          <w:delText xml:space="preserve">The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w:del w:id="5" w:author="PR Preview" w:date="2026-01-01T00:00:00Z">
        <w:r>
          <w:rPr>
            <w:rStyle w:val="VerbatimChar"/>
            <w:b/>
            <w:bCs/>
          </w:rPr>
          <w:delText xml:space="preserve">Workflow</w:delText>
        </w:r>
      </w:del>
      <w:del w:id="6" w:author="PR Preview" w:date="2026-01-01T00:00:00Z">
        <w:r>
          <w:rPr>
            <w:b/>
            <w:bCs/>
          </w:rP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fan-out tool</w:delText>
        </w:r>
      </w:del>
      <w:del w:id="8" w:author="PR Preview" w:date="2026-01-01T00:00:00Z">
        <w:r>
          <w:delText xml:space="preserve">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 deterministic script that spreads work across many agents in parallel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(for example, one reviewer per dimension of a pull request),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token budgets and verification stages built in.</w:delText>
        </w:r>
      </w:del>
    </w:p>
    <w:p>
      <w:pPr>
        <w:pStyle w:val="Compact"/>
        <w:numPr>
          <w:ilvl w:val="0"/>
          <w:numId w:val="1002"/>
        </w:numPr>
      </w:pPr>
      <w:ins w:id="15" w:author="PR Preview" w:date="2026-01-01T00:00:00Z">
        <w:r>
          <w:rPr>
            <w:b/>
            <w:bCs/>
          </w:rPr>
          <w:t xml:space="preserve">The</w:t>
        </w:r>
      </w:ins>
      <w:ins w:id="16" w:author="PR Preview" w:date="2026-01-01T00:00:00Z">
        <w:r>
          <w:rPr>
            <w:b/>
            <w:bCs/>
          </w:rPr>
          <w:t xml:space="preserve"> </w:t>
        </w:r>
      </w:ins>
      <w:ins w:id="17" w:author="PR Preview" w:date="2026-01-01T00:00:00Z">
        <w:r>
          <w:rPr>
            <w:rStyle w:val="VerbatimChar"/>
            <w:b/>
            <w:bCs/>
          </w:rPr>
          <w:t xml:space="preserve">Workflow</w:t>
        </w:r>
      </w:ins>
      <w:ins w:id="18" w:author="PR Preview" w:date="2026-01-01T00:00:00Z">
        <w:r>
          <w:rPr>
            <w:b/>
            <w:bCs/>
          </w:rP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fan-out tool</w:t>
        </w:r>
      </w:ins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 deterministic script that spreads work across many agents in parallel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(for example, one reviewer per dimension of a pull request),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with token budgets and verification stages built in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(see Claude Code’s</w:t>
        </w:r>
      </w:ins>
      <w:ins w:id="29" w:author="PR Preview" w:date="2026-01-01T00:00:00Z">
        <w:r>
          <w:t xml:space="preserve"> </w:t>
        </w:r>
      </w:ins>
      <w:hyperlink r:id="rId15">
        <w:ins w:id="30" w:author="PR Preview" w:date="2026-01-01T00:00:00Z">
          <w:r>
            <w:rPr>
              <w:rStyle w:val="Hyperlink"/>
            </w:rPr>
            <w:t xml:space="preserve">dynamic workflows documentation</w:t>
          </w:r>
        </w:ins>
      </w:hyperlink>
      <w:ins w:id="3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2026-10-12T06:56:50Z</dcterms:created>
  <dcterms:modified xsi:type="dcterms:W3CDTF">2026-10-12T06:56:50Z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