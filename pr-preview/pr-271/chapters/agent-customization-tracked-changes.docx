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Configuring and Extending Agents</w:t>
      </w:r>
    </w:p>
    <w:p>
      <w:pPr>
        <w:pStyle w:val="Date"/>
      </w:pPr>
      <w:del w:id="1" w:author="PR Preview" w:date="2026-01-01T00:00:00Z">
        <w:r>
          <w:delText xml:space="preserve">Last modified: 2026-10-12 00:37:16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02:02:35 (PDT)</w:t>
        </w:r>
      </w:ins>
    </w:p>
    <w:p>
      <w:pPr>
        <w:pStyle w:val="FirstParagraph"/>
      </w:pPr>
      <w:r>
        <w:t xml:space="preserve">Coding agents adapt to a project through configuration files,</w:t>
      </w:r>
      <w:r>
        <w:t xml:space="preserve"> </w:t>
      </w:r>
      <w:r>
        <w:t xml:space="preserve">instruction prompts, tool definitions, and plugins.</w:t>
      </w:r>
      <w:r>
        <w:t xml:space="preserve"> </w:t>
      </w:r>
      <w:r>
        <w:t xml:space="preserve">This chapter explains how to configure agent environments,</w:t>
      </w:r>
      <w:r>
        <w:t xml:space="preserve"> </w:t>
      </w:r>
      <w:r>
        <w:t xml:space="preserve">install project-level instructions,</w:t>
      </w:r>
      <w:r>
        <w:t xml:space="preserve"> </w:t>
      </w:r>
      <w:r>
        <w:t xml:space="preserve">author and share Agent Skills (</w:t>
      </w:r>
      <w:r>
        <w:rPr>
          <w:rStyle w:val="VerbatimChar"/>
        </w:rPr>
        <w:t xml:space="preserve">SKILL.md</w:t>
      </w:r>
      <w:r>
        <w:t xml:space="preserve">),</w:t>
      </w:r>
      <w:r>
        <w:t xml:space="preserve"> </w:t>
      </w:r>
      <w:r>
        <w:t xml:space="preserve">connect external capabilities via the Model Context Protocol (MCP),</w:t>
      </w:r>
      <w:r>
        <w:t xml:space="preserve"> </w:t>
      </w:r>
      <w:r>
        <w:t xml:space="preserve">structure agent plugins,</w:t>
      </w:r>
      <w:r>
        <w:t xml:space="preserve"> </w:t>
      </w:r>
      <w:r>
        <w:t xml:space="preserve">and use advanced developer extensions like Magic Context, Conductor,</w:t>
      </w:r>
      <w:r>
        <w:t xml:space="preserve"> </w:t>
      </w:r>
      <w:r>
        <w:t xml:space="preserve">and the Antigravity Python SDK.</w:t>
      </w:r>
    </w:p>
    <w:bookmarkStart w:id="22" w:name="sec-ai-copilot-settings"/>
    <w:p>
      <w:pPr>
        <w:pStyle w:val="Heading1"/>
      </w:pPr>
      <w:r>
        <w:t xml:space="preserve">1. Configuring GitHub Copilot Settings</w:t>
      </w:r>
    </w:p>
    <w:p>
      <w:pPr>
        <w:pStyle w:val="FirstParagraph"/>
      </w:pPr>
      <w:r>
        <w:t xml:space="preserve">GitHub Copilot offers numerous configuration options</w:t>
      </w:r>
      <w:r>
        <w:t xml:space="preserve"> </w:t>
      </w:r>
      <w:r>
        <w:t xml:space="preserve">that control how the AI assistant integrates into your development workflow.</w:t>
      </w:r>
      <w:r>
        <w:t xml:space="preserve"> </w:t>
      </w:r>
      <w:r>
        <w:t xml:space="preserve">This section explains the key settings visible in your GitHub account preferences</w:t>
      </w:r>
      <w:r>
        <w:t xml:space="preserve"> </w:t>
      </w:r>
      <w:r>
        <w:t xml:space="preserve">and provides guidance on which options to enable based on your use case.</w:t>
      </w:r>
    </w:p>
    <w:bookmarkStart w:id="12" w:name="model-selection-options"/>
    <w:p>
      <w:pPr>
        <w:pStyle w:val="Heading4"/>
      </w:pPr>
      <w:r>
        <w:t xml:space="preserve">Model Selection Options</w:t>
      </w:r>
    </w:p>
    <w:p>
      <w:pPr>
        <w:pStyle w:val="FirstParagraph"/>
      </w:pPr>
      <w:r>
        <w:t xml:space="preserve">GitHub Copilot provides access to multiple AI models,</w:t>
      </w:r>
      <w:r>
        <w:t xml:space="preserve"> </w:t>
      </w:r>
      <w:r>
        <w:t xml:space="preserve">each with different capabilities and performance characteristics.</w:t>
      </w:r>
      <w:r>
        <w:t xml:space="preserve"> </w:t>
      </w:r>
      <w:r>
        <w:t xml:space="preserve">The available models as of early 2026 include:</w:t>
      </w:r>
    </w:p>
    <w:p>
      <w:pPr>
        <w:pStyle w:val="BodyText"/>
      </w:pPr>
      <w:r>
        <w:rPr>
          <w:b/>
          <w:bCs/>
        </w:rPr>
        <w:t xml:space="preserve">Anthropic Claude Models: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Opus 4.1</w:t>
      </w:r>
      <w:r>
        <w:t xml:space="preserve">: Most capable model for complex reasoning and analysis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Pros</w:t>
      </w:r>
      <w:r>
        <w:t xml:space="preserve">: Excellent at understanding nuanced requirements, handling complex codebases, superior code quality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Cons</w:t>
      </w:r>
      <w:r>
        <w:t xml:space="preserve">: Slower response times, may be overkill for simple tasks, limited availability (select option required)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When to use</w:t>
      </w:r>
      <w:r>
        <w:t xml:space="preserve">: Complex refactoring, architectural decisions, thorough code reviews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Opus 4.5</w:t>
      </w:r>
      <w:r>
        <w:t xml:space="preserve">: Latest version with enhanced capabilities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Pros</w:t>
      </w:r>
      <w:r>
        <w:t xml:space="preserve">: State-of-the-art performance, improved reasoning over 4.1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Cons</w:t>
      </w:r>
      <w:r>
        <w:t xml:space="preserve">: Similar trade-offs to Opus 4.1, requires selection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When to use</w:t>
      </w:r>
      <w:r>
        <w:t xml:space="preserve">: Most demanding tasks requiring cutting-edge capabilities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Sonnet 4</w:t>
      </w:r>
      <w:r>
        <w:t xml:space="preserve">: Balanced model optimizing capability and speed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Pros</w:t>
      </w:r>
      <w:r>
        <w:t xml:space="preserve">: Fast responses, strong performance, good default choice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Cons</w:t>
      </w:r>
      <w:r>
        <w:t xml:space="preserve">: Slightly less capable than Opus models for very complex tasks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When to use</w:t>
      </w:r>
      <w:r>
        <w:t xml:space="preserve">: General development work, most coding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Sonnet 4.5</w:t>
      </w:r>
      <w:r>
        <w:t xml:space="preserve">: Enhanced version of Sonnet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Pros</w:t>
      </w:r>
      <w:r>
        <w:t xml:space="preserve">: Improved over Sonnet 4 while maintaining speed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Cons</w:t>
      </w:r>
      <w:r>
        <w:t xml:space="preserve">: Still not as powerful as Opus for extremely complex scenarios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When to use</w:t>
      </w:r>
      <w:r>
        <w:t xml:space="preserve">: Most daily development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Haiku 4.5</w:t>
      </w:r>
      <w:r>
        <w:t xml:space="preserve">: Fast, efficient model for simpler tasks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Pros</w:t>
      </w:r>
      <w:r>
        <w:t xml:space="preserve">: Very fast responses, cost-effective, good for quick questions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Cons</w:t>
      </w:r>
      <w:r>
        <w:t xml:space="preserve">: Less capable for complex reasoning or large codebases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When to use</w:t>
      </w:r>
      <w:r>
        <w:t xml:space="preserve">: Simple completions, quick questions, repetitive tasks</w:t>
      </w:r>
    </w:p>
    <w:p>
      <w:pPr>
        <w:pStyle w:val="FirstParagraph"/>
      </w:pPr>
      <w:r>
        <w:rPr>
          <w:b/>
          <w:bCs/>
        </w:rPr>
        <w:t xml:space="preserve">OpenAI GPT Models:</w:t>
      </w:r>
    </w:p>
    <w:p>
      <w:pPr>
        <w:pStyle w:val="BodyText"/>
      </w:pPr>
      <w:r>
        <w:t xml:space="preserve">As of 2026-05-08,</w:t>
      </w:r>
      <w:r>
        <w:t xml:space="preserve"> </w:t>
      </w:r>
      <w:r>
        <w:t xml:space="preserve">OpenAI points users to ChatGPT Codex at</w:t>
      </w:r>
      <w:r>
        <w:t xml:space="preserve"> </w:t>
      </w:r>
      <w:hyperlink r:id="rId9">
        <w:r>
          <w:rPr>
            <w:rStyle w:val="VerbatimChar"/>
          </w:rPr>
          <w:t xml:space="preserve">chatgpt.com/codex</w:t>
        </w:r>
      </w:hyperlink>
      <w:r>
        <w:t xml:space="preserve">.</w:t>
      </w:r>
      <w:r>
        <w:t xml:space="preserve"> </w:t>
      </w:r>
      <w:r>
        <w:t xml:space="preserve">The OpenAI quickstart describes Codex as an AI coding assistant</w:t>
      </w:r>
      <w:r>
        <w:t xml:space="preserve"> </w:t>
      </w:r>
      <w:r>
        <w:t xml:space="preserve">available through the Codex IDE extension</w:t>
      </w:r>
      <w:r>
        <w:t xml:space="preserve"> </w:t>
      </w:r>
      <w:r>
        <w:t xml:space="preserve">that can read files, run commands, and write changes.</w:t>
      </w:r>
      <w:r>
        <w:t xml:space="preserve"> </w:t>
      </w:r>
      <w:r>
        <w:t xml:space="preserve">This quickstart guide also links to a dedicated Codex app</w:t>
      </w:r>
      <w:r>
        <w:t xml:space="preserve"> </w:t>
      </w:r>
      <w:r>
        <w:t xml:space="preserve">for working with local projects:</w:t>
      </w:r>
      <w:r>
        <w:t xml:space="preserve"> </w:t>
      </w:r>
      <w:hyperlink r:id="rId10">
        <w:r>
          <w:rPr>
            <w:rStyle w:val="Hyperlink"/>
          </w:rPr>
          <w:t xml:space="preserve">OpenAI Codex quickstart guide</w:t>
        </w:r>
      </w:hyperlink>
      <w:r>
        <w:t xml:space="preserve">.</w:t>
      </w:r>
      <w:r>
        <w:t xml:space="preserve"> </w:t>
      </w:r>
      <w:r>
        <w:t xml:space="preserve">For additional background and platform context,</w:t>
      </w:r>
      <w:r>
        <w:t xml:space="preserve"> </w:t>
      </w:r>
      <w:r>
        <w:t xml:space="preserve">Wikipedia describes Codex as an AI coding agent by OpenAI</w:t>
      </w:r>
      <w:r>
        <w:t xml:space="preserve"> </w:t>
      </w:r>
      <w:r>
        <w:t xml:space="preserve">with desktop app availability on Windows and macOS</w:t>
      </w:r>
      <w:r>
        <w:t xml:space="preserve"> </w:t>
      </w:r>
      <w:r>
        <w:t xml:space="preserve">as an additional access path:</w:t>
      </w:r>
      <w:r>
        <w:t xml:space="preserve"> </w:t>
      </w:r>
      <w:hyperlink r:id="rId11">
        <w:r>
          <w:rPr>
            <w:rStyle w:val="Hyperlink"/>
          </w:rPr>
          <w:t xml:space="preserve">Codex (AI agent)</w:t>
        </w:r>
      </w:hyperlink>
      <w:r>
        <w:t xml:space="preserve">.</w:t>
      </w:r>
      <w:r>
        <w:t xml:space="preserve"> </w:t>
      </w:r>
      <w:r>
        <w:t xml:space="preserve">In the GitHub Copilot model names shown below,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-Codex</w:t>
      </w:r>
      <w:r>
        <w:t xml:space="preserve"> </w:t>
      </w:r>
      <w:r>
        <w:t xml:space="preserve">suffix identifies code-specialized variants</w:t>
      </w:r>
      <w:r>
        <w:t xml:space="preserve"> </w:t>
      </w:r>
      <w:r>
        <w:t xml:space="preserve">(for example,</w:t>
      </w:r>
      <w:r>
        <w:t xml:space="preserve"> </w:t>
      </w:r>
      <w:r>
        <w:rPr>
          <w:rStyle w:val="VerbatimChar"/>
        </w:rPr>
        <w:t xml:space="preserve">GPT-5.2-Codex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GPT-5-Codex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GPT-5.2-Codex</w:t>
      </w:r>
      <w:r>
        <w:t xml:space="preserve">: Specialized for code generation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Pros</w:t>
      </w:r>
      <w:r>
        <w:t xml:space="preserve">: Strong code completion, good at common patterns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Cons</w:t>
      </w:r>
      <w:r>
        <w:t xml:space="preserve">: May hallucinate package names or APIs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When to use</w:t>
      </w:r>
      <w:r>
        <w:t xml:space="preserve">: Code completion, common coding patterns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</w:t>
      </w:r>
      <w:r>
        <w:t xml:space="preserve">: Latest general-purpose model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Pros</w:t>
      </w:r>
      <w:r>
        <w:t xml:space="preserve">: Broad knowledge, good general performance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Cons</w:t>
      </w:r>
      <w:r>
        <w:t xml:space="preserve">: Not specifically optimized for code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When to use</w:t>
      </w:r>
      <w:r>
        <w:t xml:space="preserve">: Mixed tasks involving code and documentation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GPT-5-Codex</w:t>
      </w:r>
      <w:r>
        <w:t xml:space="preserve"> </w:t>
      </w:r>
      <w:r>
        <w:t xml:space="preserve">(various versions including Mini and Max):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Pros</w:t>
      </w:r>
      <w:r>
        <w:t xml:space="preserve">: Specialized variants for different use cases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Cons</w:t>
      </w:r>
      <w:r>
        <w:t xml:space="preserve">: Fragmented options can be confusing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When to use</w:t>
      </w:r>
      <w:r>
        <w:t xml:space="preserve">: Specific scenarios where variant optimizations matter</w:t>
      </w:r>
    </w:p>
    <w:bookmarkEnd w:id="12"/>
    <w:bookmarkStart w:id="17" w:name="connecting-positron-assistant-to-openai"/>
    <w:p>
      <w:pPr>
        <w:pStyle w:val="Heading4"/>
      </w:pPr>
      <w:r>
        <w:t xml:space="preserve">Connecting Positron Assistant to OpenAI</w:t>
      </w:r>
    </w:p>
    <w:p>
      <w:pPr>
        <w:pStyle w:val="FirstParagraph"/>
      </w:pPr>
      <w:r>
        <w:t xml:space="preserve">If you are using Positron Assistant with OpenAI models,</w:t>
      </w:r>
      <w:r>
        <w:t xml:space="preserve"> </w:t>
      </w:r>
      <w:r>
        <w:t xml:space="preserve">set up an OpenAI API key first.</w:t>
      </w:r>
    </w:p>
    <w:p>
      <w:pPr>
        <w:pStyle w:val="BodyText"/>
      </w:pPr>
      <w:r>
        <w:t xml:space="preserve">Follow these steps:</w:t>
      </w:r>
    </w:p>
    <w:p>
      <w:pPr>
        <w:pStyle w:val="Compact"/>
        <w:numPr>
          <w:ilvl w:val="0"/>
          <w:numId w:val="1011"/>
        </w:numPr>
      </w:pPr>
      <w:r>
        <w:t xml:space="preserve">Go to the</w:t>
      </w:r>
      <w:r>
        <w:t xml:space="preserve"> </w:t>
      </w:r>
      <w:hyperlink r:id="rId13">
        <w:r>
          <w:rPr>
            <w:rStyle w:val="Hyperlink"/>
          </w:rPr>
          <w:t xml:space="preserve">OpenAI API keys page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Sign in, choose or create the OpenAI project you want to use,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Create new secret key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Copy the key immediately and store it in a secure password manager.</w:t>
      </w:r>
    </w:p>
    <w:p>
      <w:pPr>
        <w:pStyle w:val="Compact"/>
        <w:numPr>
          <w:ilvl w:val="0"/>
          <w:numId w:val="1011"/>
        </w:numPr>
      </w:pPr>
      <w:r>
        <w:t xml:space="preserve">In Positron, open the Command Palette with</w:t>
      </w:r>
      <w:r>
        <w:t xml:space="preserve"> 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on Windows/Linux).</w:t>
      </w:r>
    </w:p>
    <w:p>
      <w:pPr>
        <w:pStyle w:val="Compact"/>
        <w:numPr>
          <w:ilvl w:val="0"/>
          <w:numId w:val="101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Positron Assistant: Configure Language Model Providers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OpenAI</w:t>
      </w:r>
      <w:r>
        <w:t xml:space="preserve">, paste your API key, and complete sign-in.</w:t>
      </w:r>
    </w:p>
    <w:p>
      <w:pPr>
        <w:pStyle w:val="FirstParagraph"/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Positron Assistant getting started guide</w:t>
        </w:r>
      </w:hyperlink>
      <w:r>
        <w:t xml:space="preserve"> </w:t>
      </w:r>
      <w:r>
        <w:t xml:space="preserve">states that OpenAI is enabled by default.</w:t>
      </w:r>
      <w:r>
        <w:t xml:space="preserve"> </w:t>
      </w:r>
      <w:r>
        <w:t xml:space="preserve">If OpenAI does not appear as a provider,</w:t>
      </w:r>
      <w:r>
        <w:t xml:space="preserve"> </w:t>
      </w:r>
      <w:r>
        <w:t xml:space="preserve">update Positron and confirm</w:t>
      </w:r>
      <w:r>
        <w:t xml:space="preserve"> </w:t>
      </w:r>
      <w:r>
        <w:rPr>
          <w:rStyle w:val="VerbatimChar"/>
        </w:rPr>
        <w:t xml:space="preserve">positron.assistant.provider.openAI.enable</w:t>
      </w:r>
      <w:r>
        <w:t xml:space="preserve"> </w:t>
      </w:r>
      <w:r>
        <w:t xml:space="preserve">is not disabled.</w:t>
      </w:r>
    </w:p>
    <w:p>
      <w:pPr>
        <w:pStyle w:val="BodyText"/>
      </w:pPr>
      <w:r>
        <w:t xml:space="preserve">Sources:</w:t>
      </w:r>
      <w:r>
        <w:t xml:space="preserve"> </w:t>
      </w:r>
      <w:hyperlink r:id="rId14">
        <w:r>
          <w:rPr>
            <w:rStyle w:val="Hyperlink"/>
          </w:rPr>
          <w:t xml:space="preserve">Positron Assistant setup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OpenAI API key help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OpenAI quickstart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Google Gemini Models: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Gemini 2.5 Pro</w:t>
      </w:r>
      <w:r>
        <w:t xml:space="preserve">: High-capability model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Pros</w:t>
      </w:r>
      <w:r>
        <w:t xml:space="preserve">: Strong multimodal capabilities, good at understanding context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Cons</w:t>
      </w:r>
      <w:r>
        <w:t xml:space="preserve">: Less proven in coding scenarios than Claude or GPT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When to use</w:t>
      </w:r>
      <w:r>
        <w:t xml:space="preserve">: Tasks involving images or complex context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Gemini 3 Pro/Flash</w:t>
      </w:r>
      <w:r>
        <w:t xml:space="preserve"> </w:t>
      </w:r>
      <w:r>
        <w:t xml:space="preserve">(Preview): Latest generation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Pros</w:t>
      </w:r>
      <w:r>
        <w:t xml:space="preserve">: Cutting-edge capabilities, flash variant offers speed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Cons</w:t>
      </w:r>
      <w:r>
        <w:t xml:space="preserve">: Preview status means less stable, limited track record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When to use</w:t>
      </w:r>
      <w:r>
        <w:t xml:space="preserve">: Experimental workflows, evaluation of new capabilities</w:t>
      </w:r>
    </w:p>
    <w:p>
      <w:pPr>
        <w:pStyle w:val="FirstParagraph"/>
      </w:pPr>
      <w:r>
        <w:rPr>
          <w:b/>
          <w:bCs/>
        </w:rPr>
        <w:t xml:space="preserve">Lab Recommendation:</w:t>
      </w:r>
      <w:r>
        <w:t xml:space="preserve"> </w:t>
      </w:r>
      <w:r>
        <w:t xml:space="preserve">For most lab work,</w:t>
      </w:r>
      <w:r>
        <w:t xml:space="preserve"> </w:t>
      </w:r>
      <w:r>
        <w:t xml:space="preserve">enable</w:t>
      </w:r>
      <w:r>
        <w:t xml:space="preserve"> </w:t>
      </w:r>
      <w:r>
        <w:rPr>
          <w:b/>
          <w:bCs/>
        </w:rPr>
        <w:t xml:space="preserve">Claude Sonnet 4.5</w:t>
      </w:r>
      <w:r>
        <w:t xml:space="preserve"> </w:t>
      </w:r>
      <w:r>
        <w:t xml:space="preserve">as your default model.</w:t>
      </w:r>
      <w:r>
        <w:t xml:space="preserve"> </w:t>
      </w:r>
      <w:r>
        <w:t xml:space="preserve">It provides excellent balance of capability and speed.</w:t>
      </w:r>
      <w:r>
        <w:t xml:space="preserve"> </w:t>
      </w:r>
      <w:r>
        <w:t xml:space="preserve">Consider switching to</w:t>
      </w:r>
      <w:r>
        <w:t xml:space="preserve"> </w:t>
      </w:r>
      <w:r>
        <w:rPr>
          <w:b/>
          <w:bCs/>
        </w:rPr>
        <w:t xml:space="preserve">Claude Opus 4.5</w:t>
      </w:r>
      <w:r>
        <w:t xml:space="preserve"> </w:t>
      </w:r>
      <w:r>
        <w:t xml:space="preserve">for complex architectural decisions or difficult debugging sessions.</w:t>
      </w:r>
      <w:r>
        <w:t xml:space="preserve"> </w:t>
      </w:r>
      <w:r>
        <w:t xml:space="preserve">Keep</w:t>
      </w:r>
      <w:r>
        <w:t xml:space="preserve"> </w:t>
      </w:r>
      <w:r>
        <w:rPr>
          <w:b/>
          <w:bCs/>
        </w:rPr>
        <w:t xml:space="preserve">Claude Haiku 4.5</w:t>
      </w:r>
      <w:r>
        <w:t xml:space="preserve"> </w:t>
      </w:r>
      <w:r>
        <w:t xml:space="preserve">enabled for quick inline completions.</w:t>
      </w:r>
    </w:p>
    <w:bookmarkEnd w:id="17"/>
    <w:bookmarkStart w:id="18" w:name="feature-settings"/>
    <w:p>
      <w:pPr>
        <w:pStyle w:val="Heading4"/>
      </w:pPr>
      <w:r>
        <w:t xml:space="preserve">Feature Settings</w:t>
      </w:r>
    </w:p>
    <w:p>
      <w:pPr>
        <w:pStyle w:val="FirstParagraph"/>
      </w:pPr>
      <w:r>
        <w:t xml:space="preserve">These settings control where and how Copilot integrates into your development environment:</w:t>
      </w:r>
    </w:p>
    <w:p>
      <w:pPr>
        <w:pStyle w:val="BodyText"/>
      </w:pPr>
      <w:r>
        <w:rPr>
          <w:b/>
          <w:bCs/>
        </w:rPr>
        <w:t xml:space="preserve">Editor preview features: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What it does</w:t>
      </w:r>
      <w:r>
        <w:t xml:space="preserve">: Enables previews of experimental features in your editor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Pros</w:t>
      </w:r>
      <w:r>
        <w:t xml:space="preserve">: Access to latest capabilities before general release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Cons</w:t>
      </w:r>
      <w:r>
        <w:t xml:space="preserve">: May have bugs or unstable behavior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you’re comfortable troubleshooting issues and want cutting-edge features</w:t>
      </w:r>
    </w:p>
    <w:p>
      <w:pPr>
        <w:pStyle w:val="FirstParagraph"/>
      </w:pPr>
      <w:r>
        <w:rPr>
          <w:b/>
          <w:bCs/>
        </w:rPr>
        <w:t xml:space="preserve">Copilot Chat in GitHub.com: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What it does</w:t>
      </w:r>
      <w:r>
        <w:t xml:space="preserve">: Enables Copilot chat interface on GitHub.com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Pros</w:t>
      </w:r>
      <w:r>
        <w:t xml:space="preserve">: Quick access to Copilot without opening an editor, useful for reviewing PRs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Cons</w:t>
      </w:r>
      <w:r>
        <w:t xml:space="preserve">: Only available with paid license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(included in GitHub Copilot subscription)</w:t>
      </w:r>
    </w:p>
    <w:p>
      <w:pPr>
        <w:pStyle w:val="FirstParagraph"/>
      </w:pPr>
      <w:r>
        <w:rPr>
          <w:b/>
          <w:bCs/>
        </w:rPr>
        <w:t xml:space="preserve">Copilot CLI: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What it does</w:t>
      </w:r>
      <w:r>
        <w:t xml:space="preserve">: GitHub Copilot for assistance in terminal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Pros</w:t>
      </w:r>
      <w:r>
        <w:t xml:space="preserve">: AI help for command-line operations, shell commands, and git operations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Cons</w:t>
      </w:r>
      <w:r>
        <w:t xml:space="preserve">: Requires separate installation and setup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and install via</w:t>
      </w:r>
      <w:r>
        <w:t xml:space="preserve"> </w:t>
      </w:r>
      <w:r>
        <w:rPr>
          <w:rStyle w:val="VerbatimChar"/>
        </w:rPr>
        <w:t xml:space="preserve">gh extension install github/gh-copilot</w:t>
      </w:r>
    </w:p>
    <w:p>
      <w:pPr>
        <w:pStyle w:val="FirstParagraph"/>
      </w:pPr>
      <w:r>
        <w:rPr>
          <w:b/>
          <w:bCs/>
        </w:rPr>
        <w:t xml:space="preserve">Copilot in GitHub Desktop: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What it does</w:t>
      </w:r>
      <w:r>
        <w:t xml:space="preserve">: Enables Copilot in GitHub Desktop app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Pros</w:t>
      </w:r>
      <w:r>
        <w:t xml:space="preserve">: AI assistance in GUI git client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Cons</w:t>
      </w:r>
      <w:r>
        <w:t xml:space="preserve">: Limited compared to editor integration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 use GitHub Desktop</w:t>
      </w:r>
    </w:p>
    <w:p>
      <w:pPr>
        <w:pStyle w:val="FirstParagraph"/>
      </w:pPr>
      <w:r>
        <w:rPr>
          <w:b/>
          <w:bCs/>
        </w:rPr>
        <w:t xml:space="preserve">Copilot Chat in the IDE: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What it does</w:t>
      </w:r>
      <w:r>
        <w:t xml:space="preserve">: Enables chat interface in your code editor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Pros</w:t>
      </w:r>
      <w:r>
        <w:t xml:space="preserve">: Context-aware help, refactoring assistance, code explanation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Cons</w:t>
      </w:r>
      <w:r>
        <w:t xml:space="preserve">: Can be distracting if overused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(essential feature)</w:t>
      </w:r>
    </w:p>
    <w:p>
      <w:pPr>
        <w:pStyle w:val="FirstParagraph"/>
      </w:pPr>
      <w:r>
        <w:rPr>
          <w:b/>
          <w:bCs/>
        </w:rPr>
        <w:t xml:space="preserve">Copilot Chat in GitHub Mobile: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What it does</w:t>
      </w:r>
      <w:r>
        <w:t xml:space="preserve">: Enables Copilot chat in mobile app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Pros</w:t>
      </w:r>
      <w:r>
        <w:t xml:space="preserve">: Quick access on mobile devices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Cons</w:t>
      </w:r>
      <w:r>
        <w:t xml:space="preserve">: Limited by mobile interface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convenience</w:t>
      </w:r>
    </w:p>
    <w:p>
      <w:pPr>
        <w:pStyle w:val="FirstParagraph"/>
      </w:pPr>
      <w:r>
        <w:rPr>
          <w:b/>
          <w:bCs/>
        </w:rPr>
        <w:t xml:space="preserve">Copilot can search the web: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What it does</w:t>
      </w:r>
      <w:r>
        <w:t xml:space="preserve">: Allows Copilot to search internet for up-to-date information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Pros</w:t>
      </w:r>
      <w:r>
        <w:t xml:space="preserve">: Access to current documentation, recent library changes, latest best practices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Cons</w:t>
      </w:r>
      <w:r>
        <w:t xml:space="preserve">: May introduce latency, results depend on search quality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access to current information</w:t>
      </w:r>
    </w:p>
    <w:bookmarkEnd w:id="18"/>
    <w:bookmarkStart w:id="20" w:name="advanced-settings"/>
    <w:p>
      <w:pPr>
        <w:pStyle w:val="Heading4"/>
      </w:pPr>
      <w:r>
        <w:t xml:space="preserve">Advanced Settings</w:t>
      </w:r>
    </w:p>
    <w:p>
      <w:pPr>
        <w:pStyle w:val="FirstParagraph"/>
      </w:pPr>
      <w:r>
        <w:rPr>
          <w:b/>
          <w:bCs/>
        </w:rPr>
        <w:t xml:space="preserve">Dashboard Entry Point: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What it does</w:t>
      </w:r>
      <w:r>
        <w:t xml:space="preserve">: Allows instant chatting when landing on GitHub.com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Pros</w:t>
      </w:r>
      <w:r>
        <w:t xml:space="preserve">: Quick access to Copilot without navigating menus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Cons</w:t>
      </w:r>
      <w:r>
        <w:t xml:space="preserve">: None significant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convenience</w:t>
      </w:r>
    </w:p>
    <w:p>
      <w:pPr>
        <w:pStyle w:val="FirstParagraph"/>
      </w:pPr>
      <w:r>
        <w:rPr>
          <w:b/>
          <w:bCs/>
        </w:rPr>
        <w:t xml:space="preserve">Copilot code review: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What it does</w:t>
      </w:r>
      <w:r>
        <w:t xml:space="preserve">: Use Copilot to review your code and generate pull request summaries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Pros</w:t>
      </w:r>
      <w:r>
        <w:t xml:space="preserve">: Automated code review suggestions, PR summary generation, catches common issues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Cons</w:t>
      </w:r>
      <w:r>
        <w:t xml:space="preserve">: May generate false positives, shouldn’t replace human review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(major productivity boost)</w:t>
      </w:r>
    </w:p>
    <w:p>
      <w:pPr>
        <w:pStyle w:val="FirstParagraph"/>
      </w:pPr>
      <w:r>
        <w:rPr>
          <w:b/>
          <w:bCs/>
        </w:rPr>
        <w:t xml:space="preserve">Automatic Copilot code review: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What it does</w:t>
      </w:r>
      <w:r>
        <w:t xml:space="preserve">: Automatically reviews all pull requests you create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Pros</w:t>
      </w:r>
      <w:r>
        <w:t xml:space="preserve">: Catches issues early without manual triggering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Cons</w:t>
      </w:r>
      <w:r>
        <w:t xml:space="preserve">: May be noisy on simple PRs, uses API quota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Disable</w:t>
      </w:r>
      <w:r>
        <w:t xml:space="preserve"> </w:t>
      </w:r>
      <w:r>
        <w:t xml:space="preserve">initially; enable only after you’re comfortable with code review quality</w:t>
      </w:r>
    </w:p>
    <w:p>
      <w:pPr>
        <w:pStyle w:val="FirstParagraph"/>
      </w:pPr>
      <w:r>
        <w:rPr>
          <w:b/>
          <w:bCs/>
        </w:rPr>
        <w:t xml:space="preserve">Copilot coding agent: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What it does</w:t>
      </w:r>
      <w:r>
        <w:t xml:space="preserve">: Delegate tasks to Copilot coding agent in repositories where it is enabled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Pros</w:t>
      </w:r>
      <w:r>
        <w:t xml:space="preserve">: Autonomous multi-file edits, can execute complex refactoring, runs tests and fixes issues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Cons</w:t>
      </w:r>
      <w:r>
        <w:t xml:space="preserve">: Requires careful oversight, can make unwanted changes if instructions unclear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best practices</w:t>
        </w:r>
      </w:hyperlink>
      <w:r>
        <w:t xml:space="preserve"> </w:t>
      </w:r>
      <w:r>
        <w:t xml:space="preserve">for safe usage guidelines)</w:t>
      </w:r>
    </w:p>
    <w:p>
      <w:pPr>
        <w:pStyle w:val="FirstParagraph"/>
      </w:pPr>
      <w:r>
        <w:rPr>
          <w:b/>
          <w:bCs/>
        </w:rPr>
        <w:t xml:space="preserve">Copilot Memory (Preview):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What it does</w:t>
      </w:r>
      <w:r>
        <w:t xml:space="preserve">: Remember repository context across Copilot agent interactions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Pros</w:t>
      </w:r>
      <w:r>
        <w:t xml:space="preserve">: Better context awareness, learns repository patterns and conventions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Cons</w:t>
      </w:r>
      <w:r>
        <w:t xml:space="preserve">: Preview feature governed by pre-release terms, potential privacy implications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to help Copilot learn your codebase patterns</w:t>
      </w:r>
    </w:p>
    <w:p>
      <w:pPr>
        <w:pStyle w:val="FirstParagraph"/>
      </w:pPr>
      <w:r>
        <w:rPr>
          <w:b/>
          <w:bCs/>
        </w:rPr>
        <w:t xml:space="preserve">MCP servers in Copilot: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What it does</w:t>
      </w:r>
      <w:r>
        <w:t xml:space="preserve">: Connect MCP servers to Copilot in all editors and Coding Agent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Pros</w:t>
      </w:r>
      <w:r>
        <w:t xml:space="preserve">: Extend Copilot with custom tools and integrations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Cons</w:t>
      </w:r>
      <w:r>
        <w:t xml:space="preserve">: Requires MCP server setup and maintenance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 have MCP servers configured; otherwise this setting has no effect</w:t>
      </w:r>
    </w:p>
    <w:p>
      <w:pPr>
        <w:pStyle w:val="FirstParagraph"/>
      </w:pPr>
      <w:r>
        <w:rPr>
          <w:b/>
          <w:bCs/>
        </w:rPr>
        <w:t xml:space="preserve">Copilot-generated commit messages: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What it does</w:t>
      </w:r>
      <w:r>
        <w:t xml:space="preserve">: Allow Copilot to suggest commit messages when you make changes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Pros</w:t>
      </w:r>
      <w:r>
        <w:t xml:space="preserve">: Saves time, generates descriptive messages based on code changes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Cons</w:t>
      </w:r>
      <w:r>
        <w:t xml:space="preserve">: May miss important context, still requires review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but always review and edit suggested messages</w:t>
      </w:r>
    </w:p>
    <w:p>
      <w:pPr>
        <w:pStyle w:val="FirstParagraph"/>
      </w:pPr>
      <w:r>
        <w:rPr>
          <w:b/>
          <w:bCs/>
        </w:rPr>
        <w:t xml:space="preserve">Copilot Spaces: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What it does</w:t>
      </w:r>
      <w:r>
        <w:t xml:space="preserve">: View and create Copilot Spaces (collaborative AI environments)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Pros</w:t>
      </w:r>
      <w:r>
        <w:t xml:space="preserve">: Share AI context with team members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Cons</w:t>
      </w:r>
      <w:r>
        <w:t xml:space="preserve">: Additional complexity for individual work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team collaboration features</w:t>
      </w:r>
    </w:p>
    <w:p>
      <w:pPr>
        <w:pStyle w:val="FirstParagraph"/>
      </w:pPr>
      <w:r>
        <w:rPr>
          <w:b/>
          <w:bCs/>
        </w:rPr>
        <w:t xml:space="preserve">Copilot Spaces Individual Access: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What it does</w:t>
      </w:r>
      <w:r>
        <w:t xml:space="preserve">: Create individually owned Copilot Spaces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Pros</w:t>
      </w:r>
      <w:r>
        <w:t xml:space="preserve">: Personal AI workspaces for complex projects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Cons</w:t>
      </w:r>
      <w:r>
        <w:t xml:space="preserve">: May fragment your workflow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flexibility</w:t>
      </w:r>
    </w:p>
    <w:p>
      <w:pPr>
        <w:pStyle w:val="FirstParagraph"/>
      </w:pPr>
      <w:r>
        <w:rPr>
          <w:b/>
          <w:bCs/>
        </w:rPr>
        <w:t xml:space="preserve">Copilot Spaces Individual Sharing: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What it does</w:t>
      </w:r>
      <w:r>
        <w:t xml:space="preserve">: Share individually owned Copilot Spaces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Pros</w:t>
      </w:r>
      <w:r>
        <w:t xml:space="preserve">: Collaborate while maintaining ownership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Cons</w:t>
      </w:r>
      <w:r>
        <w:t xml:space="preserve">: None significant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sharing capability</w:t>
      </w:r>
    </w:p>
    <w:bookmarkEnd w:id="20"/>
    <w:bookmarkStart w:id="21" w:name="summary-of-recommended-settings"/>
    <w:p>
      <w:pPr>
        <w:pStyle w:val="Heading4"/>
      </w:pPr>
      <w:r>
        <w:t xml:space="preserve">Summary of Recommended Settings</w:t>
      </w:r>
    </w:p>
    <w:p>
      <w:pPr>
        <w:pStyle w:val="FirstParagraph"/>
      </w:pPr>
      <w:r>
        <w:t xml:space="preserve">For lab members, we recommend the following configuration:</w:t>
      </w:r>
    </w:p>
    <w:p>
      <w:pPr>
        <w:pStyle w:val="BodyText"/>
      </w:pPr>
      <w:r>
        <w:rPr>
          <w:b/>
          <w:bCs/>
        </w:rPr>
        <w:t xml:space="preserve">Enable these features:</w:t>
      </w:r>
    </w:p>
    <w:p>
      <w:pPr>
        <w:pStyle w:val="Compact"/>
        <w:numPr>
          <w:ilvl w:val="0"/>
          <w:numId w:val="1032"/>
        </w:numPr>
      </w:pPr>
      <w:r>
        <w:t xml:space="preserve">All Copilot Chat options (GitHub.com, CLI, IDE, Mobile)</w:t>
      </w:r>
    </w:p>
    <w:p>
      <w:pPr>
        <w:pStyle w:val="Compact"/>
        <w:numPr>
          <w:ilvl w:val="0"/>
          <w:numId w:val="1032"/>
        </w:numPr>
      </w:pPr>
      <w:r>
        <w:t xml:space="preserve">Web search capability</w:t>
      </w:r>
    </w:p>
    <w:p>
      <w:pPr>
        <w:pStyle w:val="Compact"/>
        <w:numPr>
          <w:ilvl w:val="0"/>
          <w:numId w:val="1032"/>
        </w:numPr>
      </w:pPr>
      <w:r>
        <w:t xml:space="preserve">Dashboard Entry Point</w:t>
      </w:r>
    </w:p>
    <w:p>
      <w:pPr>
        <w:pStyle w:val="Compact"/>
        <w:numPr>
          <w:ilvl w:val="0"/>
          <w:numId w:val="1032"/>
        </w:numPr>
      </w:pPr>
      <w:r>
        <w:t xml:space="preserve">Copilot code review (but not automatic review initially)</w:t>
      </w:r>
    </w:p>
    <w:p>
      <w:pPr>
        <w:pStyle w:val="Compact"/>
        <w:numPr>
          <w:ilvl w:val="0"/>
          <w:numId w:val="1032"/>
        </w:numPr>
      </w:pPr>
      <w:r>
        <w:t xml:space="preserve">Copilot coding agent</w:t>
      </w:r>
    </w:p>
    <w:p>
      <w:pPr>
        <w:pStyle w:val="Compact"/>
        <w:numPr>
          <w:ilvl w:val="0"/>
          <w:numId w:val="1032"/>
        </w:numPr>
      </w:pPr>
      <w:r>
        <w:t xml:space="preserve">Copilot Memory</w:t>
      </w:r>
    </w:p>
    <w:p>
      <w:pPr>
        <w:pStyle w:val="Compact"/>
        <w:numPr>
          <w:ilvl w:val="0"/>
          <w:numId w:val="1032"/>
        </w:numPr>
      </w:pPr>
      <w:r>
        <w:t xml:space="preserve">MCP servers (if configured)</w:t>
      </w:r>
    </w:p>
    <w:p>
      <w:pPr>
        <w:pStyle w:val="Compact"/>
        <w:numPr>
          <w:ilvl w:val="0"/>
          <w:numId w:val="1032"/>
        </w:numPr>
      </w:pPr>
      <w:r>
        <w:t xml:space="preserve">Copilot-generated commit messages</w:t>
      </w:r>
    </w:p>
    <w:p>
      <w:pPr>
        <w:pStyle w:val="Compact"/>
        <w:numPr>
          <w:ilvl w:val="0"/>
          <w:numId w:val="1032"/>
        </w:numPr>
      </w:pPr>
      <w:r>
        <w:t xml:space="preserve">All Copilot Spaces options</w:t>
      </w:r>
    </w:p>
    <w:p>
      <w:pPr>
        <w:pStyle w:val="FirstParagraph"/>
      </w:pPr>
      <w:r>
        <w:rPr>
          <w:b/>
          <w:bCs/>
        </w:rPr>
        <w:t xml:space="preserve">Model selection:</w:t>
      </w:r>
    </w:p>
    <w:p>
      <w:pPr>
        <w:pStyle w:val="Compact"/>
        <w:numPr>
          <w:ilvl w:val="0"/>
          <w:numId w:val="1033"/>
        </w:numPr>
      </w:pPr>
      <w:r>
        <w:t xml:space="preserve">Default: Claude Sonnet 4.5</w:t>
      </w:r>
    </w:p>
    <w:p>
      <w:pPr>
        <w:pStyle w:val="Compact"/>
        <w:numPr>
          <w:ilvl w:val="0"/>
          <w:numId w:val="1033"/>
        </w:numPr>
      </w:pPr>
      <w:r>
        <w:t xml:space="preserve">Complex tasks: Claude Opus 4.5</w:t>
      </w:r>
    </w:p>
    <w:p>
      <w:pPr>
        <w:pStyle w:val="Compact"/>
        <w:numPr>
          <w:ilvl w:val="0"/>
          <w:numId w:val="1033"/>
        </w:numPr>
      </w:pPr>
      <w:r>
        <w:t xml:space="preserve">Quick completions: Claude Haiku 4.5</w:t>
      </w:r>
    </w:p>
    <w:p>
      <w:pPr>
        <w:pStyle w:val="FirstParagraph"/>
      </w:pPr>
      <w:r>
        <w:rPr>
          <w:b/>
          <w:bCs/>
        </w:rPr>
        <w:t xml:space="preserve">Enable with caution:</w:t>
      </w:r>
    </w:p>
    <w:p>
      <w:pPr>
        <w:pStyle w:val="Compact"/>
        <w:numPr>
          <w:ilvl w:val="0"/>
          <w:numId w:val="1034"/>
        </w:numPr>
      </w:pPr>
      <w:r>
        <w:t xml:space="preserve">Editor preview features (only if comfortable with potential instability)</w:t>
      </w:r>
    </w:p>
    <w:p>
      <w:pPr>
        <w:pStyle w:val="Compact"/>
        <w:numPr>
          <w:ilvl w:val="0"/>
          <w:numId w:val="1034"/>
        </w:numPr>
      </w:pPr>
      <w:r>
        <w:t xml:space="preserve">Automatic Copilot code review (wait until familiar with review quality)</w:t>
      </w:r>
    </w:p>
    <w:p>
      <w:pPr>
        <w:pStyle w:val="FirstParagraph"/>
      </w:pPr>
      <w:r>
        <w:t xml:space="preserve">Following these guidelines will help establish an effective Copilot configuration.</w:t>
      </w:r>
      <w:r>
        <w:t xml:space="preserve"> </w:t>
      </w:r>
      <w:r>
        <w:t xml:space="preserve">The key is to enable features that add value to your workflow</w:t>
      </w:r>
      <w:r>
        <w:t xml:space="preserve"> </w:t>
      </w:r>
      <w:r>
        <w:t xml:space="preserve">while maintaining awareness that AI assistance requires validation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best practices</w:t>
        </w:r>
      </w:hyperlink>
      <w:r>
        <w:t xml:space="preserve">).</w:t>
      </w:r>
    </w:p>
    <w:bookmarkEnd w:id="21"/>
    <w:bookmarkEnd w:id="22"/>
    <w:bookmarkStart w:id="45" w:name="sec-ai-byok-vscode"/>
    <w:p>
      <w:pPr>
        <w:pStyle w:val="Heading1"/>
      </w:pPr>
      <w:r>
        <w:t xml:space="preserve">2. Connecting VS Code to a Custom Model Endpoint (BYOK)</w:t>
      </w:r>
    </w:p>
    <w:p>
      <w:pPr>
        <w:pStyle w:val="FirstParagraph"/>
      </w:pPr>
      <w:r>
        <w:t xml:space="preserve">VS Code’s built-in Chat usually talks to GitHub’s hosted models.</w:t>
      </w:r>
      <w:r>
        <w:t xml:space="preserve"> </w:t>
      </w:r>
      <w:r>
        <w:t xml:space="preserve">It can also route requests to a model provider of your own;</w:t>
      </w:r>
      <w:r>
        <w:t xml:space="preserve"> </w:t>
      </w:r>
      <w:r>
        <w:t xml:space="preserve">GitHub calls this</w:t>
      </w:r>
      <w:r>
        <w:t xml:space="preserve"> </w:t>
      </w:r>
      <w:r>
        <w:t xml:space="preserve">“bring your own key”</w:t>
      </w:r>
      <w:r>
        <w:t xml:space="preserve"> </w:t>
      </w:r>
      <w:r>
        <w:t xml:space="preserve">(BYOK).</w:t>
      </w:r>
      <w:r>
        <w:t xml:space="preserve"> </w:t>
      </w:r>
      <w:r>
        <w:t xml:space="preserve">The lab uses BYOK to reach Databricks model serving endpoints,</w:t>
      </w:r>
      <w:r>
        <w:t xml:space="preserve"> </w:t>
      </w:r>
      <w:r>
        <w:t xml:space="preserve">which expose an OpenAI-compatible API,</w:t>
      </w:r>
      <w:r>
        <w:t xml:space="preserve"> </w:t>
      </w:r>
      <w:r>
        <w:t xml:space="preserve">through the community extension</w:t>
      </w:r>
      <w:r>
        <w:t xml:space="preserve"> </w:t>
      </w:r>
      <w:hyperlink r:id="rId23">
        <w:r>
          <w:rPr>
            <w:rStyle w:val="VerbatimChar"/>
          </w:rPr>
          <w:t xml:space="preserve">oai-compatible-copilot</w:t>
        </w:r>
      </w:hyperlink>
      <w:r>
        <w:t xml:space="preserve">.</w:t>
      </w:r>
    </w:p>
    <w:p>
      <w:pPr>
        <w:pStyle w:val="BodyText"/>
      </w:pPr>
      <w:r>
        <w:t xml:space="preserve">This section describes the wiring,</w:t>
      </w:r>
      <w:r>
        <w:t xml:space="preserve"> </w:t>
      </w:r>
      <w:r>
        <w:t xml:space="preserve">four errors that report themselves in the chat panel,</w:t>
      </w:r>
      <w:r>
        <w:t xml:space="preserve"> </w:t>
      </w:r>
      <w:r>
        <w:t xml:space="preserve">and three more that do not.</w:t>
      </w:r>
    </w:p>
    <w:bookmarkStart w:id="25" w:name="wiring-the-extension-to-databricks"/>
    <w:p>
      <w:pPr>
        <w:pStyle w:val="Heading4"/>
      </w:pPr>
      <w:r>
        <w:t xml:space="preserve">Wiring the extension to Databricks</w:t>
      </w:r>
    </w:p>
    <w:p>
      <w:pPr>
        <w:pStyle w:val="FirstParagraph"/>
      </w:pPr>
      <w:r>
        <w:t xml:space="preserve">Databricks serves models over an OpenAI-compatible endpoint at</w:t>
      </w:r>
      <w:r>
        <w:t xml:space="preserve"> </w:t>
      </w:r>
      <w:r>
        <w:rPr>
          <w:rStyle w:val="VerbatimChar"/>
        </w:rPr>
        <w:t xml:space="preserve">https://&lt;workspace&gt;.cloud.databricks.com/serving-endpoints</w:t>
      </w:r>
      <w:r>
        <w:t xml:space="preserve">.</w:t>
      </w:r>
      <w:r>
        <w:t xml:space="preserve"> </w:t>
      </w:r>
      <w:r>
        <w:t xml:space="preserve">Point the extension at it in VS Code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"oaicopilot.baseUrl"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"https://&lt;workspace&gt;.cloud.databricks.com/serving-endpoints"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"oaicopilot.models"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"databricks-claude-opus-5"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"databricks-gpt-5-4"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"databricks-gpt-5-3-codex"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"gpt-5.3-codex"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"openai-responses"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of each model must exactly match the name of a deployed serving</w:t>
      </w:r>
      <w:r>
        <w:t xml:space="preserve"> </w:t>
      </w:r>
      <w:r>
        <w:t xml:space="preserve">endpoint in your workspace.</w:t>
      </w:r>
      <w:r>
        <w:t xml:space="preserve"> </w:t>
      </w:r>
      <w:r>
        <w:t xml:space="preserve">The extension sends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as the OpenAI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field,</w:t>
      </w:r>
      <w:r>
        <w:t xml:space="preserve"> </w:t>
      </w:r>
      <w:r>
        <w:t xml:space="preserve">and Databricks routes the request to the endpoint of that name.</w:t>
      </w:r>
      <w:r>
        <w:t xml:space="preserve"> </w:t>
      </w:r>
      <w:r>
        <w:t xml:space="preserve">Most entries use</w:t>
      </w:r>
      <w:r>
        <w:t xml:space="preserve"> </w:t>
      </w:r>
      <w:r>
        <w:rPr>
          <w:rStyle w:val="VerbatimChar"/>
        </w:rPr>
        <w:t xml:space="preserve">POST /serving-endpoints/chat/completions</w:t>
      </w:r>
      <w:r>
        <w:t xml:space="preserve">.</w:t>
      </w:r>
      <w:r>
        <w:t xml:space="preserve"> </w:t>
      </w:r>
      <w:r>
        <w:t xml:space="preserve">Models marked as Responses-API-only in the</w:t>
      </w:r>
      <w:r>
        <w:t xml:space="preserve"> </w:t>
      </w:r>
      <w:hyperlink r:id="rId24">
        <w:r>
          <w:rPr>
            <w:rStyle w:val="Hyperlink"/>
          </w:rPr>
          <w:t xml:space="preserve">Databricks model catalog</w:t>
        </w:r>
      </w:hyperlink>
      <w:r>
        <w:t xml:space="preserve"> </w:t>
      </w:r>
      <w:r>
        <w:t xml:space="preserve">instead require</w:t>
      </w:r>
      <w:r>
        <w:t xml:space="preserve"> </w:t>
      </w:r>
      <w:r>
        <w:rPr>
          <w:rStyle w:val="VerbatimChar"/>
        </w:rPr>
        <w:t xml:space="preserve">apiMode: "openai-responses"</w:t>
      </w:r>
      <w:r>
        <w:t xml:space="preserve">.</w:t>
      </w:r>
      <w:r>
        <w:t xml:space="preserve"> </w:t>
      </w:r>
      <w:r>
        <w:t xml:space="preserve">That set is GPT-5.5 Pro, GPT-5.5, and GPT-5.3 Codex (measured 2026-09-09).</w:t>
      </w:r>
      <w:r>
        <w:t xml:space="preserve"> </w:t>
      </w:r>
      <w:r>
        <w:t xml:space="preserve">It is not a Codex-family property:</w:t>
      </w:r>
      <w:r>
        <w:t xml:space="preserve"> </w:t>
      </w:r>
      <w:r>
        <w:t xml:space="preserve">GPT-5.5 and GPT-5.5 Pro are in the set and are not Codex models.</w:t>
      </w:r>
      <w:r>
        <w:t xml:space="preserve"> </w:t>
      </w:r>
      <w:r>
        <w:t xml:space="preserve">The older</w:t>
      </w:r>
      <w:r>
        <w:t xml:space="preserve"> </w:t>
      </w:r>
      <w:r>
        <w:rPr>
          <w:rStyle w:val="VerbatimChar"/>
        </w:rPr>
        <w:t xml:space="preserve">gpt-5-2-codex</w:t>
      </w:r>
      <w:r>
        <w:t xml:space="preserve">,</w:t>
      </w:r>
      <w:r>
        <w:t xml:space="preserve"> </w:t>
      </w:r>
      <w:r>
        <w:rPr>
          <w:rStyle w:val="VerbatimChar"/>
        </w:rPr>
        <w:t xml:space="preserve">gpt-5-1-codex-max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gpt-5-1-codex-mini</w:t>
      </w:r>
      <w:r>
        <w:t xml:space="preserve"> </w:t>
      </w:r>
      <w:r>
        <w:t xml:space="preserve">endpoints that earlier configurations also set to</w:t>
      </w:r>
      <w:r>
        <w:t xml:space="preserve"> </w:t>
      </w:r>
      <w:r>
        <w:rPr>
          <w:rStyle w:val="VerbatimChar"/>
        </w:rPr>
        <w:t xml:space="preserve">openai-responses</w:t>
      </w:r>
      <w:r>
        <w:t xml:space="preserve"> </w:t>
      </w:r>
      <w:r>
        <w:t xml:space="preserve">no longer appear in the catalog (measured 2026-09-09).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that names no real endpoint fails (see the 404 below).</w:t>
      </w:r>
    </w:p>
    <w:p>
      <w:pPr>
        <w:pStyle w:val="BodyText"/>
      </w:pPr>
      <w:r>
        <w:t xml:space="preserve">To store your token,</w:t>
      </w:r>
      <w:r>
        <w:t xml:space="preserve"> </w:t>
      </w:r>
      <w:r>
        <w:t xml:space="preserve">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 </w:t>
      </w:r>
      <w:r>
        <w:t xml:space="preserve">from the Command Palette</w:t>
      </w:r>
      <w:r>
        <w:t xml:space="preserve"> </w:t>
      </w:r>
      <w:r>
        <w:t xml:space="preserve">(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),</w:t>
      </w:r>
      <w:r>
        <w:t xml:space="preserve"> </w:t>
      </w:r>
      <w:r>
        <w:t xml:space="preserve">choose the</w:t>
      </w:r>
      <w:r>
        <w:t xml:space="preserve"> </w:t>
      </w:r>
      <w:r>
        <w:rPr>
          <w:rStyle w:val="VerbatimChar"/>
        </w:rPr>
        <w:t xml:space="preserve">databricks</w:t>
      </w:r>
      <w:r>
        <w:t xml:space="preserve"> </w:t>
      </w:r>
      <w:r>
        <w:t xml:space="preserve">provider,</w:t>
      </w:r>
      <w:r>
        <w:t xml:space="preserve"> </w:t>
      </w:r>
      <w:r>
        <w:t xml:space="preserve">and paste a Databricks personal access token.</w:t>
      </w:r>
      <w:r>
        <w:t xml:space="preserve"> </w:t>
      </w:r>
      <w:r>
        <w:t xml:space="preserve">The extension keeps it in VS Code’s encrypted secret storage</w:t>
      </w:r>
      <w:r>
        <w:t xml:space="preserve"> </w:t>
      </w:r>
      <w:r>
        <w:t xml:space="preserve">(under</w:t>
      </w:r>
      <w:r>
        <w:t xml:space="preserve"> </w:t>
      </w:r>
      <w:r>
        <w:rPr>
          <w:rStyle w:val="VerbatimChar"/>
        </w:rPr>
        <w:t xml:space="preserve">oaicopilot.apiKey.databricks</w:t>
      </w:r>
      <w:r>
        <w:t xml:space="preserve">)</w:t>
      </w:r>
      <w:r>
        <w:t xml:space="preserve"> </w:t>
      </w:r>
      <w:r>
        <w:t xml:space="preserve">and sends it as an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header.</w:t>
      </w:r>
    </w:p>
    <w:bookmarkEnd w:id="25"/>
    <w:bookmarkStart w:id="28" w:name="sizing-context-and-output-limits"/>
    <w:p>
      <w:pPr>
        <w:pStyle w:val="Heading4"/>
      </w:pPr>
      <w:r>
        <w:t xml:space="preserve">Sizing context and output limits</w:t>
      </w:r>
    </w:p>
    <w:p>
      <w:pPr>
        <w:pStyle w:val="FirstParagraph"/>
      </w:pPr>
      <w:r>
        <w:t xml:space="preserve">The model metadata controls both the request</w:t>
      </w:r>
      <w:r>
        <w:t xml:space="preserve"> </w:t>
      </w:r>
      <w:r>
        <w:t xml:space="preserve">and the amount of conversation history Copilot sends: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context_length</w:t>
      </w:r>
      <w:r>
        <w:t xml:space="preserve"> </w:t>
      </w:r>
      <w:r>
        <w:t xml:space="preserve">is the total context window that the extension advertises</w:t>
      </w:r>
      <w:r>
        <w:t xml:space="preserve"> </w:t>
      </w:r>
      <w:r>
        <w:t xml:space="preserve">to Copilot.</w:t>
      </w:r>
      <w:r>
        <w:t xml:space="preserve"> </w:t>
      </w:r>
      <w:r>
        <w:t xml:space="preserve">It may deliberately be smaller than the provider’s maximum window.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max_tokens</w:t>
      </w:r>
      <w:r>
        <w:t xml:space="preserve"> </w:t>
      </w:r>
      <w:r>
        <w:t xml:space="preserve">is the output cap.</w:t>
      </w:r>
      <w:r>
        <w:t xml:space="preserve"> </w:t>
      </w:r>
      <w:r>
        <w:t xml:space="preserve">The extension maps it to</w:t>
      </w:r>
      <w:r>
        <w:t xml:space="preserve"> </w:t>
      </w:r>
      <w:r>
        <w:rPr>
          <w:rStyle w:val="VerbatimChar"/>
        </w:rPr>
        <w:t xml:space="preserve">max_output_tokens</w:t>
      </w:r>
      <w:r>
        <w:t xml:space="preserve"> </w:t>
      </w:r>
      <w:r>
        <w:t xml:space="preserve">in Responses mode.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family</w:t>
      </w:r>
      <w:r>
        <w:t xml:space="preserve"> </w:t>
      </w:r>
      <w:r>
        <w:t xml:space="preserve">selects the closest Copilot system-prompt family.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vision</w:t>
      </w:r>
      <w:r>
        <w:t xml:space="preserve"> </w:t>
      </w:r>
      <w:r>
        <w:t xml:space="preserve">tells Copilot whether it may send images.</w:t>
      </w:r>
    </w:p>
    <w:p>
      <w:pPr>
        <w:pStyle w:val="FirstParagraph"/>
      </w:pPr>
      <w:r>
        <w:t xml:space="preserve">The extension advertises input capacity as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context_length: 64000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max_tokens: 16000</w:t>
      </w:r>
      <w:r>
        <w:t xml:space="preserve"> </w:t>
      </w:r>
      <w:r>
        <w:t xml:space="preserve">allows Copilot to send about 48,000 input tokens.</w:t>
      </w:r>
      <w:r>
        <w:t xml:space="preserve"> </w:t>
      </w:r>
      <w:r>
        <w:t xml:space="preserve">Use the full provider window only when the workspace quota can sustain</w:t>
      </w:r>
      <w:r>
        <w:t xml:space="preserve"> </w:t>
      </w:r>
      <w:r>
        <w:t xml:space="preserve">repeated agent turns at that size.</w:t>
      </w:r>
    </w:p>
    <w:p>
      <w:pPr>
        <w:pStyle w:val="BodyText"/>
      </w:pPr>
      <w:r>
        <w:t xml:space="preserve">The underlying model’s maximum output is not always a good value for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Databricks reserves the requested output allowance before admitting a request</w:t>
        </w:r>
      </w:hyperlink>
      <w:r>
        <w:t xml:space="preserve">.</w:t>
      </w:r>
      <w:r>
        <w:t xml:space="preserve"> </w:t>
      </w:r>
      <w:r>
        <w:t xml:space="preserve">Under the standard pay-per-token quota,</w:t>
      </w:r>
      <w:r>
        <w:t xml:space="preserve"> </w:t>
      </w:r>
      <w:r>
        <w:t xml:space="preserve">Claude, GPT-5, and Gemini models generally have a 20,000</w:t>
      </w:r>
      <w:r>
        <w:t xml:space="preserve"> </w:t>
      </w:r>
      <w:r>
        <w:t xml:space="preserve">output-token-per-minute limit.</w:t>
      </w:r>
      <w:r>
        <w:t xml:space="preserve"> </w:t>
      </w:r>
      <w:r>
        <w:t xml:space="preserve">A 64,000-token request can therefore receive an immediate 429 response</w:t>
      </w:r>
      <w:r>
        <w:t xml:space="preserve"> </w:t>
      </w:r>
      <w:r>
        <w:t xml:space="preserve">even when the underlying model supports that output length.</w:t>
      </w:r>
    </w:p>
    <w:p>
      <w:pPr>
        <w:pStyle w:val="BodyText"/>
      </w:pPr>
      <w:r>
        <w:t xml:space="preserve">Use the quota-aware lab defaults in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The context column is the operational value to put 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,</w:t>
      </w:r>
      <w:r>
        <w:t xml:space="preserve"> </w:t>
      </w:r>
      <w:r>
        <w:t xml:space="preserve">not the model’s maximum capability.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databricks-oaicopilot-defa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Lab defaults for Databricks-hosted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250"/>
              <w:gridCol w:w="1667"/>
              <w:gridCol w:w="1667"/>
              <w:gridCol w:w="1667"/>
              <w:gridCol w:w="166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group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Workspace ITPM / OTPM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OAICopilot context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Output cap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Delay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GPT-5.6 Sol/Terra/Luna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2,000,000 / 200,000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Opus/Sonnet/Haiku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GPT-6 Astra and GPT-5.5 through GPT-5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Gemini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GLM 5.3/5.3 Flash/5.2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Grok 4.6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Inkling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Kimi K3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DeepSeek V4 Flash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DeepSeek V4 Pro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 OSS 120B/20B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131,072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Qwen3.5 122B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131,072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Llama 4 Maverick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Llama 3.3/3.1 and Gemma 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The ITPM / OTPM column is the Enterprise-tier pay-per-token limit from</w:t>
      </w:r>
      <w:r>
        <w:t xml:space="preserve"> </w:t>
      </w:r>
      <w:r>
        <w:t xml:space="preserve">the Databricks limits page</w:t>
      </w:r>
      <w:r>
        <w:t xml:space="preserve"> </w:t>
      </w:r>
      <w:r>
        <w:t xml:space="preserve">(Databricks 2026a)</w:t>
      </w:r>
      <w:r>
        <w:t xml:space="preserve">,</w:t>
      </w:r>
      <w:r>
        <w:t xml:space="preserve"> </w:t>
      </w:r>
      <w:r>
        <w:t xml:space="preserve">and the endpoint names are from the model catalog</w:t>
      </w:r>
      <w:r>
        <w:t xml:space="preserve"> </w:t>
      </w:r>
      <w:r>
        <w:t xml:space="preserve">(Databricks 2026b)</w:t>
      </w:r>
      <w:r>
        <w:t xml:space="preserve">,</w:t>
      </w:r>
      <w:r>
        <w:t xml:space="preserve"> </w:t>
      </w:r>
      <w:r>
        <w:t xml:space="preserve">both measured 2026-09-09.</w:t>
      </w:r>
      <w:r>
        <w:t xml:space="preserve"> </w:t>
      </w:r>
      <w:r>
        <w:t xml:space="preserve">The endpoint ids for the rows added on that date are</w:t>
      </w:r>
      <w:r>
        <w:t xml:space="preserve"> </w:t>
      </w:r>
      <w:r>
        <w:rPr>
          <w:rStyle w:val="VerbatimChar"/>
        </w:rPr>
        <w:t xml:space="preserve">databricks-gpt-6-astra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databricks-glm-5-3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databricks-glm-5-3-flash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databricks-glm-5-2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databricks-grok-4-6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databricks-kimi-k3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databricks-deepseek-v4-flash-0731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databricks-deepseek-v4-pro-0813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databricks-qwen35-122b-a10b</w:t>
      </w:r>
      <w:r>
        <w:t xml:space="preserve">.</w:t>
      </w:r>
      <w:r>
        <w:t xml:space="preserve"> </w:t>
      </w:r>
      <w:r>
        <w:t xml:space="preserve">The context column is a quota-derived working value,</w:t>
      </w:r>
      <w:r>
        <w:t xml:space="preserve"> </w:t>
      </w:r>
      <w:r>
        <w:t xml:space="preserve">not a provider window.</w:t>
      </w:r>
      <w:r>
        <w:t xml:space="preserve"> </w:t>
      </w:r>
      <w:r>
        <w:t xml:space="preserve">The catalog gives 1 million tokens of context for GLM, Kimi K3, and Inkling,</w:t>
      </w:r>
      <w:r>
        <w:t xml:space="preserve"> </w:t>
      </w:r>
      <w:r>
        <w:t xml:space="preserve">and no window at all for either DeepSeek endpoint (measured 2026-09-09);</w:t>
      </w:r>
      <w:r>
        <w:t xml:space="preserve"> </w:t>
      </w:r>
      <w:r>
        <w:t xml:space="preserve">on a 200,000 ITPM tier a 1 million-token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overruns</w:t>
      </w:r>
      <w:r>
        <w:t xml:space="preserve"> </w:t>
      </w:r>
      <w:r>
        <w:t xml:space="preserve">every budget in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.</w:t>
      </w:r>
      <w:r>
        <w:t xml:space="preserve"> </w:t>
      </w:r>
      <w:r>
        <w:t xml:space="preserve">Qwen3.5’s 256K window and 25K output cap (measured 2026-09-09)</w:t>
      </w:r>
      <w:r>
        <w:t xml:space="preserve"> </w:t>
      </w:r>
      <w:r>
        <w:t xml:space="preserve">sit on the 1,000,000 tier,</w:t>
      </w:r>
      <w:r>
        <w:t xml:space="preserve"> </w:t>
      </w:r>
      <w:r>
        <w:t xml:space="preserve">so its row copies the GPT OSS values,</w:t>
      </w:r>
      <w:r>
        <w:t xml:space="preserve"> </w:t>
      </w:r>
      <w:r>
        <w:t xml:space="preserve">and its 25,000 output cap is the provider figure,</w:t>
      </w:r>
      <w:r>
        <w:t xml:space="preserve"> </w:t>
      </w:r>
      <w:r>
        <w:t xml:space="preserve">which that tier’s 100,000 OTPM admits.</w:t>
      </w:r>
      <w:r>
        <w:t xml:space="preserve"> </w:t>
      </w:r>
      <w:r>
        <w:rPr>
          <w:rStyle w:val="VerbatimChar"/>
        </w:rPr>
        <w:t xml:space="preserve">databricks-inkling</w:t>
      </w:r>
      <w:r>
        <w:t xml:space="preserve"> </w:t>
      </w:r>
      <w:r>
        <w:t xml:space="preserve">is a real catalog endpoint,</w:t>
      </w:r>
      <w:r>
        <w:t xml:space="preserve"> </w:t>
      </w:r>
      <w:r>
        <w:t xml:space="preserve">listed under Thinking Machine Labs as a Public Preview model</w:t>
      </w:r>
      <w:r>
        <w:t xml:space="preserve"> </w:t>
      </w:r>
      <w:r>
        <w:t xml:space="preserve">that always reasons (measured 2026-09-09),</w:t>
      </w:r>
      <w:r>
        <w:t xml:space="preserve"> </w:t>
      </w:r>
      <w:r>
        <w:t xml:space="preserve">so its row documents a live deployment rather than a local alias.</w:t>
      </w:r>
      <w:r>
        <w:t xml:space="preserve"> </w:t>
      </w:r>
      <w:r>
        <w:t xml:space="preserve">The output cap is a per-request ceiling that most turns never reach,</w:t>
      </w:r>
      <w:r>
        <w:t xml:space="preserve"> </w:t>
      </w:r>
      <w:r>
        <w:t xml:space="preserve">which is why the 20,000 OTPM rows carry a 16,000 cap</w:t>
      </w:r>
      <w:r>
        <w:t xml:space="preserve"> </w:t>
      </w:r>
      <w:r>
        <w:t xml:space="preserve">at four requests per minute.</w:t>
      </w:r>
      <w:r>
        <w:t xml:space="preserve"> </w:t>
      </w:r>
      <w:r>
        <w:t xml:space="preserve">A 4,000 OTPM tier has no such slack:</w:t>
      </w:r>
      <w:r>
        <w:t xml:space="preserve"> </w:t>
      </w:r>
      <w:r>
        <w:t xml:space="preserve">DeepSeek V4 Pro’s 2,000 cap and 30,000 ms delay keep two requests</w:t>
      </w:r>
      <w:r>
        <w:t xml:space="preserve"> </w:t>
      </w:r>
      <w:r>
        <w:t xml:space="preserve">inside the allowance,</w:t>
      </w:r>
      <w:r>
        <w:t xml:space="preserve"> </w:t>
      </w:r>
      <w:r>
        <w:t xml:space="preserve">and 2,000 tokens is too little for an agent-mode edit,</w:t>
      </w:r>
      <w:r>
        <w:t xml:space="preserve"> </w:t>
      </w:r>
      <w:r>
        <w:t xml:space="preserve">so treat that row as a chat-only default</w:t>
      </w:r>
      <w:r>
        <w:t xml:space="preserve"> </w:t>
      </w:r>
      <w:r>
        <w:t xml:space="preserve">and prefer DeepSeek V4 Flash for agent work.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openai-responses</w:t>
      </w:r>
      <w:r>
        <w:t xml:space="preserve"> </w:t>
      </w:r>
      <w:r>
        <w:t xml:space="preserve">for the endpoints named in the wiring section above,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for the rest.</w:t>
      </w:r>
      <w:r>
        <w:t xml:space="preserve"> </w:t>
      </w:r>
      <w:r>
        <w:t xml:space="preserve">Read the catalog rather than that list,</w:t>
      </w:r>
      <w:r>
        <w:t xml:space="preserve"> </w:t>
      </w:r>
      <w:r>
        <w:t xml:space="preserve">since an endpoint can change API mode without any model being added.</w:t>
      </w:r>
      <w:r>
        <w:t xml:space="preserve"> </w:t>
      </w:r>
      <w:r>
        <w:t xml:space="preserve">Add the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 </w:t>
      </w:r>
      <w:r>
        <w:t xml:space="preserve">value to each affected model entry.</w:t>
      </w:r>
      <w:r>
        <w:t xml:space="preserve"> </w:t>
      </w:r>
      <w:r>
        <w:t xml:space="preserve">The extension applies this model-specific pause between requests;</w:t>
      </w:r>
      <w:r>
        <w:t xml:space="preserve"> </w:t>
      </w:r>
      <w:r>
        <w:t xml:space="preserve">models without it fall back to the global</w:t>
      </w:r>
      <w:r>
        <w:t xml:space="preserve"> </w:t>
      </w:r>
      <w:r>
        <w:rPr>
          <w:rStyle w:val="VerbatimChar"/>
        </w:rPr>
        <w:t xml:space="preserve">oaicopilot.delay</w:t>
      </w:r>
      <w:r>
        <w:t xml:space="preserve"> </w:t>
      </w:r>
      <w:r>
        <w:t xml:space="preserve">value.</w:t>
      </w:r>
      <w:r>
        <w:t xml:space="preserve"> </w:t>
      </w:r>
      <w:r>
        <w:t xml:space="preserve">Every context and output cap in the table is a working default,</w:t>
      </w:r>
      <w:r>
        <w:t xml:space="preserve"> </w:t>
      </w:r>
      <w:r>
        <w:t xml:space="preserve">not the underlying model’s maximum capability.</w:t>
      </w:r>
      <w:r>
        <w:t xml:space="preserve"> </w:t>
      </w:r>
      <w:r>
        <w:t xml:space="preserve">Workspaces with higher provisioned or priority limits can raise these</w:t>
      </w:r>
      <w:r>
        <w:t xml:space="preserve"> </w:t>
      </w:r>
      <w:r>
        <w:t xml:space="preserve">after checking their actual quota.</w:t>
      </w:r>
    </w:p>
    <w:bookmarkEnd w:id="28"/>
    <w:bookmarkStart w:id="30" w:name="X4ffc414c72f461a5c730b8d4c31add4bb84ada1"/>
    <w:p>
      <w:pPr>
        <w:pStyle w:val="Heading4"/>
      </w:pPr>
      <w:r>
        <w:t xml:space="preserve">Why the context and delay columns move together</w:t>
      </w:r>
    </w:p>
    <w:p>
      <w:pPr>
        <w:pStyle w:val="FirstParagraph"/>
      </w:pPr>
      <w:r>
        <w:t xml:space="preserve">The context and delay columns are one setting expressed twice,</w:t>
      </w:r>
      <w:r>
        <w:t xml:space="preserve"> </w:t>
      </w:r>
      <w:r>
        <w:t xml:space="preserve">so changing either alone breaks the pairing.</w:t>
      </w:r>
    </w:p>
    <w:p>
      <w:pPr>
        <w:pStyle w:val="BodyText"/>
      </w:pPr>
      <w:r>
        <w:t xml:space="preserve">A workspace admits</w:t>
      </w:r>
      <w:r>
        <w:t xml:space="preserve"> </w:t>
      </w:r>
      <w:r>
        <w:rPr>
          <w:rStyle w:val="VerbatimChar"/>
        </w:rPr>
        <w:t xml:space="preserve">ITPM</w:t>
      </w:r>
      <w:r>
        <w:t xml:space="preserve"> </w:t>
      </w:r>
      <w:r>
        <w:t xml:space="preserve">input tokens per minute.</w:t>
      </w:r>
      <w:r>
        <w:t xml:space="preserve"> </w:t>
      </w:r>
      <w:r>
        <w:t xml:space="preserve">The extension advertises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as the model’s input budget,</w:t>
      </w:r>
      <w:r>
        <w:t xml:space="preserve"> </w:t>
      </w:r>
      <w:r>
        <w:t xml:space="preserve">and the delay sets how often a request can be sent.</w:t>
      </w:r>
      <w:r>
        <w:t xml:space="preserve"> </w:t>
      </w:r>
      <w:r>
        <w:t xml:space="preserve">Sustained work therefore needs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input budget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requests per minute</m:t>
          </m:r>
          <m:r>
            <m:rPr>
              <m:sty m:val="p"/>
            </m:rPr>
            <m:t>≤</m:t>
          </m:r>
          <m:r>
            <m:rPr>
              <m:nor/>
              <m:sty m:val="p"/>
            </m:rPr>
            <m:t>ITPM</m:t>
          </m:r>
        </m:oMath>
      </m:oMathPara>
    </w:p>
    <w:p>
      <w:pPr>
        <w:pStyle w:val="FirstParagraph"/>
      </w:pPr>
      <w:r>
        <w:t xml:space="preserve">The Claude row is tuned to sit just under that ceiling.</w:t>
      </w:r>
      <w:r>
        <w:t xml:space="preserve"> </w:t>
      </w:r>
      <w:r>
        <w:t xml:space="preserve">A 15,000 ms delay allows four requests per minute,</w:t>
      </w:r>
      <w:r>
        <w:t xml:space="preserve"> </w:t>
      </w:r>
      <w:r>
        <w:t xml:space="preserve">and each request carries the 48,000-token input budget derived above,</w:t>
      </w:r>
      <w:r>
        <w:t xml:space="preserve"> </w:t>
      </w:r>
      <w:r>
        <w:t xml:space="preserve">so a busy client draws about 192,000 against a 200,000 ITPM tier.</w:t>
      </w:r>
      <w:r>
        <w:t xml:space="preserve"> </w:t>
      </w:r>
      <w:r>
        <w:t xml:space="preserve">That is roughly 96 percent of the allowance,</w:t>
      </w:r>
      <w:r>
        <w:t xml:space="preserve"> </w:t>
      </w:r>
      <w:r>
        <w:t xml:space="preserve">which is why the 64,000 value looks conservative and is not.</w:t>
      </w:r>
    </w:p>
    <w:p>
      <w:pPr>
        <w:pStyle w:val="BodyText"/>
      </w:pPr>
      <w:r>
        <w:t xml:space="preserve">This is what makes a larger window expensive.</w:t>
      </w:r>
      <w:r>
        <w:t xml:space="preserve"> </w:t>
      </w:r>
      <w:r>
        <w:t xml:space="preserve">Raising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while leaving the delay alone</w:t>
      </w:r>
      <w:r>
        <w:t xml:space="preserve"> </w:t>
      </w:r>
      <w:r>
        <w:t xml:space="preserve">multiplies straight through the inequality above.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gives the largest input budget each tier sustains</w:t>
      </w:r>
      <w:r>
        <w:t xml:space="preserve"> </w:t>
      </w:r>
      <w:r>
        <w:t xml:space="preserve">at a given pace.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databricks-itpm-pac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Largest sustainable input budget by tier and pacing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Workspace ITPM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 s (4/min)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 s (2/min)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 s (1/min)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2,000,000</w:t>
                  </w:r>
                </w:p>
              </w:tc>
            </w:tr>
          </w:tbl>
          <w:bookmarkEnd w:id="29"/>
          <w:p/>
        </w:tc>
      </w:tr>
    </w:tbl>
    <w:p>
      <w:pPr>
        <w:pStyle w:val="BodyText"/>
      </w:pPr>
      <w:r>
        <w:t xml:space="preserve">A model’s own maximum window is a separate quantity from either column,</w:t>
      </w:r>
      <w:r>
        <w:t xml:space="preserve"> </w:t>
      </w:r>
      <w:r>
        <w:t xml:space="preserve">and it is usually far larger.</w:t>
      </w:r>
      <w:r>
        <w:t xml:space="preserve"> </w:t>
      </w:r>
      <w:r>
        <w:t xml:space="preserve">Registering it directly is the common mistake.</w:t>
      </w:r>
      <w:r>
        <w:t xml:space="preserve"> </w:t>
      </w:r>
      <w:r>
        <w:t xml:space="preserve">Advertising a 1,000,000-token window on a 200,000 ITPM tier</w:t>
      </w:r>
      <w:r>
        <w:t xml:space="preserve"> </w:t>
      </w:r>
      <w:r>
        <w:t xml:space="preserve">offers a single prompt of 984,000 input tokens,</w:t>
      </w:r>
      <w:r>
        <w:t xml:space="preserve"> </w:t>
      </w:r>
      <w:r>
        <w:t xml:space="preserve">which is 4.9 times the entire per-minute allowance,</w:t>
      </w:r>
      <w:r>
        <w:t xml:space="preserve"> </w:t>
      </w:r>
      <w:r>
        <w:t xml:space="preserve">so two full prompts would need about 295 seconds between them.</w:t>
      </w:r>
      <w:r>
        <w:t xml:space="preserve"> </w:t>
      </w:r>
      <w:r>
        <w:t xml:space="preserve">The window is a real capability of the model</w:t>
      </w:r>
      <w:r>
        <w:t xml:space="preserve"> </w:t>
      </w:r>
      <w:r>
        <w:t xml:space="preserve">and it is not available at that quota.</w:t>
      </w:r>
    </w:p>
    <w:bookmarkEnd w:id="30"/>
    <w:bookmarkStart w:id="31" w:name="choosing-a-model-for-agent-mode"/>
    <w:p>
      <w:pPr>
        <w:pStyle w:val="Heading4"/>
      </w:pPr>
      <w:r>
        <w:t xml:space="preserve">Choosing a model for agent mode</w:t>
      </w:r>
    </w:p>
    <w:p>
      <w:pPr>
        <w:pStyle w:val="FirstParagraph"/>
      </w:pPr>
      <w:r>
        <w:t xml:space="preserve">Agent mode spends the input budget faster than chat does,</w:t>
      </w:r>
      <w:r>
        <w:t xml:space="preserve"> </w:t>
      </w:r>
      <w:r>
        <w:t xml:space="preserve">because tool definitions and file contents are sent before any conversation.</w:t>
      </w:r>
      <w:r>
        <w:t xml:space="preserve"> </w:t>
      </w:r>
      <w:r>
        <w:t xml:space="preserve">Two configurations are possible,</w:t>
      </w:r>
      <w:r>
        <w:t xml:space="preserve"> </w:t>
      </w:r>
      <w:r>
        <w:t xml:space="preserve">and the tier decides which one is open.</w:t>
      </w:r>
    </w:p>
    <w:p>
      <w:pPr>
        <w:pStyle w:val="BodyText"/>
      </w:pPr>
      <w:r>
        <w:t xml:space="preserve">On a 200,000 ITPM tier the budget can be spent on a large window</w:t>
      </w:r>
      <w:r>
        <w:t xml:space="preserve"> </w:t>
      </w:r>
      <w:r>
        <w:t xml:space="preserve">or on frequent turns, and not on both.</w:t>
      </w:r>
      <w:r>
        <w:t xml:space="preserve"> </w:t>
      </w:r>
      <w:r>
        <w:t xml:space="preserve">Doubling the window means halving the pace,</w:t>
      </w:r>
      <w:r>
        <w:t xml:space="preserve"> </w:t>
      </w:r>
      <w:r>
        <w:t xml:space="preserve">so an agent that reads several files per turn slows to a crawl</w:t>
      </w:r>
      <w:r>
        <w:t xml:space="preserve"> </w:t>
      </w:r>
      <w:r>
        <w:t xml:space="preserve">exactly when it is doing the most work.</w:t>
      </w:r>
    </w:p>
    <w:p>
      <w:pPr>
        <w:pStyle w:val="BodyText"/>
      </w:pPr>
      <w:r>
        <w:t xml:space="preserve">The higher tiers change the answer rather than easing it.</w:t>
      </w:r>
      <w:r>
        <w:t xml:space="preserve"> </w:t>
      </w:r>
      <w:r>
        <w:t xml:space="preserve">GPT-5.6 Sol, Terra, and Luna sit on a 2,000,000 ITPM tier,</w:t>
      </w:r>
      <w:r>
        <w:t xml:space="preserve"> </w:t>
      </w:r>
      <w:r>
        <w:t xml:space="preserve">ten times the Claude and Gemini families,</w:t>
      </w:r>
      <w:r>
        <w:t xml:space="preserve"> </w:t>
      </w:r>
      <w:r>
        <w:t xml:space="preserve">and carry a 400,000 context with no delay.</w:t>
      </w:r>
      <w:r>
        <w:t xml:space="preserve"> </w:t>
      </w:r>
      <w:r>
        <w:t xml:space="preserve">That is 384,000 input tokens at roughly 5 requests per minute:</w:t>
      </w:r>
      <w:r>
        <w:t xml:space="preserve"> </w:t>
      </w:r>
      <w:r>
        <w:t xml:space="preserve">8 times the Claude window and faster turns at the same time.</w:t>
      </w:r>
      <w:r>
        <w:t xml:space="preserve"> </w:t>
      </w:r>
      <w:r>
        <w:t xml:space="preserve">Prefer that family for agent work on a standard pay-per-token workspace,</w:t>
      </w:r>
      <w:r>
        <w:t xml:space="preserve"> </w:t>
      </w:r>
      <w:r>
        <w:t xml:space="preserve">and keep the 200,000 ITPM families for chat.</w:t>
      </w:r>
    </w:p>
    <w:p>
      <w:pPr>
        <w:pStyle w:val="BodyText"/>
      </w:pPr>
      <w:r>
        <w:t xml:space="preserve">Note the direction of the trade,</w:t>
      </w:r>
      <w:r>
        <w:t xml:space="preserve"> </w:t>
      </w:r>
      <w:r>
        <w:t xml:space="preserve">which is the opposite of the intuition.</w:t>
      </w:r>
      <w:r>
        <w:t xml:space="preserve"> </w:t>
      </w:r>
      <w:r>
        <w:t xml:space="preserve">Within one tier a smaller window buys more turns per minute,</w:t>
      </w:r>
      <w:r>
        <w:t xml:space="preserve"> </w:t>
      </w:r>
      <w:r>
        <w:t xml:space="preserve">so the fastest agent configuration is rarely the widest one.</w:t>
      </w:r>
    </w:p>
    <w:p>
      <w:pPr>
        <w:pStyle w:val="BodyText"/>
      </w:pPr>
      <w:r>
        <w:t xml:space="preserve">Measure before tuning either column.</w:t>
      </w:r>
      <w:r>
        <w:t xml:space="preserve"> </w:t>
      </w:r>
      <w:r>
        <w:t xml:space="preserve">VS Code’s status bar reports tokens used against the advertised window for the</w:t>
      </w:r>
      <w:r>
        <w:t xml:space="preserve"> </w:t>
      </w:r>
      <w:r>
        <w:t xml:space="preserve">current chat,</w:t>
      </w:r>
      <w:r>
        <w:t xml:space="preserve"> </w:t>
      </w:r>
      <w:r>
        <w:t xml:space="preserve">which is the only reading that reflects what a client actually sends.</w:t>
      </w:r>
      <w:r>
        <w:t xml:space="preserve"> </w:t>
      </w:r>
      <w:r>
        <w:t xml:space="preserve">Read it in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chat,</w:t>
      </w:r>
      <w:r>
        <w:t xml:space="preserve"> </w:t>
      </w:r>
      <w:r>
        <w:t xml:space="preserve">since an existing one keeps the context metadata it was created with.</w:t>
      </w:r>
    </w:p>
    <w:p>
      <w:pPr>
        <w:pStyle w:val="BodyText"/>
      </w:pPr>
      <w:r>
        <w:t xml:space="preserve">The 64,000/16,000 combination limits one prompt to about 48,000 input tokens.</w:t>
      </w:r>
      <w:r>
        <w:t xml:space="preserve"> </w:t>
      </w:r>
      <w:r>
        <w:t xml:space="preserve">Together with 15-second pacing,</w:t>
      </w:r>
      <w:r>
        <w:t xml:space="preserve"> </w:t>
      </w:r>
      <w:r>
        <w:t xml:space="preserve">that keeps one busy client near rather than far above a 200,000 ITPM tier.</w:t>
      </w:r>
      <w:r>
        <w:t xml:space="preserve"> </w:t>
      </w:r>
      <w:r>
        <w:t xml:space="preserve">It is not a guarantee:</w:t>
      </w:r>
      <w:r>
        <w:t xml:space="preserve"> </w:t>
      </w:r>
      <w:r>
        <w:t xml:space="preserve">the quota is shared across the workspace,</w:t>
      </w:r>
      <w:r>
        <w:t xml:space="preserve"> </w:t>
      </w:r>
      <w:r>
        <w:t xml:space="preserve">prompt sizes vary,</w:t>
      </w:r>
      <w:r>
        <w:t xml:space="preserve"> </w:t>
      </w:r>
      <w:r>
        <w:t xml:space="preserve">and concurrent users or clients consume the same allowance.</w:t>
      </w:r>
      <w:r>
        <w:t xml:space="preserve"> </w:t>
      </w:r>
      <w:r>
        <w:t xml:space="preserve">Increase the delay or reduce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further when 429s continue.</w:t>
      </w:r>
    </w:p>
    <w:p>
      <w:pPr>
        <w:pStyle w:val="BodyText"/>
      </w:pPr>
      <w:r>
        <w:t xml:space="preserve">Use longer retry spacing than the extension’s one-second default:</w:t>
      </w:r>
    </w:p>
    <w:p>
      <w:pPr>
        <w:pStyle w:val="SourceCode"/>
      </w:pPr>
      <w:r>
        <w:rPr>
          <w:rStyle w:val="StringTok"/>
        </w:rPr>
        <w:t xml:space="preserve">"oaicopilot.retry"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"interval_ms"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extension already retries 429 responses</w:t>
      </w:r>
      <w:r>
        <w:t xml:space="preserve"> </w:t>
      </w:r>
      <w:r>
        <w:t xml:space="preserve">and doubles this base interval on successive attempts.</w:t>
      </w:r>
      <w:r>
        <w:t xml:space="preserve"> </w:t>
      </w:r>
      <w:r>
        <w:t xml:space="preserve">The longer starting interval gives Databricks’ sliding token window time to</w:t>
      </w:r>
      <w:r>
        <w:t xml:space="preserve"> </w:t>
      </w:r>
      <w:r>
        <w:t xml:space="preserve">recover.</w:t>
      </w:r>
    </w:p>
    <w:p>
      <w:pPr>
        <w:pStyle w:val="BodyText"/>
      </w:pPr>
      <w:r>
        <w:t xml:space="preserve">For GPT-5 and GPT OSS models,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adds a selector to the Copilot model configuration</w:t>
      </w:r>
      <w:r>
        <w:t xml:space="preserve"> </w:t>
      </w:r>
      <w:r>
        <w:t xml:space="preserve">and is forwarded to Databricks.</w:t>
      </w:r>
      <w:r>
        <w:t xml:space="preserve"> </w:t>
      </w:r>
      <w:r>
        <w:t xml:space="preserve">Start with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for general work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for Codex or difficult agentic tasks.</w:t>
      </w:r>
      <w:r>
        <w:t xml:space="preserve"> </w:t>
      </w:r>
      <w:r>
        <w:t xml:space="preserve">Claude and Gemini 2.5 use provider-specific thinking controls;</w:t>
      </w:r>
      <w:r>
        <w:t xml:space="preserve"> </w:t>
      </w:r>
      <w:r>
        <w:t xml:space="preserve">do not copy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onto those entries.</w:t>
      </w:r>
    </w:p>
    <w:p>
      <w:pPr>
        <w:pStyle w:val="BodyText"/>
      </w:pPr>
      <w:r>
        <w:t xml:space="preserve">Databricks retires model endpoints over time.</w:t>
      </w:r>
      <w:r>
        <w:t xml:space="preserve"> </w:t>
      </w:r>
      <w:r>
        <w:t xml:space="preserve">Before sharing or troubleshooting a configuration,</w:t>
      </w:r>
      <w:r>
        <w:t xml:space="preserve"> </w:t>
      </w:r>
      <w:r>
        <w:t xml:space="preserve">compare every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with the current model catalog</w:t>
      </w:r>
      <w:r>
        <w:t xml:space="preserve"> </w:t>
      </w:r>
      <w:r>
        <w:t xml:space="preserve">and remove entries that are no longer listed.</w:t>
      </w:r>
      <w:r>
        <w:t xml:space="preserve"> </w:t>
      </w:r>
      <w:r>
        <w:t xml:space="preserve">An accurate local entry cannot make a retired endpoint work.</w:t>
      </w:r>
    </w:p>
    <w:p>
      <w:pPr>
        <w:pStyle w:val="BodyText"/>
      </w:pPr>
      <w:r>
        <w:t xml:space="preserve">An individual endpoint page may also carry a banner reading</w:t>
      </w:r>
      <w:r>
        <w:t xml:space="preserve"> </w:t>
      </w:r>
      <w:r>
        <w:t xml:space="preserve">“This serving endpoint is deprecated.</w:t>
      </w:r>
      <w:r>
        <w:t xml:space="preserve"> </w:t>
      </w:r>
      <w:r>
        <w:t xml:space="preserve">Foundation models are now managed in Unity AI Gateway.”</w:t>
      </w:r>
      <w:r>
        <w:t xml:space="preserve"> </w:t>
      </w:r>
      <w:r>
        <w:t xml:space="preserve">That is a statement about where Databricks intends to manage these models,</w:t>
      </w:r>
      <w:r>
        <w:t xml:space="preserve"> </w:t>
      </w:r>
      <w:r>
        <w:t xml:space="preserve">not an outage: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/serving-endpoints</w:t>
      </w:r>
      <w:r>
        <w:t xml:space="preserve"> </w:t>
      </w:r>
      <w:r>
        <w:t xml:space="preserve">path keeps serving while the banner is up.</w:t>
      </w:r>
      <w:r>
        <w:t xml:space="preserve"> </w:t>
      </w:r>
      <w:r>
        <w:t xml:space="preserve">Unity AI Gateway’s</w:t>
      </w:r>
      <w:r>
        <w:t xml:space="preserve"> </w:t>
      </w:r>
      <w:r>
        <w:rPr>
          <w:b/>
          <w:bCs/>
        </w:rPr>
        <w:t xml:space="preserve">LLMs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Providers</w:t>
      </w:r>
      <w:r>
        <w:t xml:space="preserve"> </w:t>
      </w:r>
      <w:r>
        <w:t xml:space="preserve">tabs are in beta,</w:t>
      </w:r>
      <w:r>
        <w:t xml:space="preserve"> </w:t>
      </w:r>
      <w:r>
        <w:t xml:space="preserve">and they are inactive in a workspace that has not been enabled for them.</w:t>
      </w:r>
      <w:r>
        <w:t xml:space="preserve"> </w:t>
      </w:r>
      <w:r>
        <w:t xml:space="preserve">In that state there is no gateway base URL to move to,</w:t>
      </w:r>
      <w:r>
        <w:t xml:space="preserve"> </w:t>
      </w:r>
      <w:r>
        <w:t xml:space="preserve">and the configuration in this section is still the working one.</w:t>
      </w:r>
      <w:r>
        <w:t xml:space="preserve"> </w:t>
      </w:r>
      <w:r>
        <w:t xml:space="preserve">Re-check when those tabs become active.</w:t>
      </w:r>
      <w:r>
        <w:t xml:space="preserve"> </w:t>
      </w:r>
      <w:r>
        <w:t xml:space="preserve">Observed 2026-08-20.</w:t>
      </w:r>
    </w:p>
    <w:bookmarkEnd w:id="31"/>
    <w:bookmarkStart w:id="40" w:name="Xeefb66738a7cdd8d123f77fc3c435ee9098e612"/>
    <w:p>
      <w:pPr>
        <w:pStyle w:val="Heading4"/>
      </w:pPr>
      <w:r>
        <w:t xml:space="preserve">Four errors that report themselves, and why they stack</w:t>
      </w:r>
    </w:p>
    <w:p>
      <w:pPr>
        <w:pStyle w:val="FirstParagraph"/>
      </w:pPr>
      <w:r>
        <w:t xml:space="preserve">These failures sit on top of each other:</w:t>
      </w:r>
      <w:r>
        <w:t xml:space="preserve"> </w:t>
      </w:r>
      <w:r>
        <w:t xml:space="preserve">fixing one uncovers the next,</w:t>
      </w:r>
      <w:r>
        <w:t xml:space="preserve"> </w:t>
      </w:r>
      <w:r>
        <w:t xml:space="preserve">so work through them top-down.</w:t>
      </w:r>
    </w:p>
    <w:p>
      <w:pPr>
        <w:pStyle w:val="BodyText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b/>
          <w:bCs/>
        </w:rPr>
        <w:t xml:space="preserve">“No utility model is configured for</w:t>
      </w:r>
      <w:r>
        <w:rPr>
          <w:b/>
          <w:bCs/>
        </w:rPr>
        <w:t xml:space="preserve"> </w:t>
      </w:r>
      <w:r>
        <w:rPr>
          <w:b/>
          <w:bCs/>
        </w:rPr>
        <w:t xml:space="preserve">‘copilot-utility-small’</w:t>
      </w:r>
      <w:r>
        <w:rPr>
          <w:b/>
          <w:bCs/>
        </w:rPr>
        <w:t xml:space="preserve">”</w:t>
      </w:r>
    </w:p>
    <w:p>
      <w:pPr>
        <w:pStyle w:val="BodyText"/>
      </w:pPr>
      <w:r>
        <w:t xml:space="preserve">When your main Chat model is a BYOK model,</w:t>
      </w:r>
      <w:r>
        <w:t xml:space="preserve"> </w:t>
      </w:r>
      <w:r>
        <w:t xml:space="preserve">VS Code still needs a small</w:t>
      </w:r>
      <w:r>
        <w:t xml:space="preserve"> </w:t>
      </w:r>
      <w:r>
        <w:t xml:space="preserve">“utility”</w:t>
      </w:r>
      <w:r>
        <w:t xml:space="preserve"> </w:t>
      </w:r>
      <w:r>
        <w:t xml:space="preserve">model for background chores</w:t>
      </w:r>
      <w:r>
        <w:t xml:space="preserve"> </w:t>
      </w:r>
      <w:r>
        <w:t xml:space="preserve">such as generating the conversation title and naming git branches.</w:t>
      </w:r>
      <w:r>
        <w:t xml:space="preserve"> </w:t>
      </w:r>
      <w:r>
        <w:t xml:space="preserve">If none is configured, Chat fails before it ever reaches your provider:</w:t>
      </w:r>
    </w:p>
    <w:p>
      <w:pPr>
        <w:pStyle w:val="SourceCode"/>
      </w:pPr>
      <w:r>
        <w:rPr>
          <w:rStyle w:val="VerbatimChar"/>
        </w:rPr>
        <w:t xml:space="preserve">No utility model is configured for 'copilot-utility-small'</w:t>
      </w:r>
      <w:r>
        <w:br/>
      </w:r>
      <w:r>
        <w:rPr>
          <w:rStyle w:val="VerbatimChar"/>
        </w:rPr>
        <w:t xml:space="preserve">while the selected main agent model is BYOK.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chat.byokUtilityModelDefault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"mainAgent"</w:t>
      </w:r>
      <w:r>
        <w:t xml:space="preserve">: reuse your BYOK main model for these chores.</w:t>
      </w:r>
      <w:r>
        <w:t xml:space="preserve"> </w:t>
      </w:r>
      <w:r>
        <w:t xml:space="preserve">This keeps all traffic on your provider and needs no extra endpoint,</w:t>
      </w:r>
      <w:r>
        <w:t xml:space="preserve"> </w:t>
      </w:r>
      <w:r>
        <w:t xml:space="preserve">so it is the simplest choice.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"copilot"</w:t>
      </w:r>
      <w:r>
        <w:t xml:space="preserve">: use GitHub’s hosted utility model.</w:t>
      </w:r>
      <w:r>
        <w:t xml:space="preserve"> </w:t>
      </w:r>
      <w:r>
        <w:t xml:space="preserve">This needs an active Copilot subscription.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"none"</w:t>
      </w:r>
      <w:r>
        <w:t xml:space="preserve">: the default, which errors on purpose.</w:t>
      </w:r>
    </w:p>
    <w:p>
      <w:pPr>
        <w:pStyle w:val="FirstParagraph"/>
      </w:pPr>
      <w:r>
        <w:t xml:space="preserve">This requirement arrived in a mid-2026 VS Code update.</w:t>
      </w:r>
      <w:r>
        <w:t xml:space="preserve"> </w:t>
      </w:r>
      <w:r>
        <w:t xml:space="preserve">Before that, BYOK chat worked without the setting,</w:t>
      </w:r>
      <w:r>
        <w:t xml:space="preserve"> </w:t>
      </w:r>
      <w:r>
        <w:t xml:space="preserve">so an editor update can make a working setup start failing here.</w:t>
      </w:r>
    </w:p>
    <w:p>
      <w:pPr>
        <w:pStyle w:val="Body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[404] ENDPOINT_NOT_FOUND</w:t>
      </w:r>
    </w:p>
    <w:p>
      <w:pPr>
        <w:pStyle w:val="SourceCode"/>
      </w:pPr>
      <w:r>
        <w:rPr>
          <w:rStyle w:val="VerbatimChar"/>
        </w:rPr>
        <w:t xml:space="preserve">[404] Not Found</w:t>
      </w:r>
      <w:r>
        <w:br/>
      </w:r>
      <w:r>
        <w:rPr>
          <w:rStyle w:val="VerbatimChar"/>
        </w:rPr>
        <w:t xml:space="preserve">{"error_code":"ENDPOINT_NOT_FOUND",</w:t>
      </w:r>
      <w:r>
        <w:br/>
      </w:r>
      <w:r>
        <w:rPr>
          <w:rStyle w:val="VerbatimChar"/>
        </w:rPr>
        <w:t xml:space="preserve"> "message":"The given endpoint does not exist, please retry after</w:t>
      </w:r>
      <w:r>
        <w:br/>
      </w:r>
      <w:r>
        <w:rPr>
          <w:rStyle w:val="VerbatimChar"/>
        </w:rPr>
        <w:t xml:space="preserve">            checking the specified model and version deployment exists."}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name in the request is not a serving endpoint that exists in the</w:t>
      </w:r>
      <w:r>
        <w:t xml:space="preserve"> </w:t>
      </w:r>
      <w:r>
        <w:t xml:space="preserve">workspace.</w:t>
      </w:r>
      <w:r>
        <w:t xml:space="preserve"> </w:t>
      </w:r>
      <w:r>
        <w:t xml:space="preserve">Check that every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oaicopilot.models</w:t>
      </w:r>
      <w:r>
        <w:t xml:space="preserve"> </w:t>
      </w:r>
      <w:r>
        <w:t xml:space="preserve">matches a real, deployed endpoint</w:t>
      </w:r>
      <w:r>
        <w:t xml:space="preserve"> </w:t>
      </w:r>
      <w:r>
        <w:t xml:space="preserve">(Databricks workspace →</w:t>
      </w:r>
      <w:r>
        <w:t xml:space="preserve"> </w:t>
      </w:r>
      <w:r>
        <w:rPr>
          <w:b/>
          <w:bCs/>
        </w:rPr>
        <w:t xml:space="preserve">Serving</w:t>
      </w:r>
      <w:r>
        <w:t xml:space="preserve">),</w:t>
      </w:r>
      <w:r>
        <w:t xml:space="preserve"> </w:t>
      </w:r>
      <w:r>
        <w:t xml:space="preserve">and remove or rename any entry that points at a name with no deployment.</w:t>
      </w:r>
      <w:r>
        <w:t xml:space="preserve"> </w:t>
      </w:r>
      <w:r>
        <w:t xml:space="preserve">A stray placeholder entry, such as a leftover</w:t>
      </w:r>
      <w:r>
        <w:t xml:space="preserve"> </w:t>
      </w:r>
      <w:r>
        <w:rPr>
          <w:rStyle w:val="VerbatimChar"/>
        </w:rPr>
        <w:t xml:space="preserve">copilot-utility-small</w:t>
      </w:r>
      <w:r>
        <w:t xml:space="preserve">,</w:t>
      </w:r>
      <w:r>
        <w:t xml:space="preserve"> </w:t>
      </w:r>
      <w:r>
        <w:t xml:space="preserve">is a common cause.</w:t>
      </w:r>
    </w:p>
    <w:p>
      <w:pPr>
        <w:pStyle w:val="Body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[403] Invalid access token</w:t>
      </w:r>
    </w:p>
    <w:p>
      <w:pPr>
        <w:pStyle w:val="SourceCode"/>
      </w:pPr>
      <w:r>
        <w:rPr>
          <w:rStyle w:val="VerbatimChar"/>
        </w:rPr>
        <w:t xml:space="preserve">[403] Forbidden</w:t>
      </w:r>
      <w:r>
        <w:br/>
      </w:r>
      <w:r>
        <w:rPr>
          <w:rStyle w:val="VerbatimChar"/>
        </w:rPr>
        <w:t xml:space="preserve">{"error_code":403,"message":"Invalid access token."}</w:t>
      </w:r>
    </w:p>
    <w:p>
      <w:pPr>
        <w:pStyle w:val="FirstParagraph"/>
      </w:pPr>
      <w:r>
        <w:t xml:space="preserve">The stored token is expired or revoked.</w:t>
      </w:r>
      <w:r>
        <w:t xml:space="preserve"> </w:t>
      </w:r>
      <w:r>
        <w:t xml:space="preserve">Databricks OAuth tokens are short-lived and can expire within the day,</w:t>
      </w:r>
      <w:r>
        <w:t xml:space="preserve"> </w:t>
      </w:r>
      <w:r>
        <w:t xml:space="preserve">so a session that worked in the morning can start returning 403 by afternoon;</w:t>
      </w:r>
      <w:r>
        <w:t xml:space="preserve"> </w:t>
      </w:r>
      <w:r>
        <w:t xml:space="preserve">personal access tokens last until their configured expiry.</w:t>
      </w:r>
      <w:r>
        <w:t xml:space="preserve"> </w:t>
      </w:r>
      <w:r>
        <w:t xml:space="preserve">Generate a fresh token</w:t>
      </w:r>
      <w:r>
        <w:t xml:space="preserve"> </w:t>
      </w:r>
      <w:r>
        <w:t xml:space="preserve">(Databricks 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Developer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Access tokens</w:t>
      </w:r>
      <w:r>
        <w:t xml:space="preserve">)</w:t>
      </w:r>
      <w:r>
        <w:t xml:space="preserve"> </w:t>
      </w:r>
      <w:r>
        <w:t xml:space="preserve">and re-run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.</w:t>
      </w:r>
      <w:r>
        <w:t xml:space="preserve"> </w:t>
      </w:r>
      <w:r>
        <w:t xml:space="preserve">Prefer a long-lived personal access token to avoid frequent re-authentication.</w:t>
      </w:r>
      <w:r>
        <w:t xml:space="preserve"> </w:t>
      </w:r>
      <w:r>
        <w:t xml:space="preserve">No window reload is needed;</w:t>
      </w:r>
      <w:r>
        <w:t xml:space="preserve"> </w:t>
      </w:r>
      <w:r>
        <w:t xml:space="preserve">the extension reads the token on each request.</w:t>
      </w:r>
    </w:p>
    <w:p>
      <w:pPr>
        <w:pStyle w:val="Body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[429] REQUEST_LIMIT_EXCEEDED</w:t>
      </w:r>
    </w:p>
    <w:p>
      <w:pPr>
        <w:pStyle w:val="SourceCode"/>
      </w:pPr>
      <w:r>
        <w:rPr>
          <w:rStyle w:val="VerbatimChar"/>
        </w:rPr>
        <w:t xml:space="preserve">[429] Too Many Requests</w:t>
      </w:r>
      <w:r>
        <w:br/>
      </w:r>
      <w:r>
        <w:rPr>
          <w:rStyle w:val="VerbatimChar"/>
        </w:rPr>
        <w:t xml:space="preserve">REQUEST_LIMIT_EXCEEDED: Exceeded workspace input tokens per minute rate limit</w:t>
      </w:r>
      <w:r>
        <w:br/>
      </w:r>
      <w:r>
        <w:rPr>
          <w:rStyle w:val="VerbatimChar"/>
        </w:rPr>
        <w:t xml:space="preserve">for databricks-claude-sonnet-5.</w:t>
      </w:r>
    </w:p>
    <w:p>
      <w:pPr>
        <w:pStyle w:val="FirstParagraph"/>
      </w:pPr>
      <w:r>
        <w:t xml:space="preserve">This example is an input-tokens-per-minute (ITPM) failure.</w:t>
      </w:r>
      <w:r>
        <w:t xml:space="preserve"> </w:t>
      </w:r>
      <w:r>
        <w:t xml:space="preserve">Lowering only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does not fix it:</w:t>
      </w:r>
      <w:r>
        <w:t xml:space="preserve"> </w:t>
      </w:r>
      <w:r>
        <w:t xml:space="preserve">Databricks counts the actual prompt and conversation history against ITPM,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reserves output-tokens-per-minute (OTPM) capacity.</w:t>
      </w:r>
    </w:p>
    <w:p>
      <w:pPr>
        <w:pStyle w:val="BodyText"/>
      </w:pPr>
      <w:r>
        <w:t xml:space="preserve">For an ITPM error:</w:t>
      </w:r>
    </w:p>
    <w:p>
      <w:pPr>
        <w:pStyle w:val="Compact"/>
        <w:numPr>
          <w:ilvl w:val="0"/>
          <w:numId w:val="1037"/>
        </w:numPr>
      </w:pPr>
      <w:r>
        <w:t xml:space="preserve">lower the model’s operational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add or increase its model-specific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lengthen</w:t>
      </w:r>
      <w:r>
        <w:t xml:space="preserve"> </w:t>
      </w:r>
      <w:r>
        <w:rPr>
          <w:rStyle w:val="VerbatimChar"/>
        </w:rPr>
        <w:t xml:space="preserve">oaicopilot.retry.interval_ms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start a new conversation when accumulated history is no longer useful;</w:t>
      </w:r>
    </w:p>
    <w:p>
      <w:pPr>
        <w:pStyle w:val="Compact"/>
        <w:numPr>
          <w:ilvl w:val="0"/>
          <w:numId w:val="1037"/>
        </w:numPr>
      </w:pPr>
      <w:r>
        <w:t xml:space="preserve">use GitHub’s utility model for background chores when your Copilot plan</w:t>
      </w:r>
      <w:r>
        <w:t xml:space="preserve"> </w:t>
      </w:r>
      <w:r>
        <w:t xml:space="preserve">allows it; and</w:t>
      </w:r>
    </w:p>
    <w:p>
      <w:pPr>
        <w:pStyle w:val="Compact"/>
        <w:numPr>
          <w:ilvl w:val="0"/>
          <w:numId w:val="1037"/>
        </w:numPr>
      </w:pPr>
      <w:r>
        <w:t xml:space="preserve">ask the Databricks account team for a higher tier,</w:t>
      </w:r>
      <w:r>
        <w:t xml:space="preserve"> </w:t>
      </w:r>
      <w:r>
        <w:t xml:space="preserve">or use provisioned throughput for sustained workloads.</w:t>
      </w:r>
    </w:p>
    <w:p>
      <w:pPr>
        <w:pStyle w:val="FirstParagraph"/>
      </w:pPr>
      <w:r>
        <w:t xml:space="preserve">For an OTPM error,</w:t>
      </w:r>
      <w:r>
        <w:t xml:space="preserve"> </w:t>
      </w:r>
      <w:r>
        <w:t xml:space="preserve">lower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first.</w:t>
      </w:r>
      <w:r>
        <w:t xml:space="preserve"> </w:t>
      </w:r>
      <w:r>
        <w:t xml:space="preserve">For either type,</w:t>
      </w:r>
      <w:r>
        <w:t xml:space="preserve"> </w:t>
      </w:r>
      <w:r>
        <w:t xml:space="preserve">the error can persist until the sliding rate-limit window recovers.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quick way to tell 404 from 403:</w:t>
            </w:r>
            <w:r>
              <w:t xml:space="preserve"> </w:t>
            </w:r>
            <w:r>
              <w:t xml:space="preserve">a 404 means the request authenticated but named a missing endpoint</w:t>
            </w:r>
            <w:r>
              <w:t xml:space="preserve"> </w:t>
            </w:r>
            <w:r>
              <w:t xml:space="preserve">(a model-name or configuration problem),</w:t>
            </w:r>
            <w:r>
              <w:t xml:space="preserve"> </w:t>
            </w:r>
            <w:r>
              <w:t xml:space="preserve">while a 403 usually means the token itself was rejected (an authentication problem).</w:t>
            </w:r>
            <w:r>
              <w:t xml:space="preserve"> </w:t>
            </w:r>
            <w:r>
              <w:t xml:space="preserve">The IP access-list 403 below is the exception —</w:t>
            </w:r>
            <w:r>
              <w:t xml:space="preserve"> </w:t>
            </w:r>
            <w:r>
              <w:t xml:space="preserve">there the token is valid and the failure is at the network boundary.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workspace host before minting another token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Both the 404 and the 403 above assume the request reached the workspace you</w:t>
            </w:r>
            <w:r>
              <w:t xml:space="preserve"> </w:t>
            </w:r>
            <w:r>
              <w:t xml:space="preserve">think it did.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whose</w:t>
            </w:r>
            <w:r>
              <w:t xml:space="preserve"> </w:t>
            </w:r>
            <w:r>
              <w:rPr>
                <w:rStyle w:val="VerbatimChar"/>
              </w:rPr>
              <w:t xml:space="preserve">dbc-</w:t>
            </w:r>
            <w:r>
              <w:t xml:space="preserve"> </w:t>
            </w:r>
            <w:r>
              <w:t xml:space="preserve">host belongs to a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  <w:r>
              <w:t xml:space="preserve"> </w:t>
            </w:r>
            <w:r>
              <w:t xml:space="preserve">workspace produces those</w:t>
            </w:r>
            <w:r>
              <w:t xml:space="preserve"> </w:t>
            </w:r>
            <w:r>
              <w:t xml:space="preserve">same two errors and survives every remedy listed for them.</w:t>
            </w:r>
            <w:r>
              <w:t xml:space="preserve"> </w:t>
            </w:r>
            <w:r>
              <w:t xml:space="preserve">The endpoint name is real and the token is valid;</w:t>
            </w:r>
            <w:r>
              <w:t xml:space="preserve"> </w:t>
            </w:r>
            <w:r>
              <w:t xml:space="preserve">neither one is in the workspace being asked.</w:t>
            </w:r>
            <w:r>
              <w:t xml:space="preserve"> </w:t>
            </w:r>
            <w:r>
              <w:t xml:space="preserve">Issuing a fresh token then fails in exactly the same way, indefinitely.</w:t>
            </w:r>
          </w:p>
          <w:p>
            <w:pPr>
              <w:pStyle w:val="BodyText"/>
            </w:pPr>
            <w:r>
              <w:t xml:space="preserve">Compare the host in</w:t>
            </w:r>
            <w:r>
              <w:t xml:space="preserve"> </w:t>
            </w:r>
            <w:r>
              <w:rPr>
                <w:rStyle w:val="VerbatimChar"/>
              </w:rPr>
              <w:t xml:space="preserve">oaicopilot.baseUrl</w:t>
            </w:r>
            <w:r>
              <w:t xml:space="preserve"> </w:t>
            </w:r>
            <w:r>
              <w:t xml:space="preserve">against the invocations URL shown at</w:t>
            </w:r>
            <w:r>
              <w:t xml:space="preserve"> </w:t>
            </w:r>
            <w:r>
              <w:t xml:space="preserve">the top of the endpoint’s page in the Databricks console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Serving</w:t>
            </w:r>
            <w:r>
              <w:t xml:space="preserve">, then the endpoint).</w:t>
            </w:r>
            <w:r>
              <w:t xml:space="preserve"> </w:t>
            </w:r>
            <w:r>
              <w:t xml:space="preserve">Check every per-model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as well:</w:t>
            </w:r>
            <w:r>
              <w:t xml:space="preserve"> </w:t>
            </w:r>
            <w:r>
              <w:t xml:space="preserve">each model entry may carry its own copy of the host,</w:t>
            </w:r>
            <w:r>
              <w:t xml:space="preserve"> </w:t>
            </w:r>
            <w:r>
              <w:t xml:space="preserve">so a single corrected setting can leave dozens of stale ones behind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Observed 2026-08-20, where a stale host appeared 42 times in one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  <w:r>
              <w:t xml:space="preserve">: once at the top level and once in each of 41 model entries.</w:t>
            </w:r>
            <w:r>
              <w:t xml:space="preserve"> </w:t>
            </w:r>
            <w:r>
              <w:t xml:space="preserve">A second VS Code installation on the same machine carried the same stale host</w:t>
            </w:r>
            <w:r>
              <w:t xml:space="preserve"> </w:t>
            </w:r>
            <w:r>
              <w:t xml:space="preserve">in its own copy of the setting.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403 that no new token can fix — IP access list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There is a third 403 with the same status line</w:t>
            </w:r>
            <w:r>
              <w:t xml:space="preserve"> </w:t>
            </w:r>
            <w:r>
              <w:t xml:space="preserve">but a different message body and a different remedy: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[403] Forbidden</w:t>
            </w:r>
            <w:r>
              <w:br/>
            </w:r>
            <w:r>
              <w:rPr>
                <w:rStyle w:val="VerbatimChar"/>
              </w:rPr>
              <w:t xml:space="preserve">{"error_code":403,"message":"Source IP address: &lt;ip&gt; is blocked by Databricks IP ACL for workspace: &lt;workspace-id&gt; [ReqId: ...]"}</w:t>
            </w:r>
          </w:p>
          <w:p>
            <w:pPr>
              <w:pStyle w:val="FirstParagraph"/>
            </w:pPr>
            <w:r>
              <w:t xml:space="preserve">The request left from an address outside the workspace’s IP access list,</w:t>
            </w:r>
            <w:r>
              <w:t xml:space="preserve"> </w:t>
            </w:r>
            <w:r>
              <w:t xml:space="preserve">typically because a VPN dropped or was never connected.</w:t>
            </w:r>
            <w:r>
              <w:t xml:space="preserve"> </w:t>
            </w:r>
            <w:r>
              <w:t xml:space="preserve">The token is valid,</w:t>
            </w:r>
            <w:r>
              <w:t xml:space="preserve"> </w:t>
            </w:r>
            <w:r>
              <w:t xml:space="preserve">the host is correct,</w:t>
            </w:r>
            <w:r>
              <w:t xml:space="preserve"> </w:t>
            </w:r>
            <w:r>
              <w:t xml:space="preserve">and the endpoint exists,</w:t>
            </w:r>
            <w:r>
              <w:t xml:space="preserve"> </w:t>
            </w:r>
            <w:r>
              <w:t xml:space="preserve">so the request succeeds in intent and fails at the network boundary.</w:t>
            </w:r>
            <w:r>
              <w:t xml:space="preserve"> </w:t>
            </w:r>
            <w:r>
              <w:t xml:space="preserve">No credential change resolves it —</w:t>
            </w:r>
            <w:r>
              <w:t xml:space="preserve"> </w:t>
            </w:r>
            <w:r>
              <w:t xml:space="preserve">minting a fresh token repeats the same failure indefinitely,</w:t>
            </w:r>
            <w:r>
              <w:t xml:space="preserve"> </w:t>
            </w:r>
            <w:r>
              <w:t xml:space="preserve">the same shape as the stale-host case one layer further out.</w:t>
            </w:r>
          </w:p>
          <w:p>
            <w:pPr>
              <w:pStyle w:val="BodyText"/>
            </w:pPr>
            <w:r>
              <w:t xml:space="preserve">Connect to the network that the workspace allows</w:t>
            </w:r>
            <w:r>
              <w:t xml:space="preserve"> </w:t>
            </w:r>
            <w:r>
              <w:t xml:space="preserve">(restore the VPN or move to an allowed address)</w:t>
            </w:r>
            <w:r>
              <w:t xml:space="preserve"> </w:t>
            </w:r>
            <w:r>
              <w:t xml:space="preserve">and retry;</w:t>
            </w:r>
            <w:r>
              <w:t xml:space="preserve"> </w:t>
            </w:r>
            <w:r>
              <w:t xml:space="preserve">the existing token will then succeed without replacement.</w:t>
            </w:r>
          </w:p>
          <w:p>
            <w:pPr>
              <w:pStyle w:val="BodyText"/>
            </w:pPr>
            <w:r>
              <w:t xml:space="preserve">The IP-ACL variant is distinguishable by its message body,</w:t>
            </w:r>
            <w:r>
              <w:t xml:space="preserve"> </w:t>
            </w:r>
            <w:r>
              <w:t xml:space="preserve">which names your source IP and a workspace id.</w:t>
            </w:r>
            <w:r>
              <w:t xml:space="preserve"> </w:t>
            </w:r>
            <w:r>
              <w:t xml:space="preserve">The other two 403 situations are not distinguishable by body alone —</w:t>
            </w:r>
            <w:r>
              <w:t xml:space="preserve"> </w:t>
            </w:r>
            <w:r>
              <w:t xml:space="preserve">both the expired-token case and the wrong-workspace case described</w:t>
            </w:r>
            <w:r>
              <w:t xml:space="preserve"> </w:t>
            </w:r>
            <w:r>
              <w:t xml:space="preserve">in the preceding callout surface as</w:t>
            </w:r>
            <w:r>
              <w:t xml:space="preserve"> </w:t>
            </w:r>
            <w:r>
              <w:rPr>
                <w:rStyle w:val="VerbatimChar"/>
              </w:rPr>
              <w:t xml:space="preserve">Invalid access token</w:t>
            </w:r>
            <w:r>
              <w:t xml:space="preserve"> </w:t>
            </w:r>
            <w:r>
              <w:t xml:space="preserve">(and, for a missing endpoint, as</w:t>
            </w:r>
            <w:r>
              <w:t xml:space="preserve"> </w:t>
            </w:r>
            <w:r>
              <w:rPr>
                <w:rStyle w:val="VerbatimChar"/>
              </w:rPr>
              <w:t xml:space="preserve">ENDPOINT_NOT_FOUND</w:t>
            </w:r>
            <w:r>
              <w:t xml:space="preserve">):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Message body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Cause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Remedy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Invalid access token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expired or revoked token, 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baseUrl</w:t>
                  </w:r>
                  <w:r>
                    <w:t xml:space="preserve"> </w:t>
                  </w:r>
                  <w:r>
                    <w:t xml:space="preserve">names the wrong workspace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mint a new token or correct the host (see preceding callout)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Source IP address: ... blocked by Databricks IP ACL for workspace: &lt;workspace-id&gt;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off-network / VPN down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connect to the allowed network; no credential change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Observed 2026-08-26 on</w:t>
            </w:r>
            <w:r>
              <w:t xml:space="preserve"> </w:t>
            </w:r>
            <w:r>
              <w:rPr>
                <w:rStyle w:val="VerbatimChar"/>
              </w:rPr>
              <w:t xml:space="preserve">databricks-gpt-5-6-sol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dbc-440c7148-9ff6</w:t>
            </w:r>
            <w:r>
              <w:t xml:space="preserve">,</w:t>
            </w:r>
            <w:r>
              <w:t xml:space="preserve"> </w:t>
            </w:r>
            <w:r>
              <w:t xml:space="preserve">three consecutive requests while a VPN connection was down.</w:t>
            </w:r>
          </w:p>
          <w:p/>
        </w:tc>
      </w:tr>
    </w:tbl>
    <w:bookmarkEnd w:id="40"/>
    <w:bookmarkStart w:id="44" w:name="X2af9a430a52e3ae5bb0cdcfef1e620fec8864fe"/>
    <w:p>
      <w:pPr>
        <w:pStyle w:val="Heading4"/>
      </w:pPr>
      <w:r>
        <w:t xml:space="preserve">Three failures that name no error in the chat panel</w:t>
      </w:r>
    </w:p>
    <w:p>
      <w:pPr>
        <w:pStyle w:val="FirstParagraph"/>
      </w:pPr>
      <w:r>
        <w:t xml:space="preserve">The four errors above print their own text.</w:t>
      </w:r>
      <w:r>
        <w:t xml:space="preserve"> </w:t>
      </w:r>
      <w:r>
        <w:t xml:space="preserve">These three do not name an error.</w:t>
      </w:r>
      <w:r>
        <w:t xml:space="preserve"> </w:t>
      </w:r>
      <w:r>
        <w:t xml:space="preserve">Failures 5 and 6 leave an ordinary-looking reply in the chat panel,</w:t>
      </w:r>
      <w:r>
        <w:t xml:space="preserve"> </w:t>
      </w:r>
      <w:r>
        <w:t xml:space="preserve">and the only record is in VS Code’s</w:t>
      </w:r>
      <w:r>
        <w:t xml:space="preserve"> </w:t>
      </w:r>
      <w:r>
        <w:rPr>
          <w:b/>
          <w:bCs/>
        </w:rPr>
        <w:t xml:space="preserve">GitHub Copilot Chat</w:t>
      </w:r>
      <w:r>
        <w:t xml:space="preserve"> </w:t>
      </w:r>
      <w:r>
        <w:t xml:space="preserve">output channel</w:t>
      </w:r>
      <w:r>
        <w:t xml:space="preserve"> </w:t>
      </w:r>
      <w:r>
        <w:t xml:space="preserve">(</w:t>
      </w:r>
      <w:r>
        <w:rPr>
          <w:b/>
          <w:bCs/>
        </w:rPr>
        <w:t xml:space="preserve">View</w:t>
      </w:r>
      <w:r>
        <w:t xml:space="preserve">, then</w:t>
      </w:r>
      <w:r>
        <w:t xml:space="preserve"> </w:t>
      </w:r>
      <w:r>
        <w:rPr>
          <w:b/>
          <w:bCs/>
        </w:rPr>
        <w:t xml:space="preserve">Output</w:t>
      </w:r>
      <w:r>
        <w:t xml:space="preserve">, then pick that channel).</w:t>
      </w:r>
      <w:r>
        <w:t xml:space="preserve"> </w:t>
      </w:r>
      <w:r>
        <w:t xml:space="preserve">Failure 7 is visible in the panel as a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 </w:t>
      </w:r>
      <w:r>
        <w:t xml:space="preserve">prefix on the reply;</w:t>
      </w:r>
      <w:r>
        <w:t xml:space="preserve"> </w:t>
      </w:r>
      <w:r>
        <w:t xml:space="preserve">it is still a display bug rather than a named error.</w:t>
      </w:r>
      <w:r>
        <w:t xml:space="preserve"> </w:t>
      </w:r>
      <w:r>
        <w:t xml:space="preserve">Open the output channel first whenever a BYOK reply is wrong in a way that names no error.</w:t>
      </w:r>
    </w:p>
    <w:p>
      <w:pPr>
        <w:pStyle w:val="BodyText"/>
      </w:pPr>
      <w:r>
        <w:t xml:space="preserve">A reply that begins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 </w:t>
      </w:r>
      <w:r>
        <w:t xml:space="preserve">and then answers as though you had asked nothing</w:t>
      </w:r>
      <w:r>
        <w:t xml:space="preserve"> </w:t>
      </w:r>
      <w:r>
        <w:t xml:space="preserve">is the symptom that produced all three of these at once.</w:t>
      </w:r>
      <w:r>
        <w:t xml:space="preserve"> </w:t>
      </w:r>
      <w:r>
        <w:t xml:space="preserve">Observed 2026-08-20 with VS Code 1.135.0-insider,</w:t>
      </w:r>
      <w:r>
        <w:t xml:space="preserve"> </w:t>
      </w:r>
      <w:r>
        <w:t xml:space="preserve">Copilot Chat 0.63.2026082004,</w:t>
      </w:r>
      <w:r>
        <w:t xml:space="preserve"> </w:t>
      </w:r>
      <w:r>
        <w:rPr>
          <w:rStyle w:val="VerbatimChar"/>
        </w:rPr>
        <w:t xml:space="preserve">oai-compatible-copilot</w:t>
      </w:r>
      <w:r>
        <w:t xml:space="preserve"> </w:t>
      </w:r>
      <w:r>
        <w:t xml:space="preserve">0.4.2,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databricks-claude-sonnet-5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OAI Compatible API key not found</w:t>
      </w:r>
    </w:p>
    <w:p>
      <w:pPr>
        <w:pStyle w:val="SourceCode"/>
      </w:pPr>
      <w:r>
        <w:rPr>
          <w:rStyle w:val="VerbatimChar"/>
        </w:rPr>
        <w:t xml:space="preserve">OAI Compatible API key not found</w:t>
      </w:r>
      <w:r>
        <w:br/>
      </w:r>
      <w:r>
        <w:rPr>
          <w:rStyle w:val="VerbatimChar"/>
        </w:rPr>
        <w:t xml:space="preserve">  at ...provideLanguageModelChatResponse (out/provider.js:173)</w:t>
      </w:r>
    </w:p>
    <w:p>
      <w:pPr>
        <w:pStyle w:val="FirstParagraph"/>
      </w:pPr>
      <w:r>
        <w:t xml:space="preserve">The extension keeps the token in VS Code’s encrypted secret storage,</w:t>
      </w:r>
      <w:r>
        <w:t xml:space="preserve"> </w:t>
      </w:r>
      <w:r>
        <w:t xml:space="preserve">which is per install, not per profile.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travels through Settings Sync; the secret does not.</w:t>
      </w:r>
      <w:r>
        <w:t xml:space="preserve"> </w:t>
      </w:r>
      <w:r>
        <w:t xml:space="preserve">So a second install, such as Insiders beside stable,</w:t>
      </w:r>
      <w:r>
        <w:t xml:space="preserve"> </w:t>
      </w:r>
      <w:r>
        <w:t xml:space="preserve">shows a complete-looking</w:t>
      </w:r>
      <w:r>
        <w:t xml:space="preserve"> </w:t>
      </w:r>
      <w:r>
        <w:rPr>
          <w:rStyle w:val="VerbatimChar"/>
        </w:rPr>
        <w:t xml:space="preserve">oaicopilot</w:t>
      </w:r>
      <w:r>
        <w:t xml:space="preserve"> </w:t>
      </w:r>
      <w:r>
        <w:t xml:space="preserve">configuration with no token behind it.</w:t>
      </w:r>
      <w:r>
        <w:t xml:space="preserve"> </w:t>
      </w:r>
      <w:r>
        <w:t xml:space="preserve">A new profile in the same install still sees the existing token.</w:t>
      </w:r>
      <w:r>
        <w:t xml:space="preserve"> </w:t>
      </w:r>
      <w:r>
        <w:t xml:space="preserve">Re-run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 </w:t>
      </w:r>
      <w:r>
        <w:t xml:space="preserve">in the install that is</w:t>
      </w:r>
      <w:r>
        <w:t xml:space="preserve"> </w:t>
      </w:r>
      <w:r>
        <w:t xml:space="preserve">failing.</w:t>
      </w:r>
    </w:p>
    <w:p>
      <w:pPr>
        <w:pStyle w:val="BodyText"/>
      </w:pPr>
      <w:r>
        <w:t xml:space="preserve">This is not the same as the 403 above.</w:t>
      </w:r>
      <w:r>
        <w:t xml:space="preserve"> </w:t>
      </w:r>
      <w:r>
        <w:t xml:space="preserve">There, a token was sent and the provider rejected it;</w:t>
      </w:r>
      <w:r>
        <w:t xml:space="preserve"> </w:t>
      </w:r>
      <w:r>
        <w:t xml:space="preserve">here, no request reaches the provider at all.</w:t>
      </w:r>
    </w:p>
    <w:p>
      <w:pPr>
        <w:pStyle w:val="BodyText"/>
      </w:pPr>
      <w:r>
        <w:rPr>
          <w:b/>
          <w:bCs/>
        </w:rPr>
        <w:t xml:space="preserve">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 lowest priority node found</w:t>
      </w:r>
    </w:p>
    <w:p>
      <w:pPr>
        <w:pStyle w:val="SourceCode"/>
      </w:pPr>
      <w:r>
        <w:rPr>
          <w:rStyle w:val="VerbatimChar"/>
        </w:rPr>
        <w:t xml:space="preserve">Error: No lowest priority node found (path: ...)</w:t>
      </w:r>
      <w:r>
        <w:br/>
      </w:r>
      <w:r>
        <w:rPr>
          <w:rStyle w:val="VerbatimChar"/>
        </w:rPr>
        <w:t xml:space="preserve">  ... [ConversationHistorySummarizer] summarization failed</w:t>
      </w:r>
    </w:p>
    <w:p>
      <w:pPr>
        <w:pStyle w:val="FirstParagraph"/>
      </w:pPr>
      <w:r>
        <w:t xml:space="preserve">This one comes from Copilot Chat’s prompt renderer, not from Databricks.</w:t>
      </w:r>
      <w:r>
        <w:t xml:space="preserve"> </w:t>
      </w:r>
      <w:r>
        <w:t xml:space="preserve">The renderer drops prompt elements in priority order until the prompt fits the</w:t>
      </w:r>
      <w:r>
        <w:t xml:space="preserve"> </w:t>
      </w:r>
      <w:r>
        <w:t xml:space="preserve">input budget the extension advertises,</w:t>
      </w:r>
      <w:r>
        <w:t xml:space="preserve"> </w:t>
      </w:r>
      <w:r>
        <w:t xml:space="preserve">which is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,</w:t>
      </w:r>
      <w:r>
        <w:t xml:space="preserve"> </w:t>
      </w:r>
      <w:r>
        <w:t xml:space="preserve">or 48,000 tokens at the Claude defaults in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The error is what it raises when it has nothing left to drop</w:t>
      </w:r>
      <w:r>
        <w:t xml:space="preserve"> </w:t>
      </w:r>
      <w:r>
        <w:t xml:space="preserve">and the prompt is still over budget.</w:t>
      </w:r>
      <w:r>
        <w:t xml:space="preserve"> </w:t>
      </w:r>
      <w:r>
        <w:t xml:space="preserve">A prompt pruned that far need not still contain your own message,</w:t>
      </w:r>
      <w:r>
        <w:t xml:space="preserve"> </w:t>
      </w:r>
      <w:r>
        <w:t xml:space="preserve">which fits a model that replies it cannot see a request.</w:t>
      </w:r>
    </w:p>
    <w:p>
      <w:pPr>
        <w:pStyle w:val="BodyText"/>
      </w:pPr>
      <w:r>
        <w:t xml:space="preserve">Agent mode reaches this sooner than ordinary chat,</w:t>
      </w:r>
      <w:r>
        <w:t xml:space="preserve"> </w:t>
      </w:r>
      <w:r>
        <w:t xml:space="preserve">because tool definitions and instruction files consume the budget before any</w:t>
      </w:r>
      <w:r>
        <w:t xml:space="preserve"> </w:t>
      </w:r>
      <w:r>
        <w:t xml:space="preserve">conversation does.</w:t>
      </w:r>
      <w:r>
        <w:t xml:space="preserve"> </w:t>
      </w:r>
      <w:r>
        <w:t xml:space="preserve">Raise the model’s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and leave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alone:</w:t>
      </w:r>
      <w:r>
        <w:t xml:space="preserve"> </w:t>
      </w:r>
      <w:r>
        <w:t xml:space="preserve">that widens the input allowance without reserving more output tokens per</w:t>
      </w:r>
      <w:r>
        <w:t xml:space="preserve"> </w:t>
      </w:r>
      <w:r>
        <w:t xml:space="preserve">minute.</w:t>
      </w:r>
      <w:r>
        <w:t xml:space="preserve"> </w:t>
      </w:r>
      <w:r>
        <w:t xml:space="preserve">Reducing the number of active tools and instruction files works too.</w:t>
      </w:r>
      <w:r>
        <w:t xml:space="preserve"> </w:t>
      </w:r>
      <w:r>
        <w:t xml:space="preserve">Weigh both against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whose context values are chosen to keep one client inside an ITPM tier,</w:t>
      </w:r>
      <w:r>
        <w:t xml:space="preserve"> </w:t>
      </w:r>
      <w:r>
        <w:t xml:space="preserve">so buying prompt headroom this way costs more 429s.</w:t>
      </w:r>
      <w:r>
        <w:t xml:space="preserve"> </w:t>
      </w:r>
      <w:r>
        <w:t xml:space="preserve">Raising the window without lengthening the delay breaks the pairing those two</w:t>
      </w:r>
      <w:r>
        <w:t xml:space="preserve"> </w:t>
      </w:r>
      <w:r>
        <w:t xml:space="preserve">columns encode,</w:t>
      </w:r>
      <w:r>
        <w:t xml:space="preserve"> </w:t>
      </w:r>
      <w:r>
        <w:t xml:space="preserve">and on a 200,000 ITPM tier the headroom is not there to buy.</w:t>
      </w:r>
      <w:r>
        <w:t xml:space="preserve"> </w:t>
      </w:r>
      <w:r>
        <w:t xml:space="preserve">Switching to a higher-tier family is the move that gets both,</w:t>
      </w:r>
      <w:r>
        <w:t xml:space="preserve"> </w:t>
      </w:r>
      <w:r>
        <w:t xml:space="preserve">as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sets out.</w:t>
      </w:r>
    </w:p>
    <w:p>
      <w:pPr>
        <w:pStyle w:val="BodyText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[object Object]</w:t>
      </w:r>
      <w:r>
        <w:rPr>
          <w:b/>
          <w:bCs/>
        </w:rPr>
        <w:t xml:space="preserve"> </w:t>
      </w:r>
      <w:r>
        <w:rPr>
          <w:b/>
          <w:bCs/>
        </w:rPr>
        <w:t xml:space="preserve">in the reply text</w:t>
      </w:r>
    </w:p>
    <w:p>
      <w:pPr>
        <w:pStyle w:val="BodyText"/>
      </w:pPr>
      <w:r>
        <w:t xml:space="preserve">Version 0.4.2 renders streamed content with</w:t>
      </w:r>
      <w:r>
        <w:t xml:space="preserve"> </w:t>
      </w:r>
      <w:r>
        <w:rPr>
          <w:rStyle w:val="VerbatimChar"/>
        </w:rPr>
        <w:t xml:space="preserve">String(deltaObj.content)</w:t>
      </w:r>
      <w:r>
        <w:t xml:space="preserve"> </w:t>
      </w:r>
      <w:r>
        <w:t xml:space="preserve">in both of its streaming paths, in</w:t>
      </w:r>
      <w:r>
        <w:t xml:space="preserve"> </w:t>
      </w:r>
      <w:r>
        <w:rPr>
          <w:rStyle w:val="VerbatimChar"/>
        </w:rPr>
        <w:t xml:space="preserve">out/openai/openaiApi.js</w:t>
      </w:r>
      <w:r>
        <w:t xml:space="preserve">.</w:t>
      </w:r>
      <w:r>
        <w:t xml:space="preserve"> </w:t>
      </w:r>
      <w:r>
        <w:t xml:space="preserve">A chunk whose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is a plain string renders normally.</w:t>
      </w:r>
      <w:r>
        <w:t xml:space="preserve"> </w:t>
      </w:r>
      <w:r>
        <w:t xml:space="preserve">A chunk that carries structured content instead prints as the literal text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,</w:t>
      </w:r>
      <w:r>
        <w:t xml:space="preserve"> </w:t>
      </w:r>
      <w:r>
        <w:t xml:space="preserve">because that is what JavaScript’s</w:t>
      </w:r>
      <w:r>
        <w:t xml:space="preserve"> </w:t>
      </w:r>
      <w:r>
        <w:rPr>
          <w:rStyle w:val="VerbatimChar"/>
        </w:rPr>
        <w:t xml:space="preserve">String()</w:t>
      </w:r>
      <w:r>
        <w:t xml:space="preserve"> </w:t>
      </w:r>
      <w:r>
        <w:t xml:space="preserve">returns for an object.</w:t>
      </w:r>
      <w:r>
        <w:t xml:space="preserve"> </w:t>
      </w:r>
      <w:r>
        <w:t xml:space="preserve">Later chunks that carry a plain string render normally.</w:t>
      </w:r>
      <w:r>
        <w:t xml:space="preserve"> </w:t>
      </w:r>
      <w:r>
        <w:t xml:space="preserve">In the 2026-08-20 session the prefix appeared once,</w:t>
      </w:r>
      <w:r>
        <w:t xml:space="preserve"> </w:t>
      </w:r>
      <w:r>
        <w:t xml:space="preserve">at the start of the reply.</w:t>
      </w:r>
      <w:r>
        <w:t xml:space="preserve"> </w:t>
      </w:r>
      <w:r>
        <w:t xml:space="preserve">That is an observation from that session,</w:t>
      </w:r>
      <w:r>
        <w:t xml:space="preserve"> </w:t>
      </w:r>
      <w:r>
        <w:t xml:space="preserve">not a guarantee that later chunks cannot also be structured.</w:t>
      </w:r>
    </w:p>
    <w:p>
      <w:pPr>
        <w:pStyle w:val="BodyText"/>
      </w:pPr>
      <w:r>
        <w:t xml:space="preserve">This is a display bug in the extension rather than a configuration error,</w:t>
      </w:r>
      <w:r>
        <w:t xml:space="preserve"> </w:t>
      </w:r>
      <w:r>
        <w:t xml:space="preserve">so no setting turns it off.</w:t>
      </w:r>
      <w:r>
        <w:t xml:space="preserve"> </w:t>
      </w:r>
      <w:r>
        <w:t xml:space="preserve">Report it upstream and read past the prefix.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Copilot’s own hosted quota still applies to some background chores even when</w:t>
            </w:r>
            <w:r>
              <w:t xml:space="preserve"> </w:t>
            </w:r>
            <w:r>
              <w:t xml:space="preserve">the main chat model is BYOK.</w:t>
            </w:r>
            <w:r>
              <w:t xml:space="preserve"> </w:t>
            </w:r>
            <w:r>
              <w:t xml:space="preserve">A log line reading</w:t>
            </w:r>
            <w:r>
              <w:t xml:space="preserve"> </w:t>
            </w:r>
            <w:r>
              <w:rPr>
                <w:rStyle w:val="VerbatimChar"/>
              </w:rPr>
              <w:t xml:space="preserve">quotaExceeded | gpt-4o-mini-2024-07-18 | [title]</w:t>
            </w:r>
            <w:r>
              <w:t xml:space="preserve"> </w:t>
            </w:r>
            <w:r>
              <w:t xml:space="preserve">is conversation-title generation failing against GitHub’s models,</w:t>
            </w:r>
            <w:r>
              <w:t xml:space="preserve"> </w:t>
            </w:r>
            <w:r>
              <w:t xml:space="preserve">and it says nothing about whether your provider is working.</w:t>
            </w:r>
            <w:r>
              <w:t xml:space="preserve"> </w:t>
            </w:r>
            <w:r>
              <w:t xml:space="preserve">In the 2026-08-20 session above,</w:t>
            </w:r>
            <w:r>
              <w:t xml:space="preserve"> </w:t>
            </w:r>
            <w:r>
              <w:rPr>
                <w:rStyle w:val="VerbatimChar"/>
              </w:rPr>
              <w:t xml:space="preserve">chat.byokUtilityModelDefault</w:t>
            </w:r>
            <w:r>
              <w:t xml:space="preserve"> </w:t>
            </w:r>
            <w:r>
              <w:t xml:space="preserve">was already set to</w:t>
            </w:r>
            <w:r>
              <w:t xml:space="preserve"> </w:t>
            </w:r>
            <w:r>
              <w:rPr>
                <w:rStyle w:val="VerbatimChar"/>
              </w:rPr>
              <w:t xml:space="preserve">"mainAgent"</w:t>
            </w:r>
            <w:r>
              <w:t xml:space="preserve"> </w:t>
            </w:r>
            <w:r>
              <w:t xml:space="preserve">and the title request still went to</w:t>
            </w:r>
            <w:r>
              <w:t xml:space="preserve"> </w:t>
            </w:r>
            <w:r>
              <w:rPr>
                <w:rStyle w:val="VerbatimChar"/>
              </w:rPr>
              <w:t xml:space="preserve">gpt-4o-mini</w:t>
            </w:r>
            <w:r>
              <w:t xml:space="preserve">,</w:t>
            </w:r>
            <w:r>
              <w:t xml:space="preserve"> </w:t>
            </w:r>
            <w:r>
              <w:t xml:space="preserve">so that setting did not cover conversation titles in this version.</w:t>
            </w:r>
          </w:p>
          <w:p/>
        </w:tc>
      </w:tr>
    </w:tbl>
    <w:bookmarkEnd w:id="44"/>
    <w:bookmarkEnd w:id="45"/>
    <w:bookmarkStart w:id="59" w:name="configuring-the-agent-environment"/>
    <w:p>
      <w:pPr>
        <w:pStyle w:val="Heading1"/>
      </w:pPr>
      <w:r>
        <w:t xml:space="preserve">3. Configuring the Agent Environment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.github/workflows/copilot-setup-steps.yml</w:t>
      </w:r>
      <w:r>
        <w:t xml:space="preserve"> </w:t>
      </w:r>
      <w:r>
        <w:t xml:space="preserve">file</w:t>
      </w:r>
      <w:r>
        <w:t xml:space="preserve"> </w:t>
      </w:r>
      <w:r>
        <w:t xml:space="preserve">allows you to customize the development environment</w:t>
      </w:r>
      <w:r>
        <w:t xml:space="preserve"> </w:t>
      </w:r>
      <w:r>
        <w:t xml:space="preserve">in which the GitHub Copilot coding agent operates.</w:t>
      </w:r>
      <w:r>
        <w:t xml:space="preserve"> </w:t>
      </w:r>
      <w:r>
        <w:t xml:space="preserve">This file preinstalls tools and dependencies</w:t>
      </w:r>
      <w:r>
        <w:t xml:space="preserve"> </w:t>
      </w:r>
      <w:r>
        <w:t xml:space="preserve">so that Copilot can build, test, and lint your code more reliably.</w:t>
      </w:r>
    </w:p>
    <w:bookmarkStart w:id="46" w:name="why-configure-the-environment"/>
    <w:p>
      <w:pPr>
        <w:pStyle w:val="Heading4"/>
      </w:pPr>
      <w:r>
        <w:t xml:space="preserve">Why Configure the Environment?</w:t>
      </w:r>
    </w:p>
    <w:p>
      <w:pPr>
        <w:pStyle w:val="FirstParagraph"/>
      </w:pPr>
      <w:r>
        <w:t xml:space="preserve">While Copilot can discover and install dependencies through trial and error,</w:t>
      </w:r>
      <w:r>
        <w:t xml:space="preserve"> </w:t>
      </w:r>
      <w:r>
        <w:t xml:space="preserve">this can be slow and unreliable.</w:t>
      </w:r>
      <w:r>
        <w:t xml:space="preserve"> </w:t>
      </w:r>
      <w:r>
        <w:t xml:space="preserve">Additionally, Copilot may be unable to access private dependencies.</w:t>
      </w:r>
      <w:r>
        <w:t xml:space="preserve"> </w:t>
      </w:r>
      <w:r>
        <w:t xml:space="preserve">Preconfiguring the environment ensures:</w:t>
      </w:r>
    </w:p>
    <w:p>
      <w:pPr>
        <w:pStyle w:val="Compact"/>
        <w:numPr>
          <w:ilvl w:val="0"/>
          <w:numId w:val="1038"/>
        </w:numPr>
      </w:pPr>
      <w:r>
        <w:t xml:space="preserve">Faster agent startup and execution</w:t>
      </w:r>
    </w:p>
    <w:p>
      <w:pPr>
        <w:pStyle w:val="Compact"/>
        <w:numPr>
          <w:ilvl w:val="0"/>
          <w:numId w:val="1038"/>
        </w:numPr>
      </w:pPr>
      <w:r>
        <w:t xml:space="preserve">More reliable builds and tests</w:t>
      </w:r>
    </w:p>
    <w:p>
      <w:pPr>
        <w:pStyle w:val="Compact"/>
        <w:numPr>
          <w:ilvl w:val="0"/>
          <w:numId w:val="1038"/>
        </w:numPr>
      </w:pPr>
      <w:r>
        <w:t xml:space="preserve">Access to private or authenticated dependencies</w:t>
      </w:r>
    </w:p>
    <w:p>
      <w:pPr>
        <w:pStyle w:val="Compact"/>
        <w:numPr>
          <w:ilvl w:val="0"/>
          <w:numId w:val="1038"/>
        </w:numPr>
      </w:pPr>
      <w:r>
        <w:t xml:space="preserve">Consistent development environment across all agent sessions</w:t>
      </w:r>
    </w:p>
    <w:bookmarkEnd w:id="46"/>
    <w:bookmarkStart w:id="47" w:name="file-location-and-structure"/>
    <w:p>
      <w:pPr>
        <w:pStyle w:val="Heading4"/>
      </w:pPr>
      <w:r>
        <w:t xml:space="preserve">File Location and Structure</w:t>
      </w:r>
    </w:p>
    <w:p>
      <w:pPr>
        <w:pStyle w:val="FirstParagraph"/>
      </w:pPr>
      <w:r>
        <w:t xml:space="preserve">The workflow file must be located at</w:t>
      </w:r>
      <w:r>
        <w:t xml:space="preserve"> </w:t>
      </w:r>
      <w:r>
        <w:rPr>
          <w:rStyle w:val="VerbatimChar"/>
        </w:rPr>
        <w:t xml:space="preserve">.github/workflows/copilot-setup-steps.yml</w:t>
      </w:r>
      <w:r>
        <w:t xml:space="preserve"> </w:t>
      </w:r>
      <w:r>
        <w:t xml:space="preserve">in your repository’s</w:t>
      </w:r>
      <w:r>
        <w:t xml:space="preserve"> </w:t>
      </w:r>
      <w:r>
        <w:rPr>
          <w:b/>
          <w:bCs/>
        </w:rPr>
        <w:t xml:space="preserve">default branch</w:t>
      </w:r>
      <w:r>
        <w:t xml:space="preserve">.</w:t>
      </w:r>
      <w:r>
        <w:t xml:space="preserve"> </w:t>
      </w:r>
      <w:r>
        <w:t xml:space="preserve">It follows GitHub Actions workflow syntax</w:t>
      </w:r>
      <w:r>
        <w:t xml:space="preserve"> </w:t>
      </w:r>
      <w:r>
        <w:t xml:space="preserve">but must contain a single job named</w:t>
      </w:r>
      <w:r>
        <w:t xml:space="preserve"> </w:t>
      </w:r>
      <w:r>
        <w:rPr>
          <w:rStyle w:val="VerbatimChar"/>
        </w:rPr>
        <w:t xml:space="preserve">copilot-setup-steps</w:t>
      </w:r>
      <w:r>
        <w:t xml:space="preserve">.</w:t>
      </w:r>
    </w:p>
    <w:bookmarkEnd w:id="47"/>
    <w:bookmarkStart w:id="49" w:name="basic-configuration-example"/>
    <w:p>
      <w:pPr>
        <w:pStyle w:val="Heading4"/>
      </w:pPr>
      <w:r>
        <w:t xml:space="preserve">Basic Configuration Example</w:t>
      </w:r>
    </w:p>
    <w:p>
      <w:pPr>
        <w:pStyle w:val="FirstParagraph"/>
      </w:pPr>
      <w:r>
        <w:t xml:space="preserve">See this repository’s own</w:t>
      </w:r>
      <w:r>
        <w:t xml:space="preserve"> </w:t>
      </w:r>
      <w:hyperlink r:id="rId48">
        <w:r>
          <w:rPr>
            <w:rStyle w:val="VerbatimChar"/>
          </w:rPr>
          <w:t xml:space="preserve">.github/workflows/copilot-setup-steps.yml</w:t>
        </w:r>
      </w:hyperlink>
      <w:r>
        <w:t xml:space="preserve"> </w:t>
      </w:r>
      <w:r>
        <w:t xml:space="preserve">for a configuration adapted for R and Quarto projects.</w:t>
      </w:r>
    </w:p>
    <w:bookmarkEnd w:id="49"/>
    <w:bookmarkStart w:id="52" w:name="using-actionscheckout"/>
    <w:p>
      <w:pPr>
        <w:pStyle w:val="Heading4"/>
      </w:pPr>
      <w:r>
        <w:t xml:space="preserve">Using</w:t>
      </w:r>
      <w:r>
        <w:t xml:space="preserve"> </w:t>
      </w:r>
      <w:r>
        <w:rPr>
          <w:rStyle w:val="VerbatimChar"/>
        </w:rPr>
        <w:t xml:space="preserve">actions/checkout</w:t>
      </w:r>
    </w:p>
    <w:p>
      <w:pPr>
        <w:pStyle w:val="FirstParagraph"/>
      </w:pPr>
      <w:r>
        <w:t xml:space="preserve">The</w:t>
      </w:r>
      <w:r>
        <w:t xml:space="preserve"> </w:t>
      </w:r>
      <w:hyperlink r:id="rId50">
        <w:r>
          <w:rPr>
            <w:rStyle w:val="VerbatimChar"/>
          </w:rPr>
          <w:t xml:space="preserve">actions/checkout</w:t>
        </w:r>
      </w:hyperlink>
      <w:r>
        <w:t xml:space="preserve"> </w:t>
      </w:r>
      <w:r>
        <w:t xml:space="preserve">action</w:t>
      </w:r>
      <w:r>
        <w:t xml:space="preserve"> </w:t>
      </w:r>
      <w:r>
        <w:t xml:space="preserve">is used to check out your repository code</w:t>
      </w:r>
      <w:r>
        <w:t xml:space="preserve"> </w:t>
      </w:r>
      <w:r>
        <w:t xml:space="preserve">so that the workflow can access it.</w:t>
      </w:r>
      <w:r>
        <w:t xml:space="preserve"> </w:t>
      </w:r>
      <w:r>
        <w:t xml:space="preserve">While Copilot will automatically check out your repository if you don’t include this step,</w:t>
      </w:r>
      <w:r>
        <w:t xml:space="preserve"> </w:t>
      </w:r>
      <w:r>
        <w:rPr>
          <w:b/>
          <w:bCs/>
        </w:rPr>
        <w:t xml:space="preserve">explicitly including it is necessary</w:t>
      </w:r>
      <w:r>
        <w:t xml:space="preserve"> </w:t>
      </w:r>
      <w:r>
        <w:t xml:space="preserve">when your setup steps need to access repository files.</w:t>
      </w:r>
    </w:p>
    <w:p>
      <w:pPr>
        <w:pStyle w:val="BodyText"/>
      </w:pPr>
      <w:r>
        <w:rPr>
          <w:b/>
          <w:bCs/>
        </w:rPr>
        <w:t xml:space="preserve">Why explicitly include checkout?</w:t>
      </w:r>
    </w:p>
    <w:p>
      <w:pPr>
        <w:pStyle w:val="BodyText"/>
      </w:pPr>
      <w:r>
        <w:t xml:space="preserve">Many dependency installation steps require access to repository files: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r-lib/actions/setup-renv@v2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to install R package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r-lib/actions/setup-r-dependencies@v2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to install R package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npm ci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to install Node.js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needs the requirements file</w:t>
      </w:r>
    </w:p>
    <w:p>
      <w:pPr>
        <w:pStyle w:val="FirstParagraph"/>
      </w:pPr>
      <w:r>
        <w:t xml:space="preserve">Without an explicit checkout step,</w:t>
      </w:r>
      <w:r>
        <w:t xml:space="preserve"> </w:t>
      </w:r>
      <w:r>
        <w:t xml:space="preserve">these dependency installation commands will fail</w:t>
      </w:r>
      <w:r>
        <w:t xml:space="preserve"> </w:t>
      </w:r>
      <w:r>
        <w:t xml:space="preserve">because the necessary files won’t be available yet.</w:t>
      </w:r>
    </w:p>
    <w:p>
      <w:pPr>
        <w:pStyle w:val="BodyText"/>
      </w:pPr>
      <w:r>
        <w:rPr>
          <w:b/>
          <w:bCs/>
        </w:rPr>
        <w:t xml:space="preserve">Basic checkout: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Copilot coding agent overrides any</w:t>
      </w:r>
      <w:r>
        <w:t xml:space="preserve"> </w:t>
      </w:r>
      <w:r>
        <w:rPr>
          <w:rStyle w:val="VerbatimChar"/>
        </w:rPr>
        <w:t xml:space="preserve">fetch-depth</w:t>
      </w:r>
      <w:r>
        <w:t xml:space="preserve"> </w:t>
      </w:r>
      <w:r>
        <w:t xml:space="preserve">value</w:t>
      </w:r>
      <w:r>
        <w:t xml:space="preserve"> </w:t>
      </w:r>
      <w:r>
        <w:t xml:space="preserve">you set in the checkout step.</w:t>
      </w:r>
      <w:r>
        <w:t xml:space="preserve"> </w:t>
      </w:r>
      <w:r>
        <w:t xml:space="preserve">According to</w:t>
      </w:r>
      <w:r>
        <w:t xml:space="preserve"> </w:t>
      </w:r>
      <w:hyperlink r:id="rId51">
        <w:r>
          <w:rPr>
            <w:rStyle w:val="Hyperlink"/>
          </w:rPr>
          <w:t xml:space="preserve">GitHub’s official documentation</w:t>
        </w:r>
      </w:hyperlink>
      <w:r>
        <w:t xml:space="preserve">,</w:t>
      </w:r>
      <w:r>
        <w:t xml:space="preserve"> </w:t>
      </w:r>
      <w:r>
        <w:t xml:space="preserve">this override happens</w:t>
      </w:r>
      <w:r>
        <w:t xml:space="preserve"> </w:t>
      </w:r>
      <w:r>
        <w:t xml:space="preserve">“to allow the agent to rollback commits upon request,</w:t>
      </w:r>
      <w:r>
        <w:t xml:space="preserve"> </w:t>
      </w:r>
      <w:r>
        <w:t xml:space="preserve">while mitigating security risks.”</w:t>
      </w:r>
      <w:r>
        <w:t xml:space="preserve"> </w:t>
      </w:r>
      <w:r>
        <w:t xml:space="preserve">The agent dynamically determines the appropriate fetch depth</w:t>
      </w:r>
      <w:r>
        <w:t xml:space="preserve"> </w:t>
      </w:r>
      <w:r>
        <w:t xml:space="preserve">based on the pull request context.</w:t>
      </w:r>
    </w:p>
    <w:p>
      <w:pPr>
        <w:pStyle w:val="BodyText"/>
      </w:pPr>
      <w:r>
        <w:t xml:space="preserve">While you cannot control the fetch depth used by Copilot,</w:t>
      </w:r>
      <w:r>
        <w:t xml:space="preserve"> </w:t>
      </w:r>
      <w:r>
        <w:t xml:space="preserve">the agent still has access to sufficient git history</w:t>
      </w:r>
      <w:r>
        <w:t xml:space="preserve"> </w:t>
      </w:r>
      <w:r>
        <w:t xml:space="preserve">to perform its work effectively,</w:t>
      </w:r>
      <w:r>
        <w:t xml:space="preserve"> </w:t>
      </w:r>
      <w:r>
        <w:t xml:space="preserve">including comparing changes and understanding the context of your pull request.</w:t>
      </w:r>
    </w:p>
    <w:bookmarkEnd w:id="52"/>
    <w:bookmarkStart w:id="53" w:name="configurable-options"/>
    <w:p>
      <w:pPr>
        <w:pStyle w:val="Heading4"/>
      </w:pPr>
      <w:r>
        <w:t xml:space="preserve">Configurable Options</w:t>
      </w:r>
    </w:p>
    <w:p>
      <w:pPr>
        <w:pStyle w:val="FirstParagraph"/>
      </w:pPr>
      <w:r>
        <w:t xml:space="preserve">You can customize only these specific settings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copilot-setup-steps</w:t>
      </w:r>
      <w:r>
        <w:t xml:space="preserve"> </w:t>
      </w:r>
      <w:r>
        <w:t xml:space="preserve">job: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steps</w:t>
      </w:r>
      <w:r>
        <w:t xml:space="preserve">: Setup commands and actions to run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permissions</w:t>
      </w:r>
      <w:r>
        <w:t xml:space="preserve">: Access permissions (typically</w:t>
      </w:r>
      <w:r>
        <w:t xml:space="preserve"> </w:t>
      </w:r>
      <w:r>
        <w:rPr>
          <w:rStyle w:val="VerbatimChar"/>
        </w:rPr>
        <w:t xml:space="preserve">contents: read</w:t>
      </w:r>
      <w:r>
        <w:t xml:space="preserve">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runs-on</w:t>
      </w:r>
      <w:r>
        <w:t xml:space="preserve">: Runner type (Ubuntu x64 Linux only)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services</w:t>
      </w:r>
      <w:r>
        <w:t xml:space="preserve">: Database or service containers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snapshot</w:t>
      </w:r>
      <w:r>
        <w:t xml:space="preserve">: Save environment state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timeout-minutes</w:t>
      </w:r>
      <w:r>
        <w:t xml:space="preserve">: Maximum 59 minutes</w:t>
      </w:r>
    </w:p>
    <w:p>
      <w:pPr>
        <w:pStyle w:val="FirstParagraph"/>
      </w:pPr>
      <w:r>
        <w:t xml:space="preserve">All other workflow settings are ignored by Copilot.</w:t>
      </w:r>
    </w:p>
    <w:bookmarkEnd w:id="53"/>
    <w:bookmarkStart w:id="54" w:name="common-setup-tasks"/>
    <w:p>
      <w:pPr>
        <w:pStyle w:val="Heading4"/>
      </w:pPr>
      <w:r>
        <w:t xml:space="preserve">Common Setup Tasks</w:t>
      </w:r>
    </w:p>
    <w:p>
      <w:pPr>
        <w:pStyle w:val="FirstParagraph"/>
      </w:pPr>
      <w:r>
        <w:rPr>
          <w:b/>
          <w:bCs/>
        </w:rPr>
        <w:t xml:space="preserve">For Node.js/TypeScript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Node.js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"npm"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</w:p>
    <w:p>
      <w:pPr>
        <w:pStyle w:val="FirstParagraph"/>
      </w:pPr>
      <w:r>
        <w:rPr>
          <w:b/>
          <w:bCs/>
        </w:rPr>
        <w:t xml:space="preserve">For Python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Python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"3.11"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-r requirements.txt</w:t>
      </w:r>
    </w:p>
    <w:p>
      <w:pPr>
        <w:pStyle w:val="FirstParagraph"/>
      </w:pPr>
      <w:r>
        <w:rPr>
          <w:b/>
          <w:bCs/>
        </w:rPr>
        <w:t xml:space="preserve">For R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'release'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R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r-lib/actions/setup-renv@v2</w:t>
      </w:r>
    </w:p>
    <w:bookmarkEnd w:id="54"/>
    <w:bookmarkStart w:id="55" w:name="environment-variables-and-secrets"/>
    <w:p>
      <w:pPr>
        <w:pStyle w:val="Heading4"/>
      </w:pPr>
      <w:r>
        <w:t xml:space="preserve">Environment Variables and Secrets</w:t>
      </w:r>
    </w:p>
    <w:p>
      <w:pPr>
        <w:pStyle w:val="FirstParagraph"/>
      </w:pPr>
      <w:r>
        <w:t xml:space="preserve">To set environment variables for Copilot:</w:t>
      </w:r>
    </w:p>
    <w:p>
      <w:pPr>
        <w:pStyle w:val="Compact"/>
        <w:numPr>
          <w:ilvl w:val="0"/>
          <w:numId w:val="1041"/>
        </w:numPr>
      </w:pPr>
      <w:r>
        <w:t xml:space="preserve">Navigate to your repository’s</w:t>
      </w:r>
      <w:r>
        <w:t xml:space="preserve"> </w:t>
      </w:r>
      <w:r>
        <w:rPr>
          <w:b/>
          <w:bCs/>
        </w:rPr>
        <w:t xml:space="preserve">Settings</w:t>
      </w:r>
    </w:p>
    <w:p>
      <w:pPr>
        <w:pStyle w:val="Compact"/>
        <w:numPr>
          <w:ilvl w:val="0"/>
          <w:numId w:val="104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Environments</w:t>
      </w:r>
    </w:p>
    <w:p>
      <w:pPr>
        <w:pStyle w:val="Compact"/>
        <w:numPr>
          <w:ilvl w:val="0"/>
          <w:numId w:val="1041"/>
        </w:numPr>
      </w:pPr>
      <w:r>
        <w:t xml:space="preserve">Select or create the</w:t>
      </w:r>
      <w:r>
        <w:t xml:space="preserve"> </w:t>
      </w:r>
      <w:r>
        <w:rPr>
          <w:rStyle w:val="VerbatimChar"/>
        </w:rPr>
        <w:t xml:space="preserve">copilot</w:t>
      </w:r>
      <w:r>
        <w:t xml:space="preserve"> </w:t>
      </w:r>
      <w:r>
        <w:t xml:space="preserve">environment</w:t>
      </w:r>
    </w:p>
    <w:p>
      <w:pPr>
        <w:pStyle w:val="Compact"/>
        <w:numPr>
          <w:ilvl w:val="0"/>
          <w:numId w:val="1041"/>
        </w:numPr>
      </w:pPr>
      <w:r>
        <w:t xml:space="preserve">Add environment variables or secrets as needed</w:t>
      </w:r>
    </w:p>
    <w:p>
      <w:pPr>
        <w:pStyle w:val="FirstParagraph"/>
      </w:pPr>
      <w:r>
        <w:t xml:space="preserve">Use secrets for sensitive values like API keys or passwords.</w:t>
      </w:r>
    </w:p>
    <w:bookmarkEnd w:id="55"/>
    <w:bookmarkStart w:id="56" w:name="testing-your-configuration"/>
    <w:p>
      <w:pPr>
        <w:pStyle w:val="Heading4"/>
      </w:pPr>
      <w:r>
        <w:t xml:space="preserve">Testing Your Configuration</w:t>
      </w:r>
    </w:p>
    <w:p>
      <w:pPr>
        <w:pStyle w:val="FirstParagraph"/>
      </w:pPr>
      <w:r>
        <w:t xml:space="preserve">The workflow runs automatically when you modify</w:t>
      </w:r>
      <w:r>
        <w:t xml:space="preserve"> </w:t>
      </w:r>
      <w:r>
        <w:rPr>
          <w:rStyle w:val="VerbatimChar"/>
        </w:rPr>
        <w:t xml:space="preserve">copilot-setup-steps.yml</w:t>
      </w:r>
      <w:r>
        <w:t xml:space="preserve">,</w:t>
      </w:r>
      <w:r>
        <w:t xml:space="preserve"> </w:t>
      </w:r>
      <w:r>
        <w:t xml:space="preserve">allowing you to validate changes in pull requests.</w:t>
      </w:r>
      <w:r>
        <w:t xml:space="preserve"> </w:t>
      </w:r>
      <w:r>
        <w:t xml:space="preserve">You can also manually trigger the workflow</w:t>
      </w:r>
      <w:r>
        <w:t xml:space="preserve"> </w:t>
      </w:r>
      <w:r>
        <w:t xml:space="preserve">from the repository’s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tab.</w:t>
      </w:r>
    </w:p>
    <w:p>
      <w:pPr>
        <w:pStyle w:val="BodyText"/>
      </w:pPr>
      <w:r>
        <w:t xml:space="preserve">Setup logs appear in the agent session logs</w:t>
      </w:r>
      <w:r>
        <w:t xml:space="preserve"> </w:t>
      </w:r>
      <w:r>
        <w:t xml:space="preserve">when Copilot starts working.</w:t>
      </w:r>
      <w:r>
        <w:t xml:space="preserve"> </w:t>
      </w:r>
      <w:r>
        <w:t xml:space="preserve">If a step fails,</w:t>
      </w:r>
      <w:r>
        <w:t xml:space="preserve"> </w:t>
      </w:r>
      <w:r>
        <w:t xml:space="preserve">Copilot will skip remaining steps</w:t>
      </w:r>
      <w:r>
        <w:t xml:space="preserve"> </w:t>
      </w:r>
      <w:r>
        <w:t xml:space="preserve">and begin working with the current environment state.</w:t>
      </w:r>
    </w:p>
    <w:bookmarkEnd w:id="56"/>
    <w:bookmarkStart w:id="57" w:name="advanced-configuration"/>
    <w:p>
      <w:pPr>
        <w:pStyle w:val="Heading4"/>
      </w:pPr>
      <w:r>
        <w:t xml:space="preserve">Advanced Configuration</w:t>
      </w:r>
    </w:p>
    <w:p>
      <w:pPr>
        <w:pStyle w:val="FirstParagraph"/>
      </w:pPr>
      <w:r>
        <w:rPr>
          <w:b/>
          <w:bCs/>
        </w:rPr>
        <w:t xml:space="preserve">Larger runners:</w:t>
      </w:r>
      <w:r>
        <w:t xml:space="preserve"> </w:t>
      </w:r>
      <w:r>
        <w:t xml:space="preserve">For projects requiring more resources,</w:t>
      </w:r>
      <w:r>
        <w:t xml:space="preserve"> </w:t>
      </w:r>
      <w:r>
        <w:t xml:space="preserve">you can use larger GitHub-hosted runners: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copilot-setup-steps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ubuntu-4-core</w:t>
      </w:r>
    </w:p>
    <w:p>
      <w:pPr>
        <w:pStyle w:val="FirstParagraph"/>
      </w:pPr>
      <w:r>
        <w:rPr>
          <w:b/>
          <w:bCs/>
        </w:rPr>
        <w:t xml:space="preserve">Self-hosted runners (ARC):</w:t>
      </w:r>
      <w:r>
        <w:t xml:space="preserve"> </w:t>
      </w:r>
      <w:r>
        <w:t xml:space="preserve">For access to internal resources or private registries,</w:t>
      </w:r>
      <w:r>
        <w:t xml:space="preserve"> </w:t>
      </w:r>
      <w:r>
        <w:t xml:space="preserve">use Actions Runner Controller (ARC) self-hosted runners: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copilot-setup-steps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arc-scale-set-name</w:t>
      </w:r>
    </w:p>
    <w:p>
      <w:pPr>
        <w:pStyle w:val="FirstParagraph"/>
      </w:pPr>
      <w:r>
        <w:t xml:space="preserve">Note: When using self-hosted runners,</w:t>
      </w:r>
      <w:r>
        <w:t xml:space="preserve"> </w:t>
      </w:r>
      <w:r>
        <w:t xml:space="preserve">you must disable Copilot’s integrated firewall</w:t>
      </w:r>
      <w:r>
        <w:t xml:space="preserve"> </w:t>
      </w:r>
      <w:r>
        <w:t xml:space="preserve">in repository settings and configure</w:t>
      </w:r>
      <w:r>
        <w:t xml:space="preserve"> </w:t>
      </w:r>
      <w:r>
        <w:t xml:space="preserve">appropriate network security controls.</w:t>
      </w:r>
    </w:p>
    <w:p>
      <w:pPr>
        <w:pStyle w:val="BodyText"/>
      </w:pPr>
      <w:r>
        <w:rPr>
          <w:b/>
          <w:bCs/>
        </w:rPr>
        <w:t xml:space="preserve">Git Large File Storage (LFS):</w:t>
      </w:r>
      <w:r>
        <w:t xml:space="preserve"> </w:t>
      </w:r>
      <w:r>
        <w:t xml:space="preserve">If your repository uses Git LFS: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57"/>
    <w:bookmarkStart w:id="58" w:name="further-reading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</w:t>
      </w:r>
      <w:r>
        <w:t xml:space="preserve"> </w:t>
      </w:r>
      <w:hyperlink r:id="rId51">
        <w:r>
          <w:rPr>
            <w:rStyle w:val="Hyperlink"/>
          </w:rPr>
          <w:t xml:space="preserve">Customizing the development environment for GitHub Copilot coding agent</w:t>
        </w:r>
      </w:hyperlink>
      <w:r>
        <w:t xml:space="preserve">.</w:t>
      </w:r>
    </w:p>
    <w:bookmarkEnd w:id="58"/>
    <w:bookmarkEnd w:id="59"/>
    <w:bookmarkStart w:id="64" w:name="sec-ai-vscode-agent-sessions"/>
    <w:p>
      <w:pPr>
        <w:pStyle w:val="Heading1"/>
      </w:pPr>
      <w:r>
        <w:t xml:space="preserve">4. Agent Sessions and Handoff in Visual Studio Code</w:t>
      </w:r>
    </w:p>
    <w:p>
      <w:pPr>
        <w:pStyle w:val="FirstParagraph"/>
      </w:pPr>
      <w:r>
        <w:t xml:space="preserve">In Visual Studio Code, interactions with AI coding assistants are structured around</w:t>
      </w:r>
      <w:r>
        <w:t xml:space="preserve"> </w:t>
      </w:r>
      <w:hyperlink r:id="rId60">
        <w:r>
          <w:rPr>
            <w:rStyle w:val="Hyperlink"/>
          </w:rPr>
          <w:t xml:space="preserve">Agent Sessions and Handoff</w:t>
        </w:r>
      </w:hyperlink>
      <w:r>
        <w:t xml:space="preserve"> </w:t>
      </w:r>
      <w:r>
        <w:t xml:space="preserve">(measured 2026-08-31).</w:t>
      </w:r>
      <w:r>
        <w:t xml:space="preserve"> </w:t>
      </w:r>
      <w:r>
        <w:t xml:space="preserve">Understanding how sessions organize work and transfer state across tools</w:t>
      </w:r>
      <w:r>
        <w:t xml:space="preserve"> </w:t>
      </w:r>
      <w:r>
        <w:t xml:space="preserve">is essential for managing multi-step agent workflows.</w:t>
      </w:r>
    </w:p>
    <w:bookmarkStart w:id="61" w:name="anatomy-of-an-agent-session"/>
    <w:p>
      <w:pPr>
        <w:pStyle w:val="Heading4"/>
      </w:pPr>
      <w:r>
        <w:t xml:space="preserve">Anatomy of an agent session</w:t>
      </w:r>
    </w:p>
    <w:p>
      <w:pPr>
        <w:pStyle w:val="FirstParagraph"/>
      </w:pPr>
      <w:r>
        <w:t xml:space="preserve">An agent session represents a stateful stream of interaction between a developer and an agent.</w:t>
      </w:r>
      <w:r>
        <w:t xml:space="preserve"> </w:t>
      </w:r>
      <w:r>
        <w:t xml:space="preserve">Each session maintains: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Chats and model selection</w:t>
      </w:r>
      <w:r>
        <w:t xml:space="preserve">:</w:t>
      </w:r>
      <w:r>
        <w:t xml:space="preserve"> </w:t>
      </w:r>
      <w:r>
        <w:t xml:space="preserve">One or more chats within a session,</w:t>
      </w:r>
      <w:r>
        <w:t xml:space="preserve"> </w:t>
      </w:r>
      <w:r>
        <w:t xml:space="preserve">each with its own agent or model selection.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Interaction history</w:t>
      </w:r>
      <w:r>
        <w:t xml:space="preserve">:</w:t>
      </w:r>
      <w:r>
        <w:t xml:space="preserve"> </w:t>
      </w:r>
      <w:r>
        <w:t xml:space="preserve">User prompts, assistant responses, and tool calls executed during the task.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Accumulated context</w:t>
      </w:r>
      <w:r>
        <w:t xml:space="preserve">:</w:t>
      </w:r>
      <w:r>
        <w:t xml:space="preserve"> </w:t>
      </w:r>
      <w:r>
        <w:t xml:space="preserve">Referenced files, code snippets, and conversational state gathered across turns.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Checkpoints and branching</w:t>
      </w:r>
      <w:r>
        <w:t xml:space="preserve">:</w:t>
      </w:r>
      <w:r>
        <w:t xml:space="preserve"> </w:t>
      </w:r>
      <w:r>
        <w:t xml:space="preserve">Points in session history allowing developers to fork or roll back state</w:t>
      </w:r>
      <w:r>
        <w:t xml:space="preserve"> </w:t>
      </w:r>
      <w:r>
        <w:t xml:space="preserve">when exploring alternative implementation paths.</w:t>
      </w:r>
    </w:p>
    <w:bookmarkEnd w:id="61"/>
    <w:bookmarkStart w:id="62" w:name="managing-sessions-across-surfaces"/>
    <w:p>
      <w:pPr>
        <w:pStyle w:val="Heading4"/>
      </w:pPr>
      <w:r>
        <w:t xml:space="preserve">Managing sessions across surfaces</w:t>
      </w:r>
    </w:p>
    <w:p>
      <w:pPr>
        <w:pStyle w:val="FirstParagraph"/>
      </w:pPr>
      <w:r>
        <w:t xml:space="preserve">VS Code provides unified session discovery and access across editor surfaces: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Shared surfaces</w:t>
      </w:r>
      <w:r>
        <w:t xml:space="preserve">:</w:t>
      </w:r>
      <w:r>
        <w:t xml:space="preserve"> </w:t>
      </w:r>
      <w:r>
        <w:t xml:space="preserve">The primary Chat view and the dedicated Agents window share the same sessions,</w:t>
      </w:r>
      <w:r>
        <w:t xml:space="preserve"> </w:t>
      </w:r>
      <w:r>
        <w:t xml:space="preserve">allowing developers to switch views without losing conversational context.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External session discovery</w:t>
      </w:r>
      <w:r>
        <w:t xml:space="preserve">:</w:t>
      </w:r>
      <w:r>
        <w:t xml:space="preserve"> </w:t>
      </w:r>
      <w:r>
        <w:t xml:space="preserve">VS Code discovers sessions initiated outside the primary GUI,</w:t>
      </w:r>
      <w:r>
        <w:t xml:space="preserve"> </w:t>
      </w:r>
      <w:r>
        <w:t xml:space="preserve">including CLI agent sessions (such as Copilot CLI, Claude Code, and Codex).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Cloud synchronization</w:t>
      </w:r>
      <w:r>
        <w:t xml:space="preserve">:</w:t>
      </w:r>
      <w:r>
        <w:t xml:space="preserve"> </w:t>
      </w:r>
      <w:r>
        <w:t xml:space="preserve">Synced sessions are backed up to your GitHub account,</w:t>
      </w:r>
      <w:r>
        <w:t xml:space="preserve"> </w:t>
      </w:r>
      <w:r>
        <w:t xml:space="preserve">enabling developers to access active and past sessions across devices.</w:t>
      </w:r>
    </w:p>
    <w:bookmarkEnd w:id="62"/>
    <w:bookmarkStart w:id="63" w:name="session-handoff-types"/>
    <w:p>
      <w:pPr>
        <w:pStyle w:val="Heading4"/>
      </w:pPr>
      <w:r>
        <w:t xml:space="preserve">Session handoff types</w:t>
      </w:r>
    </w:p>
    <w:p>
      <w:pPr>
        <w:pStyle w:val="FirstParagraph"/>
      </w:pPr>
      <w:r>
        <w:t xml:space="preserve">Session handoff transfers context and intent from an active session</w:t>
      </w:r>
      <w:r>
        <w:t xml:space="preserve"> </w:t>
      </w:r>
      <w:r>
        <w:t xml:space="preserve">to a specialized workflow without manual re-prompting: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Harness to harness</w:t>
      </w:r>
      <w:r>
        <w:t xml:space="preserve">:</w:t>
      </w:r>
      <w:r>
        <w:t xml:space="preserve"> </w:t>
      </w:r>
      <w:r>
        <w:t xml:space="preserve">Switch the active session between different agent harnesses</w:t>
      </w:r>
      <w:r>
        <w:t xml:space="preserve"> </w:t>
      </w:r>
      <w:r>
        <w:t xml:space="preserve">to leverage distinct agent runtime capabilities on the same task.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Plan to implementation</w:t>
      </w:r>
      <w:r>
        <w:t xml:space="preserve">:</w:t>
      </w:r>
      <w:r>
        <w:t xml:space="preserve"> </w:t>
      </w:r>
      <w:r>
        <w:t xml:space="preserve">Hand off a high-level architectural plan or task specification</w:t>
      </w:r>
      <w:r>
        <w:t xml:space="preserve"> </w:t>
      </w:r>
      <w:r>
        <w:t xml:space="preserve">directly to an implementation session to generate code.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Continue in the cloud</w:t>
      </w:r>
      <w:r>
        <w:t xml:space="preserve">:</w:t>
      </w:r>
      <w:r>
        <w:t xml:space="preserve"> </w:t>
      </w:r>
      <w:r>
        <w:t xml:space="preserve">Hand off a local session to run in a cloud-hosted agent environment</w:t>
      </w:r>
      <w:r>
        <w:t xml:space="preserve"> </w:t>
      </w:r>
      <w:r>
        <w:t xml:space="preserve">(such as background tasks leading to pull requests),</w:t>
      </w:r>
      <w:r>
        <w:t xml:space="preserve"> </w:t>
      </w:r>
      <w:r>
        <w:t xml:space="preserve">freeing local editor resources while the agent executes in the background.</w:t>
      </w:r>
    </w:p>
    <w:bookmarkEnd w:id="63"/>
    <w:bookmarkEnd w:id="64"/>
    <w:bookmarkStart w:id="85" w:name="sec-ai-claude-code-windows"/>
    <w:p>
      <w:pPr>
        <w:pStyle w:val="Heading1"/>
      </w:pPr>
      <w:r>
        <w:t xml:space="preserve">5. Installing Claude Code on Windows</w:t>
      </w:r>
    </w:p>
    <w:p>
      <w:pPr>
        <w:pStyle w:val="FirstParagraph"/>
      </w:pPr>
      <w:hyperlink r:id="rId65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is Anthropic’s</w:t>
      </w:r>
      <w:r>
        <w:t xml:space="preserve"> </w:t>
      </w:r>
      <w:r>
        <w:t xml:space="preserve">command-line coding agent.</w:t>
      </w:r>
      <w:r>
        <w:t xml:space="preserve"> </w:t>
      </w:r>
      <w:r>
        <w:t xml:space="preserve">Installing it on Windows works well,</w:t>
      </w:r>
      <w:r>
        <w:t xml:space="preserve"> </w:t>
      </w:r>
      <w:r>
        <w:t xml:space="preserve">but a few platform-specific pitfalls can cost you hours if you don’t know about them.</w:t>
      </w:r>
      <w:r>
        <w:t xml:space="preserve"> </w:t>
      </w:r>
      <w:r>
        <w:t xml:space="preserve">These notes capture a setup that works,</w:t>
      </w:r>
      <w:r>
        <w:t xml:space="preserve"> </w:t>
      </w:r>
      <w:r>
        <w:t xml:space="preserve">and the gotchas to watch for.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were written in June 2026.</w:t>
            </w:r>
            <w:r>
              <w:t xml:space="preserve"> </w:t>
            </w:r>
            <w:r>
              <w:t xml:space="preserve">As with the rest of this chapter,</w:t>
            </w:r>
            <w:r>
              <w:t xml:space="preserve"> </w:t>
            </w:r>
            <w:r>
              <w:t xml:space="preserve">treat the specifics with caution—</w:t>
            </w:r>
            <w:r>
              <w:t xml:space="preserve"> </w:t>
            </w:r>
            <w:r>
              <w:t xml:space="preserve">installers and behavior change quickly.</w:t>
            </w:r>
          </w:p>
          <w:p/>
        </w:tc>
      </w:tr>
    </w:tbl>
    <w:bookmarkStart w:id="70" w:name="run-it-from-a-unix-like-terminal"/>
    <w:p>
      <w:pPr>
        <w:pStyle w:val="Heading4"/>
      </w:pPr>
      <w:r>
        <w:t xml:space="preserve">Run it from a Unix-like terminal</w:t>
      </w:r>
    </w:p>
    <w:p>
      <w:pPr>
        <w:pStyle w:val="FirstParagraph"/>
      </w:pPr>
      <w:r>
        <w:t xml:space="preserve">Claude Code expects a Unix-like shell.</w:t>
      </w:r>
      <w:r>
        <w:t xml:space="preserve"> </w:t>
      </w:r>
      <w:r>
        <w:t xml:space="preserve">On Windows, run it from one of: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Git Bash</w:t>
      </w:r>
      <w:r>
        <w:t xml:space="preserve"> </w:t>
      </w:r>
      <w:r>
        <w:t xml:space="preserve">(ships with</w:t>
      </w:r>
      <w:r>
        <w:t xml:space="preserve"> </w:t>
      </w:r>
      <w:hyperlink r:id="rId68">
        <w:r>
          <w:rPr>
            <w:rStyle w:val="Hyperlink"/>
          </w:rPr>
          <w:t xml:space="preserve">Git for Windows</w:t>
        </w:r>
      </w:hyperlink>
      <w:r>
        <w:t xml:space="preserve">);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MSYS2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https://www.msys2.org/</w:t>
        </w:r>
      </w:hyperlink>
      <w:r>
        <w:t xml:space="preserve">), which also gives you a package manager (</w:t>
      </w:r>
      <w:r>
        <w:rPr>
          <w:rStyle w:val="VerbatimChar"/>
        </w:rPr>
        <w:t xml:space="preserve">pacman</w:t>
      </w:r>
      <w:r>
        <w:t xml:space="preserve">) and optional</w:t>
      </w:r>
      <w:r>
        <w:t xml:space="preserve"> </w:t>
      </w:r>
      <w:r>
        <w:rPr>
          <w:rStyle w:val="VerbatimChar"/>
        </w:rPr>
        <w:t xml:space="preserve">zsh</w:t>
      </w:r>
      <w:r>
        <w:t xml:space="preserve">;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WSL</w:t>
      </w:r>
      <w:r>
        <w:t xml:space="preserve"> </w:t>
      </w:r>
      <w:r>
        <w:t xml:space="preserve">(Windows Subsystem for Linux), the most Unix-faithful option.</w:t>
      </w:r>
    </w:p>
    <w:p>
      <w:pPr>
        <w:pStyle w:val="FirstParagraph"/>
      </w:pPr>
      <w:r>
        <w:t xml:space="preserve">If you use WSL,</w:t>
      </w:r>
      <w:r>
        <w:t xml:space="preserve"> </w:t>
      </w:r>
      <w:r>
        <w:t xml:space="preserve">install Claude Code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WSL—</w:t>
      </w:r>
      <w:r>
        <w:t xml:space="preserve"> </w:t>
      </w:r>
      <w:r>
        <w:t xml:space="preserve">a Windows install will not carry over,</w:t>
      </w:r>
      <w:r>
        <w:t xml:space="preserve"> </w:t>
      </w:r>
      <w:r>
        <w:t xml:space="preserve">because WSL has its own filesystem and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  <w:r>
        <w:t xml:space="preserve"> </w:t>
      </w:r>
      <w:r>
        <w:t xml:space="preserve">Inside WSL the standard Linux install applies,</w:t>
      </w:r>
      <w:r>
        <w:t xml:space="preserve"> </w:t>
      </w:r>
      <w:r>
        <w:t xml:space="preserve">and the Windows-specific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gotchas below don’t apply.</w:t>
      </w:r>
    </w:p>
    <w:bookmarkEnd w:id="70"/>
    <w:bookmarkStart w:id="75" w:name="install-claude-code"/>
    <w:p>
      <w:pPr>
        <w:pStyle w:val="Heading4"/>
      </w:pPr>
      <w:r>
        <w:t xml:space="preserve">Install Claude Code</w:t>
      </w:r>
    </w:p>
    <w:p>
      <w:pPr>
        <w:pStyle w:val="FirstParagraph"/>
      </w:pPr>
      <w:r>
        <w:t xml:space="preserve">There are two common routes: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Native installer</w:t>
      </w:r>
      <w:r>
        <w:t xml:space="preserve"> </w:t>
      </w:r>
      <w:r>
        <w:t xml:space="preserve">(recommended):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https://claude.ai/install.sh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numPr>
          <w:ilvl w:val="0"/>
          <w:numId w:val="1000"/>
        </w:numPr>
      </w:pPr>
      <w:r>
        <w:t xml:space="preserve">This installs the binary to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.</w:t>
      </w:r>
      <w:r>
        <w:t xml:space="preserve"> </w:t>
      </w:r>
      <w:r>
        <w:t xml:space="preserve">If your organization’s policy requires it,</w:t>
      </w:r>
      <w:r>
        <w:t xml:space="preserve"> </w:t>
      </w:r>
      <w:r>
        <w:t xml:space="preserve">download and inspect the script before running it</w:t>
      </w:r>
      <w:r>
        <w:t xml:space="preserve"> </w:t>
      </w:r>
      <w:r>
        <w:t xml:space="preserve">rather than piping it straight to</w:t>
      </w:r>
      <w:r>
        <w:t xml:space="preserve"> </w:t>
      </w:r>
      <w:r>
        <w:rPr>
          <w:rStyle w:val="VerbatimChar"/>
        </w:rPr>
        <w:t xml:space="preserve">bash</w:t>
      </w:r>
      <w:r>
        <w:t xml:space="preserve">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npm</w:t>
      </w:r>
      <w:r>
        <w:t xml:space="preserve"> </w:t>
      </w:r>
      <w:r>
        <w:t xml:space="preserve">(requires</w:t>
      </w:r>
      <w:r>
        <w:t xml:space="preserve"> </w:t>
      </w:r>
      <w:hyperlink r:id="rId71">
        <w:r>
          <w:rPr>
            <w:rStyle w:val="Hyperlink"/>
          </w:rPr>
          <w:t xml:space="preserve">Node.js</w:t>
        </w:r>
      </w:hyperlink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Claude Code migrates itself out of npm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Even if you install via npm,</w:t>
            </w:r>
            <w:r>
              <w:t xml:space="preserve"> </w:t>
            </w:r>
            <w:r>
              <w:t xml:space="preserve">current versions</w:t>
            </w:r>
            <w:r>
              <w:t xml:space="preserve"> </w:t>
            </w:r>
            <w:r>
              <w:rPr>
                <w:b/>
                <w:bCs/>
              </w:rPr>
              <w:t xml:space="preserve">migrate themselves to a native install</w:t>
            </w:r>
            <w:r>
              <w:t xml:space="preserve"> </w:t>
            </w:r>
            <w:r>
              <w:t xml:space="preserve">the first time you run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(at</w:t>
            </w:r>
            <w:r>
              <w:t xml:space="preserve"> </w:t>
            </w:r>
            <w:r>
              <w:rPr>
                <w:rStyle w:val="VerbatimChar"/>
              </w:rPr>
              <w:t xml:space="preserve">~/.local/bin/claude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~/.local/bin/claude.exe</w:t>
            </w:r>
            <w:r>
              <w:t xml:space="preserve"> </w:t>
            </w:r>
            <w:r>
              <w:t xml:space="preserve">on Windows)</w:t>
            </w:r>
            <w:r>
              <w:t xml:space="preserve"> </w:t>
            </w:r>
            <w:r>
              <w:t xml:space="preserve">and remove the npm copy.</w:t>
            </w:r>
            <w:r>
              <w:t xml:space="preserve"> </w:t>
            </w:r>
            <w:r>
              <w:t xml:space="preserve">You can watch this happen in the terminal output the first time you run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; the current install methods are documented in the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Claude Code setup guide</w:t>
              </w:r>
            </w:hyperlink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the single most confusing Windows gotcha:</w:t>
            </w:r>
            <w:r>
              <w:t xml:space="preserve"> </w:t>
            </w:r>
            <w:r>
              <w:t xml:space="preserve">a path that worked a moment ago</w:t>
            </w:r>
            <w:r>
              <w:t xml:space="preserve"> </w:t>
            </w:r>
            <w:r>
              <w:t xml:space="preserve">“disappears.”</w:t>
            </w:r>
            <w:r>
              <w:t xml:space="preserve"> </w:t>
            </w: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hardcode the npm location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.../AppData/Roaming/npm/...</w:t>
            </w:r>
            <w:r>
              <w:t xml:space="preserve">) in your shell config.</w:t>
            </w:r>
            <w:r>
              <w:t xml:space="preserve"> </w:t>
            </w:r>
            <w:r>
              <w:t xml:space="preserve">Point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at the shell-appropriate directory shown in the next section instead.</w:t>
            </w:r>
          </w:p>
          <w:p/>
        </w:tc>
      </w:tr>
    </w:tbl>
    <w:bookmarkEnd w:id="75"/>
    <w:bookmarkStart w:id="77" w:name="make-sure-your-shell-can-find-claude"/>
    <w:p>
      <w:pPr>
        <w:pStyle w:val="Heading4"/>
      </w:pPr>
      <w:r>
        <w:t xml:space="preserve">Make sure your shell can find</w:t>
      </w:r>
      <w:r>
        <w:t xml:space="preserve"> </w:t>
      </w:r>
      <w:r>
        <w:rPr>
          <w:rStyle w:val="VerbatimChar"/>
        </w:rPr>
        <w:t xml:space="preserve">claude</w:t>
      </w:r>
    </w:p>
    <w:p>
      <w:pPr>
        <w:pStyle w:val="FirstParagraph"/>
      </w:pPr>
      <w:r>
        <w:t xml:space="preserve">The native binary lives in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.</w:t>
      </w:r>
      <w:r>
        <w:t xml:space="preserve"> </w:t>
      </w:r>
      <w:r>
        <w:t xml:space="preserve">The installer adds this directory 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for ordinary shells,</w:t>
      </w:r>
      <w:r>
        <w:t xml:space="preserve"> </w:t>
      </w:r>
      <w:r>
        <w:t xml:space="preserve">but on Windows two things commonly break that.</w:t>
      </w:r>
    </w:p>
    <w:p>
      <w:pPr>
        <w:pStyle w:val="BodyText"/>
      </w:pPr>
      <w:r>
        <w:rPr>
          <w:b/>
          <w:bCs/>
        </w:rPr>
        <w:t xml:space="preserve">MSYS2 does not inherit the Windows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 </w:t>
      </w:r>
      <w:r>
        <w:rPr>
          <w:b/>
          <w:bCs/>
        </w:rPr>
        <w:t xml:space="preserve">by default.</w:t>
      </w:r>
      <w:r>
        <w:t xml:space="preserve"> </w:t>
      </w:r>
      <w:r>
        <w:t xml:space="preserve">It starts in a</w:t>
      </w:r>
      <w:r>
        <w:t xml:space="preserve"> </w:t>
      </w:r>
      <w:r>
        <w:t xml:space="preserve">“minimal”</w:t>
      </w:r>
      <w:r>
        <w:t xml:space="preserve"> </w:t>
      </w:r>
      <w:r>
        <w:t xml:space="preserve">path mode,</w:t>
      </w:r>
      <w:r>
        <w:t xml:space="preserve"> </w:t>
      </w:r>
      <w:r>
        <w:t xml:space="preserve">so tools installed elsewhere on Windows are invisible to it.</w:t>
      </w:r>
      <w:r>
        <w:t xml:space="preserve"> </w:t>
      </w:r>
      <w:r>
        <w:t xml:space="preserve">Add the binary’s directory explicitly in your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).</w:t>
      </w:r>
      <w:r>
        <w:t xml:space="preserve"> </w:t>
      </w:r>
      <w:r>
        <w:t xml:space="preserve">Because MSYS2’s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/home/&lt;you&gt;</w:t>
      </w:r>
      <w:r>
        <w:t xml:space="preserve"> </w:t>
      </w:r>
      <w:r>
        <w:t xml:space="preserve">(its own home, not the Windows</w:t>
      </w:r>
      <w:r>
        <w:t xml:space="preserve"> </w:t>
      </w:r>
      <w:r>
        <w:t xml:space="preserve">profile where the installer puts the binary),</w:t>
      </w:r>
      <w:r>
        <w:t xml:space="preserve"> </w:t>
      </w:r>
      <w:r>
        <w:t xml:space="preserve">point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at the absolute Windows path: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"/c/Users/&lt;you&gt;/.local/bin: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MSYS2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Git 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already is</w:t>
      </w:r>
      <w:r>
        <w:t xml:space="preserve"> </w:t>
      </w:r>
      <w:r>
        <w:rPr>
          <w:rStyle w:val="VerbatimChar"/>
        </w:rPr>
        <w:t xml:space="preserve">/c/Users/&lt;you&gt;</w:t>
      </w:r>
      <w:r>
        <w:t xml:space="preserve"> </w:t>
      </w:r>
      <w:r>
        <w:t xml:space="preserve">(your Windows user</w:t>
      </w:r>
      <w:r>
        <w:t xml:space="preserve"> </w:t>
      </w:r>
      <w:r>
        <w:t xml:space="preserve">profile), so the shorthand works there: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Git Bash</w:t>
      </w:r>
    </w:p>
    <w:p>
      <w:pPr>
        <w:pStyle w:val="FirstParagraph"/>
      </w:pPr>
      <w:r>
        <w:rPr>
          <w:b/>
          <w:bCs/>
        </w:rPr>
        <w:t xml:space="preserve">Rehash after changing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zsh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cache the locations of executables.</w:t>
      </w:r>
      <w:r>
        <w:t xml:space="preserve"> </w:t>
      </w:r>
      <w:r>
        <w:t xml:space="preserve">If you add a directory 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in your shell config,</w:t>
      </w:r>
      <w:r>
        <w:t xml:space="preserve"> </w:t>
      </w:r>
      <w:r>
        <w:t xml:space="preserve">the shell may still report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rPr>
          <w:i/>
          <w:iCs/>
        </w:rPr>
        <w:t xml:space="preserve">even though the directory is 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PATH</w:t>
      </w:r>
      <w:r>
        <w:t xml:space="preserve">,</w:t>
      </w:r>
      <w:r>
        <w:t xml:space="preserve"> </w:t>
      </w:r>
      <w:r>
        <w:t xml:space="preserve">because its command table is stale.</w:t>
      </w:r>
      <w:r>
        <w:t xml:space="preserve"> </w:t>
      </w:r>
      <w:r>
        <w:t xml:space="preserve">Force a rebuild in the same shell right after editing</w:t>
      </w:r>
      <w:r>
        <w:t xml:space="preserve"> </w:t>
      </w:r>
      <w:r>
        <w:rPr>
          <w:rStyle w:val="VerbatimChar"/>
        </w:rPr>
        <w:t xml:space="preserve">PATH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rehash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zsh; use 'hash -r' in bash</w:t>
      </w:r>
    </w:p>
    <w:p>
      <w:pPr>
        <w:pStyle w:val="FirstParagraph"/>
      </w:pPr>
      <w:r>
        <w:t xml:space="preserve">This bites hardest with</w:t>
      </w:r>
      <w:r>
        <w:t xml:space="preserve"> </w:t>
      </w:r>
      <w:hyperlink r:id="rId76">
        <w:r>
          <w:rPr>
            <w:rStyle w:val="Hyperlink"/>
          </w:rPr>
          <w:t xml:space="preserve">oh-my-zsh</w:t>
        </w:r>
      </w:hyperlink>
      <w:r>
        <w:t xml:space="preserve">,</w:t>
      </w:r>
      <w:r>
        <w:t xml:space="preserve"> </w:t>
      </w:r>
      <w:r>
        <w:t xml:space="preserve">which builds zsh’s command table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your custom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line runs,</w:t>
      </w:r>
      <w:r>
        <w:t xml:space="preserve"> </w:t>
      </w:r>
      <w:r>
        <w:t xml:space="preserve">so opening a fresh window may not clear the stale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t xml:space="preserve">on its own until you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(or move 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line before oh-my-zsh</w:t>
      </w:r>
      <w:r>
        <w:t xml:space="preserve"> </w:t>
      </w:r>
      <w:r>
        <w:t xml:space="preserve">initializes).</w:t>
      </w:r>
    </w:p>
    <w:bookmarkEnd w:id="77"/>
    <w:bookmarkStart w:id="81" w:name="X604325b0223e79803e04f87e7874b1d7f4a0663"/>
    <w:p>
      <w:pPr>
        <w:pStyle w:val="Heading4"/>
      </w:pPr>
      <w:r>
        <w:t xml:space="preserve">Do not edit dotfiles with PowerShell redirection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PowerShell writes the wrong encoding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Never write to</w:t>
            </w:r>
            <w:r>
              <w:t xml:space="preserve"> </w:t>
            </w:r>
            <w:r>
              <w:rPr>
                <w:rStyle w:val="VerbatimChar"/>
              </w:rPr>
              <w:t xml:space="preserve">~/.bashrc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~/.zshrc</w:t>
            </w:r>
            <w:r>
              <w:t xml:space="preserve">, or other shell config files</w:t>
            </w:r>
            <w:r>
              <w:t xml:space="preserve"> </w:t>
            </w:r>
            <w:r>
              <w:t xml:space="preserve">using PowerShell’s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&gt;&gt;</w:t>
            </w:r>
            <w:r>
              <w:t xml:space="preserve"> </w:t>
            </w:r>
            <w:r>
              <w:t xml:space="preserve">redirection.</w:t>
            </w:r>
            <w:r>
              <w:t xml:space="preserve"> </w:t>
            </w:r>
            <w:r>
              <w:t xml:space="preserve">Windows PowerShell writes</w:t>
            </w:r>
            <w:r>
              <w:t xml:space="preserve"> </w:t>
            </w:r>
            <w:r>
              <w:rPr>
                <w:b/>
                <w:bCs/>
              </w:rPr>
              <w:t xml:space="preserve">UTF-16 with a byte-order mark</w:t>
            </w:r>
            <w:r>
              <w:t xml:space="preserve">,</w:t>
            </w:r>
            <w:r>
              <w:t xml:space="preserve"> </w:t>
            </w:r>
            <w:r>
              <w:t xml:space="preserve">which</w:t>
            </w:r>
            <w:r>
              <w:t xml:space="preserve"> </w:t>
            </w:r>
            <w:r>
              <w:rPr>
                <w:rStyle w:val="VerbatimChar"/>
              </w:rPr>
              <w:t xml:space="preserve">bash</w:t>
            </w:r>
            <w:r>
              <w:t xml:space="preserve">/</w:t>
            </w:r>
            <w:r>
              <w:rPr>
                <w:rStyle w:val="VerbatimChar"/>
              </w:rPr>
              <w:t xml:space="preserve">zsh</w:t>
            </w:r>
            <w:r>
              <w:t xml:space="preserve"> </w:t>
            </w:r>
            <w:r>
              <w:t xml:space="preserve">read as a stray character at the start of the file: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bash: $'\377\376export': command not found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Edit dotfiles from</w:t>
            </w:r>
            <w:r>
              <w:t xml:space="preserve"> </w:t>
            </w:r>
            <w:r>
              <w:rPr>
                <w:i/>
                <w:iCs/>
              </w:rPr>
              <w:t xml:space="preserve">inside</w:t>
            </w:r>
            <w:r>
              <w:t xml:space="preserve"> </w:t>
            </w:r>
            <w:r>
              <w:t xml:space="preserve">the shell</w:t>
            </w:r>
            <w:r>
              <w:t xml:space="preserve"> </w:t>
            </w:r>
            <w:r>
              <w:t xml:space="preserve">(e.g. with</w:t>
            </w:r>
            <w:r>
              <w:t xml:space="preserve"> </w:t>
            </w:r>
            <w:r>
              <w:rPr>
                <w:rStyle w:val="VerbatimChar"/>
              </w:rPr>
              <w:t xml:space="preserve">nano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vim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echo 'export PATH=...' &gt;&gt; ~/.zshrc</w:t>
            </w:r>
            <w:r>
              <w:t xml:space="preserve"> </w:t>
            </w:r>
            <w:r>
              <w:t xml:space="preserve">run in bash/zsh),</w:t>
            </w:r>
            <w:r>
              <w:t xml:space="preserve"> </w:t>
            </w:r>
            <w:r>
              <w:t xml:space="preserve">or with an editor that saves UTF-8 without a BOM (e.g. VS Code).</w:t>
            </w:r>
          </w:p>
          <w:p/>
        </w:tc>
      </w:tr>
    </w:tbl>
    <w:bookmarkEnd w:id="81"/>
    <w:bookmarkStart w:id="83" w:name="X1745fd502df7963ed7ce48d0465493b4d59ad92"/>
    <w:p>
      <w:pPr>
        <w:pStyle w:val="Heading4"/>
      </w:pPr>
      <w:r>
        <w:t xml:space="preserve">Authenticating the GitHub CLI in Git Bash or MSYS2</w:t>
      </w:r>
    </w:p>
    <w:p>
      <w:pPr>
        <w:pStyle w:val="FirstParagraph"/>
      </w:pPr>
      <w:r>
        <w:t xml:space="preserve">If you also use the</w:t>
      </w:r>
      <w:r>
        <w:t xml:space="preserve"> </w:t>
      </w:r>
      <w:hyperlink r:id="rId82">
        <w:r>
          <w:rPr>
            <w:rStyle w:val="Hyperlink"/>
          </w:rPr>
          <w:t xml:space="preserve">GitHub CLI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gh</w:t>
      </w:r>
      <w:r>
        <w:t xml:space="preserve">)</w:t>
      </w:r>
      <w:r>
        <w:t xml:space="preserve"> </w:t>
      </w:r>
      <w:r>
        <w:t xml:space="preserve">to push code or open pull requests,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may fail with:</w:t>
      </w:r>
    </w:p>
    <w:p>
      <w:pPr>
        <w:pStyle w:val="SourceCode"/>
      </w:pPr>
      <w:r>
        <w:rPr>
          <w:rStyle w:val="VerbatimChar"/>
        </w:rPr>
        <w:t xml:space="preserve">could not prompt: … running in MinTTY without pseudo terminal support</w:t>
      </w:r>
    </w:p>
    <w:p>
      <w:pPr>
        <w:pStyle w:val="FirstParagraph"/>
      </w:pPr>
      <w:r>
        <w:t xml:space="preserve">Git Bash and MSYS2 both default to the MinTTY terminal,</w:t>
      </w:r>
      <w:r>
        <w:t xml:space="preserve"> </w:t>
      </w:r>
      <w:r>
        <w:t xml:space="preserve">which can’t host the interactive prompt.</w:t>
      </w:r>
      <w:r>
        <w:t xml:space="preserve"> </w:t>
      </w:r>
      <w:r>
        <w:t xml:space="preserve">Wrap the command with</w:t>
      </w:r>
      <w:r>
        <w:t xml:space="preserve"> </w:t>
      </w:r>
      <w:r>
        <w:rPr>
          <w:rStyle w:val="VerbatimChar"/>
        </w:rPr>
        <w:t xml:space="preserve">winpty</w:t>
      </w:r>
      <w:r>
        <w:t xml:space="preserve">,</w:t>
      </w:r>
      <w:r>
        <w:t xml:space="preserve"> </w:t>
      </w:r>
      <w:r>
        <w:t xml:space="preserve">or run it from PowerShell / Windows Terminal instead:</w:t>
      </w:r>
    </w:p>
    <w:p>
      <w:pPr>
        <w:pStyle w:val="SourceCode"/>
      </w:pPr>
      <w:r>
        <w:rPr>
          <w:rStyle w:val="ExtensionTok"/>
        </w:rPr>
        <w:t xml:space="preserve">winpty</w:t>
      </w:r>
      <w:r>
        <w:rPr>
          <w:rStyle w:val="NormalTok"/>
        </w:rPr>
        <w:t xml:space="preserve"> gh auth login</w:t>
      </w:r>
    </w:p>
    <w:p>
      <w:pPr>
        <w:pStyle w:val="FirstParagraph"/>
      </w:pPr>
      <w:r>
        <w:rPr>
          <w:rStyle w:val="VerbatimChar"/>
        </w:rPr>
        <w:t xml:space="preserve">winpty</w:t>
      </w:r>
      <w:r>
        <w:t xml:space="preserve"> </w:t>
      </w:r>
      <w:r>
        <w:t xml:space="preserve">ships with Git Bash, but in MSYS2 it’s a separate package —</w:t>
      </w:r>
      <w:r>
        <w:t xml:space="preserve"> </w:t>
      </w:r>
      <w:r>
        <w:t xml:space="preserve">install it first with</w:t>
      </w:r>
      <w:r>
        <w:t xml:space="preserve"> </w:t>
      </w:r>
      <w:r>
        <w:rPr>
          <w:rStyle w:val="VerbatimChar"/>
        </w:rPr>
        <w:t xml:space="preserve">pacman -S winpty</w:t>
      </w:r>
      <w:r>
        <w:t xml:space="preserve"> </w:t>
      </w:r>
      <w:r>
        <w:t xml:space="preserve">if you get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.</w:t>
      </w:r>
    </w:p>
    <w:bookmarkEnd w:id="83"/>
    <w:bookmarkStart w:id="84" w:name="verify-the-install"/>
    <w:p>
      <w:pPr>
        <w:pStyle w:val="Heading4"/>
      </w:pPr>
      <w:r>
        <w:t xml:space="preserve">Verify the install</w:t>
      </w:r>
    </w:p>
    <w:p>
      <w:pPr>
        <w:pStyle w:val="FirstParagraph"/>
      </w:pPr>
      <w:r>
        <w:t xml:space="preserve">Open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terminal window (so it picks up your updated config) and run: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prints the installed version number</w:t>
      </w:r>
    </w:p>
    <w:p>
      <w:pPr>
        <w:pStyle w:val="FirstParagraph"/>
      </w:pPr>
      <w:r>
        <w:t xml:space="preserve">If you get a version number, you’re ready to run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in your project directory.</w:t>
      </w:r>
      <w:r>
        <w:t xml:space="preserve"> </w:t>
      </w:r>
      <w:r>
        <w:t xml:space="preserve">If you get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,</w:t>
      </w:r>
      <w:r>
        <w:t xml:space="preserve"> </w:t>
      </w:r>
      <w:r>
        <w:t xml:space="preserve">re-check the two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issues above:</w:t>
      </w:r>
      <w:r>
        <w:t xml:space="preserve"> </w:t>
      </w:r>
      <w:r>
        <w:t xml:space="preserve">the directory must be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t xml:space="preserve">and you must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(or open a fresh window) after changing it.</w:t>
      </w:r>
    </w:p>
    <w:bookmarkEnd w:id="84"/>
    <w:bookmarkEnd w:id="85"/>
    <w:bookmarkStart w:id="95" w:name="sec-ai-herdr"/>
    <w:p>
      <w:pPr>
        <w:pStyle w:val="Heading1"/>
      </w:pPr>
      <w:r>
        <w:t xml:space="preserve">6. Herdr: A Terminal Multiplexer for Coding Agents</w:t>
      </w:r>
    </w:p>
    <w:p>
      <w:pPr>
        <w:pStyle w:val="FirstParagraph"/>
      </w:pPr>
      <w:hyperlink r:id="rId86">
        <w:r>
          <w:rPr>
            <w:rStyle w:val="Hyperlink"/>
          </w:rPr>
          <w:t xml:space="preserve">Herdr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2026e)</w:t>
      </w:r>
      <w:r>
        <w:t xml:space="preserve"> </w:t>
      </w:r>
      <w:r>
        <w:t xml:space="preserve">is a terminal multiplexer built for running several coding agents at once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It describes itself as</w:t>
      </w:r>
      <w:r>
        <w:t xml:space="preserve"> </w:t>
      </w:r>
      <w:r>
        <w:t xml:space="preserve">“the runtime your coding agents live on”</w:t>
      </w:r>
      <w:r>
        <w:t xml:space="preserve">:</w:t>
      </w:r>
      <w:r>
        <w:t xml:space="preserve"> </w:t>
      </w:r>
      <w:r>
        <w:t xml:space="preserve">a background server owns the real terminal processes,</w:t>
      </w:r>
      <w:r>
        <w:t xml:space="preserve"> </w:t>
      </w:r>
      <w:r>
        <w:t xml:space="preserve">clients attach to render them,</w:t>
      </w:r>
      <w:r>
        <w:t xml:space="preserve"> </w:t>
      </w:r>
      <w:r>
        <w:t xml:space="preserve">and the server keeps every agent running when the client closes</w:t>
      </w:r>
      <w:r>
        <w:t xml:space="preserve"> </w:t>
      </w:r>
      <w:r>
        <w:t xml:space="preserve">or an SSH connection drops.</w:t>
      </w:r>
      <w:r>
        <w:t xml:space="preserve"> </w:t>
      </w:r>
      <w:r>
        <w:t xml:space="preserve">On top of that</w:t>
      </w:r>
      <w:r>
        <w:t xml:space="preserve"> </w:t>
      </w:r>
      <w:r>
        <w:rPr>
          <w:rStyle w:val="VerbatimChar"/>
        </w:rPr>
        <w:t xml:space="preserve">tmux</w:t>
      </w:r>
      <w:r>
        <w:t xml:space="preserve">-like core it detects which agent is running in each pane</w:t>
      </w:r>
      <w:r>
        <w:t xml:space="preserve"> </w:t>
      </w:r>
      <w:r>
        <w:t xml:space="preserve">and reports whether that agent is working, blocked, done, or idle,</w:t>
      </w:r>
      <w:r>
        <w:t xml:space="preserve"> </w:t>
      </w:r>
      <w:r>
        <w:t xml:space="preserve">so the operator looks only at the pane that needs attention.</w:t>
      </w:r>
    </w:p>
    <w:bookmarkStart w:id="88" w:name="maker-and-activity"/>
    <w:p>
      <w:pPr>
        <w:pStyle w:val="Heading4"/>
      </w:pPr>
      <w:r>
        <w:t xml:space="preserve">Maker and activity</w:t>
      </w:r>
    </w:p>
    <w:p>
      <w:pPr>
        <w:pStyle w:val="FirstParagraph"/>
      </w:pPr>
      <w:r>
        <w:t xml:space="preserve">Herdr is developed by</w:t>
      </w:r>
      <w:r>
        <w:t xml:space="preserve"> </w:t>
      </w:r>
      <w:hyperlink r:id="rId87">
        <w:r>
          <w:rPr>
            <w:rStyle w:val="VerbatimChar"/>
          </w:rPr>
          <w:t xml:space="preserve">herdrdev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2026f)</w:t>
      </w:r>
      <w:r>
        <w:t xml:space="preserve">,</w:t>
      </w:r>
      <w:r>
        <w:t xml:space="preserve"> </w:t>
      </w:r>
      <w:r>
        <w:t xml:space="preserve">a one-person company founded in 2026 by Can Celik in Ankara, Turkey,</w:t>
      </w:r>
      <w:r>
        <w:t xml:space="preserve"> </w:t>
      </w:r>
      <w:r>
        <w:t xml:space="preserve">and part of the Y Combinator Fall 2026 batch</w:t>
      </w:r>
      <w:r>
        <w:t xml:space="preserve"> </w:t>
      </w:r>
      <w:r>
        <w:t xml:space="preserve">(Y Combinator 2026)</w:t>
      </w:r>
      <w:r>
        <w:t xml:space="preserve">.</w:t>
      </w:r>
      <w:r>
        <w:t xml:space="preserve"> </w:t>
      </w:r>
      <w:r>
        <w:t xml:space="preserve">The project is written in Rust and licensed under Apache 2.0.</w:t>
      </w:r>
      <w:r>
        <w:t xml:space="preserve"> </w:t>
      </w:r>
      <w:r>
        <w:t xml:space="preserve">The GitHub repository was created on 2026-03-27</w:t>
      </w:r>
      <w:r>
        <w:t xml:space="preserve"> </w:t>
      </w:r>
      <w:r>
        <w:t xml:space="preserve">and had about 37,000 stars, 2,700 forks, and 326 open issues on 2026-09-09,</w:t>
      </w:r>
      <w:r>
        <w:t xml:space="preserve"> </w:t>
      </w:r>
      <w:r>
        <w:t xml:space="preserve">with the most recent commit the day before;</w:t>
      </w:r>
      <w:r>
        <w:t xml:space="preserve"> </w:t>
      </w:r>
      <w:r>
        <w:t xml:space="preserve">the latest stable release was v0.9.0 on 2026-09-07,</w:t>
      </w:r>
      <w:r>
        <w:t xml:space="preserve"> </w:t>
      </w:r>
      <w:r>
        <w:t xml:space="preserve">following v0.8.2 (2026-08-19) and v0.8.0 (2026-08-03)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2026f)</w:t>
      </w:r>
      <w:r>
        <w:t xml:space="preserve">.</w:t>
      </w:r>
      <w:r>
        <w:t xml:space="preserve"> </w:t>
      </w:r>
      <w:r>
        <w:t xml:space="preserve">A Show HN thread drew 166 points and 110 comments</w:t>
      </w:r>
      <w:r>
        <w:t xml:space="preserve"> </w:t>
      </w:r>
      <w:r>
        <w:t xml:space="preserve">(Hacker News 2026)</w:t>
      </w:r>
      <w:r>
        <w:t xml:space="preserve">,</w:t>
      </w:r>
      <w:r>
        <w:t xml:space="preserve"> </w:t>
      </w:r>
      <w:r>
        <w:t xml:space="preserve">and a community-maintained list of plugins and integrations</w:t>
      </w:r>
      <w:r>
        <w:t xml:space="preserve"> </w:t>
      </w:r>
      <w:r>
        <w:t xml:space="preserve">has grown around the tool</w:t>
      </w:r>
      <w:r>
        <w:t xml:space="preserve"> </w:t>
      </w:r>
      <w:r>
        <w:t xml:space="preserve">(Konur 2026)</w:t>
      </w:r>
      <w:r>
        <w:t xml:space="preserve">.</w:t>
      </w:r>
      <w:r>
        <w:t xml:space="preserve"> </w:t>
      </w:r>
      <w:r>
        <w:t xml:space="preserve">The software is pre-1.0 and changes quickly,</w:t>
      </w:r>
      <w:r>
        <w:t xml:space="preserve"> </w:t>
      </w:r>
      <w:r>
        <w:t xml:space="preserve">so expect some of what follows to be out of date.</w:t>
      </w:r>
    </w:p>
    <w:bookmarkEnd w:id="88"/>
    <w:bookmarkStart w:id="89" w:name="what-it-does"/>
    <w:p>
      <w:pPr>
        <w:pStyle w:val="Heading4"/>
      </w:pPr>
      <w:r>
        <w:t xml:space="preserve">What it does</w:t>
      </w:r>
    </w:p>
    <w:p>
      <w:pPr>
        <w:pStyle w:val="FirstParagraph"/>
      </w:pPr>
      <w:r>
        <w:t xml:space="preserve">Herdr organizes terminals into a hierarchy of</w:t>
      </w:r>
      <w:r>
        <w:t xml:space="preserve"> </w:t>
      </w:r>
      <w:r>
        <w:t xml:space="preserve">sessions, workspaces, tabs, and panes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A pane is a real terminal (a PTY) that the server owns;</w:t>
      </w:r>
      <w:r>
        <w:t xml:space="preserve"> </w:t>
      </w:r>
      <w:r>
        <w:t xml:space="preserve">a workspace groups the tabs and panes for one repository, task, or investigation.</w:t>
      </w:r>
      <w:r>
        <w:t xml:space="preserve"> </w:t>
      </w:r>
      <w:r>
        <w:t xml:space="preserve">The distinctive features, beyond ordinary multiplexing, are: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Agent status detection</w:t>
      </w:r>
      <w:r>
        <w:t xml:space="preserve">:</w:t>
      </w:r>
      <w:r>
        <w:t xml:space="preserve"> </w:t>
      </w:r>
      <w:r>
        <w:t xml:space="preserve">Herdr recognizes 21 coding agents out of the box,</w:t>
      </w:r>
      <w:r>
        <w:t xml:space="preserve"> </w:t>
      </w:r>
      <w:r>
        <w:t xml:space="preserve">including Claude Code, Codex, Cursor Agent CLI, OpenCode, GitHub Copilot CLI,</w:t>
      </w:r>
      <w:r>
        <w:t xml:space="preserve"> </w:t>
      </w:r>
      <w:r>
        <w:t xml:space="preserve">Hermes Agent, Pi, Amp, Grok CLI, Antigravity CLI, and Kiro CLI,</w:t>
      </w:r>
      <w:r>
        <w:t xml:space="preserve"> </w:t>
      </w:r>
      <w:r>
        <w:t xml:space="preserve">with Gemini CLI and Cline detected but less thoroughly tested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Where an agent ships lifecycle hooks, the hook reports state authoritatively;</w:t>
      </w:r>
      <w:r>
        <w:t xml:space="preserve"> </w:t>
      </w:r>
      <w:r>
        <w:t xml:space="preserve">otherwise Herdr matches the bottom of the live terminal buffer</w:t>
      </w:r>
      <w:r>
        <w:t xml:space="preserve"> </w:t>
      </w:r>
      <w:r>
        <w:t xml:space="preserve">against a TOML detection manifest,</w:t>
      </w:r>
      <w:r>
        <w:t xml:space="preserve"> </w:t>
      </w:r>
      <w:r>
        <w:t xml:space="preserve">and marks a pane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only when that snapshot matches</w:t>
      </w:r>
      <w:r>
        <w:t xml:space="preserve"> </w:t>
      </w:r>
      <w:r>
        <w:t xml:space="preserve">a known approval, question, or permission prompt.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Git worktree management</w:t>
      </w:r>
      <w:r>
        <w:t xml:space="preserve">:</w:t>
      </w:r>
      <w:r>
        <w:t xml:space="preserve"> </w:t>
      </w:r>
      <w:r>
        <w:t xml:space="preserve">the socket API exposes</w:t>
      </w:r>
      <w:r>
        <w:t xml:space="preserve"> </w:t>
      </w:r>
      <w:r>
        <w:rPr>
          <w:rStyle w:val="VerbatimChar"/>
        </w:rPr>
        <w:t xml:space="preserve">worktree.list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worktree.create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worktree.open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worktree.remove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r>
        <w:t xml:space="preserve">“manage Git checkouts as Herdr workspaces”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2026i)</w:t>
      </w:r>
      <w:r>
        <w:t xml:space="preserve">.</w:t>
      </w:r>
      <w:r>
        <w:t xml:space="preserve"> </w:t>
      </w:r>
      <w:r>
        <w:t xml:space="preserve">Creating a worktree checks out (or creates) a branch</w:t>
      </w:r>
      <w:r>
        <w:t xml:space="preserve"> </w:t>
      </w:r>
      <w:r>
        <w:t xml:space="preserve">and opens the checkout as a new workspace grouped under the source workspace;</w:t>
      </w:r>
      <w:r>
        <w:t xml:space="preserve"> </w:t>
      </w:r>
      <w:r>
        <w:t xml:space="preserve">the CLI form is</w:t>
      </w:r>
      <w:r>
        <w:t xml:space="preserve"> </w:t>
      </w:r>
      <w:r>
        <w:rPr>
          <w:rStyle w:val="VerbatimChar"/>
        </w:rPr>
        <w:t xml:space="preserve">herdr worktree create --branch &lt;name&gt;</w:t>
      </w:r>
      <w:r>
        <w:t xml:space="preserve"> </w:t>
      </w:r>
      <w:r>
        <w:t xml:space="preserve">(Copes 2026)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 CLI and socket API for agents to drive</w:t>
      </w:r>
      <w:r>
        <w:t xml:space="preserve">:</w:t>
      </w:r>
      <w:r>
        <w:t xml:space="preserve"> </w:t>
      </w:r>
      <w:r>
        <w:t xml:space="preserve">the two are</w:t>
      </w:r>
      <w:r>
        <w:t xml:space="preserve"> </w:t>
      </w:r>
      <w:r>
        <w:t xml:space="preserve">“the same surface agents drive”</w:t>
      </w:r>
      <w:r>
        <w:t xml:space="preserve">,</w:t>
      </w:r>
      <w:r>
        <w:t xml:space="preserve"> </w:t>
      </w:r>
      <w:r>
        <w:t xml:space="preserve">speaking newline-delimited JSON over a Unix socket</w:t>
      </w:r>
      <w:r>
        <w:t xml:space="preserve"> </w:t>
      </w:r>
      <w:r>
        <w:t xml:space="preserve">(a named pipe on Windows) at</w:t>
      </w:r>
      <w:r>
        <w:t xml:space="preserve"> </w:t>
      </w:r>
      <w:r>
        <w:rPr>
          <w:rStyle w:val="VerbatimChar"/>
        </w:rPr>
        <w:t xml:space="preserve">~/.config/herdr/herdr.sock</w:t>
      </w:r>
      <w:r>
        <w:t xml:space="preserve">.</w:t>
      </w:r>
      <w:r>
        <w:t xml:space="preserve"> </w:t>
      </w:r>
      <w:r>
        <w:t xml:space="preserve">Methods include</w:t>
      </w:r>
      <w:r>
        <w:t xml:space="preserve"> </w:t>
      </w:r>
      <w:r>
        <w:rPr>
          <w:rStyle w:val="VerbatimChar"/>
        </w:rPr>
        <w:t xml:space="preserve">pane.read</w:t>
      </w:r>
      <w:r>
        <w:t xml:space="preserve"> </w:t>
      </w:r>
      <w:r>
        <w:t xml:space="preserve">to read a pane’s recent output,</w:t>
      </w:r>
      <w:r>
        <w:t xml:space="preserve"> </w:t>
      </w:r>
      <w:r>
        <w:rPr>
          <w:rStyle w:val="VerbatimChar"/>
        </w:rPr>
        <w:t xml:space="preserve">agent.prompt</w:t>
      </w:r>
      <w:r>
        <w:t xml:space="preserve"> </w:t>
      </w:r>
      <w:r>
        <w:t xml:space="preserve">to send a prompt,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agent.wait</w:t>
      </w:r>
      <w:r>
        <w:t xml:space="preserve"> </w:t>
      </w:r>
      <w:r>
        <w:t xml:space="preserve">to block until another agent reaches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rather than polling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2026i)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Persistence and resume</w:t>
      </w:r>
      <w:r>
        <w:t xml:space="preserve">:</w:t>
      </w:r>
      <w:r>
        <w:t xml:space="preserve"> </w:t>
      </w:r>
      <w:r>
        <w:t xml:space="preserve">detaching with</w:t>
      </w:r>
      <w:r>
        <w:t xml:space="preserve"> </w:t>
      </w:r>
      <w:r>
        <w:rPr>
          <w:rStyle w:val="VerbatimChar"/>
        </w:rPr>
        <w:t xml:space="preserve">ctrl+b q</w:t>
      </w:r>
      <w:r>
        <w:t xml:space="preserve"> </w:t>
      </w:r>
      <w:r>
        <w:t xml:space="preserve">leaves every process running;</w:t>
      </w:r>
      <w:r>
        <w:t xml:space="preserve"> </w:t>
      </w:r>
      <w:r>
        <w:t xml:space="preserve">a server restart stops processes but restores workspaces, tabs, panes,</w:t>
      </w:r>
      <w:r>
        <w:t xml:space="preserve"> </w:t>
      </w:r>
      <w:r>
        <w:t xml:space="preserve">working directories, and layout from a</w:t>
      </w:r>
      <w:r>
        <w:t xml:space="preserve"> </w:t>
      </w:r>
      <w:r>
        <w:rPr>
          <w:rStyle w:val="VerbatimChar"/>
        </w:rPr>
        <w:t xml:space="preserve">session.json</w:t>
      </w:r>
      <w:r>
        <w:t xml:space="preserve"> </w:t>
      </w:r>
      <w:r>
        <w:t xml:space="preserve">snapshot,</w:t>
      </w:r>
      <w:r>
        <w:t xml:space="preserve"> </w:t>
      </w:r>
      <w:r>
        <w:t xml:space="preserve">and supported agents can resume their own conversation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claude --resume &lt;id&gt;</w:t>
      </w:r>
      <w:r>
        <w:t xml:space="preserve">) from a saved session reference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2026h)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Remote machines</w:t>
      </w:r>
      <w:r>
        <w:t xml:space="preserve">:</w:t>
      </w:r>
      <w:r>
        <w:t xml:space="preserve"> </w:t>
      </w:r>
      <w:r>
        <w:rPr>
          <w:rStyle w:val="VerbatimChar"/>
        </w:rPr>
        <w:t xml:space="preserve">herdr machine add &lt;ssh-host&gt;</w:t>
      </w:r>
      <w:r>
        <w:t xml:space="preserve"> </w:t>
      </w:r>
      <w:r>
        <w:t xml:space="preserve">registers a machine reachable over ordinary SSH,</w:t>
      </w:r>
      <w:r>
        <w:t xml:space="preserve"> </w:t>
      </w:r>
      <w:r>
        <w:t xml:space="preserve">installs or starts the Herdr server there, and folds its agents</w:t>
      </w:r>
      <w:r>
        <w:t xml:space="preserve"> </w:t>
      </w:r>
      <w:r>
        <w:t xml:space="preserve">into one combined agent list;</w:t>
      </w:r>
      <w:r>
        <w:t xml:space="preserve"> </w:t>
      </w:r>
      <w:r>
        <w:t xml:space="preserve">authentication stays with OpenSSH,</w:t>
      </w:r>
      <w:r>
        <w:t xml:space="preserve"> </w:t>
      </w:r>
      <w:r>
        <w:t xml:space="preserve">and Herdr stores no keys or passwords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2026c)</w:t>
      </w:r>
      <w:r>
        <w:t xml:space="preserve">.</w:t>
      </w:r>
      <w:r>
        <w:t xml:space="preserve"> </w:t>
      </w:r>
      <w:r>
        <w:t xml:space="preserve">Remote servers must run Linux or macOS;</w:t>
      </w:r>
      <w:r>
        <w:t xml:space="preserve"> </w:t>
      </w:r>
      <w:r>
        <w:t xml:space="preserve">a native Windows server is not supported as an SSH target.</w:t>
      </w:r>
    </w:p>
    <w:bookmarkEnd w:id="89"/>
    <w:bookmarkStart w:id="91" w:name="install-and-use"/>
    <w:p>
      <w:pPr>
        <w:pStyle w:val="Heading4"/>
      </w:pPr>
      <w:r>
        <w:t xml:space="preserve">Install and use</w:t>
      </w:r>
    </w:p>
    <w:p>
      <w:pPr>
        <w:pStyle w:val="FirstParagraph"/>
      </w:pPr>
      <w:r>
        <w:t xml:space="preserve">Herdr ships stable binaries for Linux, macOS, and Windows x86_64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2026g)</w:t>
      </w:r>
      <w:r>
        <w:t xml:space="preserve">.</w:t>
      </w:r>
      <w:r>
        <w:t xml:space="preserve"> </w:t>
      </w:r>
      <w:r>
        <w:t xml:space="preserve">The one-line installers are: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https://herdr.dev/install.sh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"irm https://herdr.dev/install.ps1 | iex"</w:t>
      </w:r>
    </w:p>
    <w:p>
      <w:pPr>
        <w:pStyle w:val="FirstParagraph"/>
      </w:pPr>
      <w:r>
        <w:t xml:space="preserve">Homebrew (</w:t>
      </w:r>
      <w:r>
        <w:rPr>
          <w:rStyle w:val="VerbatimChar"/>
        </w:rPr>
        <w:t xml:space="preserve">brew install herdr</w:t>
      </w:r>
      <w:r>
        <w:t xml:space="preserve">),</w:t>
      </w:r>
      <w:r>
        <w:t xml:space="preserve"> </w:t>
      </w:r>
      <w:r>
        <w:rPr>
          <w:rStyle w:val="VerbatimChar"/>
        </w:rPr>
        <w:t xml:space="preserve">mise</w:t>
      </w:r>
      <w:r>
        <w:t xml:space="preserve">, and Nix are also supported.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herdr</w:t>
      </w:r>
      <w:r>
        <w:t xml:space="preserve"> </w:t>
      </w:r>
      <w:r>
        <w:t xml:space="preserve">to start the server and attach a client,</w:t>
      </w:r>
      <w:r>
        <w:t xml:space="preserve"> </w:t>
      </w:r>
      <w:r>
        <w:rPr>
          <w:rStyle w:val="VerbatimChar"/>
        </w:rPr>
        <w:t xml:space="preserve">herdr agent list</w:t>
      </w:r>
      <w:r>
        <w:t xml:space="preserve"> </w:t>
      </w:r>
      <w:r>
        <w:t xml:space="preserve">to see detected agents and their states,</w:t>
      </w:r>
      <w:r>
        <w:t xml:space="preserve"> </w:t>
      </w:r>
      <w:r>
        <w:rPr>
          <w:rStyle w:val="VerbatimChar"/>
        </w:rPr>
        <w:t xml:space="preserve">herdr status</w:t>
      </w:r>
      <w:r>
        <w:t xml:space="preserve"> </w:t>
      </w:r>
      <w:r>
        <w:t xml:space="preserve">to summarize the runtime,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herdr update</w:t>
      </w:r>
      <w:r>
        <w:t xml:space="preserve"> </w:t>
      </w:r>
      <w:r>
        <w:t xml:space="preserve">to upgrade.</w:t>
      </w:r>
      <w:r>
        <w:t xml:space="preserve"> </w:t>
      </w:r>
      <w:r>
        <w:t xml:space="preserve">The default prefix key is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tmux</w:t>
      </w:r>
      <w:r>
        <w:t xml:space="preserve">,</w:t>
      </w:r>
      <w:r>
        <w:t xml:space="preserve"> </w:t>
      </w:r>
      <w:r>
        <w:t xml:space="preserve">and the configuration file lives at</w:t>
      </w:r>
      <w:r>
        <w:t xml:space="preserve"> </w:t>
      </w:r>
      <w:r>
        <w:rPr>
          <w:rStyle w:val="VerbatimChar"/>
        </w:rPr>
        <w:t xml:space="preserve">~/.config/herdr/config.toml</w:t>
      </w:r>
      <w:r>
        <w:t xml:space="preserve"> </w:t>
      </w:r>
      <w:r>
        <w:t xml:space="preserve">(</w:t>
      </w:r>
      <w:r>
        <w:rPr>
          <w:rStyle w:val="VerbatimChar"/>
        </w:rPr>
        <w:t xml:space="preserve">%APPDATA%\herdr\config.toml</w:t>
      </w:r>
      <w:r>
        <w:t xml:space="preserve"> </w:t>
      </w:r>
      <w:r>
        <w:t xml:space="preserve">on Windows)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2026d)</w:t>
      </w:r>
      <w:r>
        <w:t xml:space="preserve">.</w:t>
      </w:r>
      <w:r>
        <w:t xml:space="preserve"> </w:t>
      </w:r>
      <w:r>
        <w:t xml:space="preserve">The maintainers publish an</w:t>
      </w:r>
      <w:r>
        <w:t xml:space="preserve"> </w:t>
      </w:r>
      <w:hyperlink r:id="rId90">
        <w:r>
          <w:rPr>
            <w:rStyle w:val="Hyperlink"/>
          </w:rPr>
          <w:t xml:space="preserve">agent guide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2026d)</w:t>
      </w:r>
      <w:r>
        <w:t xml:space="preserve"> </w:t>
      </w:r>
      <w:r>
        <w:t xml:space="preserve">meant to be handed to a coding agent so it can set Herdr up for you.</w:t>
      </w:r>
    </w:p>
    <w:bookmarkEnd w:id="91"/>
    <w:bookmarkStart w:id="92" w:name="pricing-and-license"/>
    <w:p>
      <w:pPr>
        <w:pStyle w:val="Heading4"/>
      </w:pPr>
      <w:r>
        <w:t xml:space="preserve">Pricing and license</w:t>
      </w:r>
    </w:p>
    <w:p>
      <w:pPr>
        <w:pStyle w:val="FirstParagraph"/>
      </w:pPr>
      <w:r>
        <w:t xml:space="preserve">The runtime is free and open source under the Apache 2.0 license.</w:t>
      </w:r>
      <w:r>
        <w:t xml:space="preserve"> </w:t>
      </w:r>
      <w:r>
        <w:t xml:space="preserve">The landing page announces a paid</w:t>
      </w:r>
      <w:r>
        <w:t xml:space="preserve"> </w:t>
      </w:r>
      <w:r>
        <w:t xml:space="preserve">“Herdr Cloud”</w:t>
      </w:r>
      <w:r>
        <w:t xml:space="preserve"> </w:t>
      </w:r>
      <w:r>
        <w:t xml:space="preserve">as</w:t>
      </w:r>
      <w:r>
        <w:t xml:space="preserve"> </w:t>
      </w:r>
      <w:r>
        <w:t xml:space="preserve">“coming soon”</w:t>
      </w:r>
      <w:r>
        <w:t xml:space="preserve">,</w:t>
      </w:r>
      <w:r>
        <w:t xml:space="preserve"> </w:t>
      </w:r>
      <w:r>
        <w:t xml:space="preserve">described as connecting your own machines without configuring SSH,</w:t>
      </w:r>
      <w:r>
        <w:t xml:space="preserve"> </w:t>
      </w:r>
      <w:r>
        <w:t xml:space="preserve">with a waitlist and no published pricing (measured 2026-09-09)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2026e)</w:t>
      </w:r>
      <w:r>
        <w:t xml:space="preserve">.</w:t>
      </w:r>
    </w:p>
    <w:bookmarkEnd w:id="92"/>
    <w:bookmarkStart w:id="94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Herdr overlaps with two things the lab already does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our orchestration baseline</w:t>
        </w:r>
      </w:hyperlink>
      <w:r>
        <w:t xml:space="preserve">):</w:t>
      </w:r>
      <w:r>
        <w:t xml:space="preserve"> </w:t>
      </w:r>
      <w:r>
        <w:t xml:space="preserve">running several Claude Code sessions in parallel,</w:t>
      </w:r>
      <w:r>
        <w:t xml:space="preserve"> </w:t>
      </w:r>
      <w:r>
        <w:t xml:space="preserve">and isolating each one in its own git worktree.</w:t>
      </w:r>
      <w:r>
        <w:t xml:space="preserve"> </w:t>
      </w:r>
      <w:r>
        <w:t xml:space="preserve">It does not replace either.</w:t>
      </w:r>
      <w:r>
        <w:t xml:space="preserve"> </w:t>
      </w:r>
      <w:r>
        <w:t xml:space="preserve">Herdr runs the same agent CLIs unchanged,</w:t>
      </w:r>
      <w:r>
        <w:t xml:space="preserve"> </w:t>
      </w:r>
      <w:r>
        <w:t xml:space="preserve">and its worktree commands wrap the same</w:t>
      </w:r>
      <w:r>
        <w:t xml:space="preserve"> </w:t>
      </w:r>
      <w:r>
        <w:rPr>
          <w:rStyle w:val="VerbatimChar"/>
        </w:rPr>
        <w:t xml:space="preserve">git worktree</w:t>
      </w:r>
      <w:r>
        <w:t xml:space="preserve"> </w:t>
      </w:r>
      <w:r>
        <w:t xml:space="preserve">calls</w:t>
      </w:r>
      <w:r>
        <w:t xml:space="preserve"> </w:t>
      </w:r>
      <w:r>
        <w:t xml:space="preserve">that Claude Code’s own worktree isolation makes.</w:t>
      </w:r>
      <w:r>
        <w:t xml:space="preserve"> </w:t>
      </w:r>
      <w:r>
        <w:t xml:space="preserve">What it adds is the layer between those sessions and the person watching them: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An attention queue instead of a wall of terminals.</w:t>
      </w:r>
      <w:r>
        <w:t xml:space="preserve"> </w:t>
      </w:r>
      <w:r>
        <w:t xml:space="preserve">When a dozen sessions run at once,</w:t>
      </w:r>
      <w:r>
        <w:t xml:space="preserve"> </w:t>
      </w:r>
      <w:r>
        <w:t xml:space="preserve">the expensive part is finding the one waiting on a permission prompt.</w:t>
      </w:r>
      <w:r>
        <w:t xml:space="preserve"> </w:t>
      </w:r>
      <w:r>
        <w:t xml:space="preserve">The blocked, working, and done states Herdr aggregates across every workspace</w:t>
      </w:r>
      <w:r>
        <w:t xml:space="preserve"> </w:t>
      </w:r>
      <w:r>
        <w:t xml:space="preserve">and every machine answer that question at a glance,</w:t>
      </w:r>
      <w:r>
        <w:t xml:space="preserve"> </w:t>
      </w:r>
      <w:r>
        <w:t xml:space="preserve">which is the gap one early adopter reported it filling</w:t>
      </w:r>
      <w:r>
        <w:t xml:space="preserve"> </w:t>
      </w:r>
      <w:r>
        <w:t xml:space="preserve">when herding parallel agents on a remote box</w:t>
      </w:r>
      <w:r>
        <w:t xml:space="preserve"> </w:t>
      </w:r>
      <w:r>
        <w:t xml:space="preserve">(Coles 2026)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Sessions that survive a closed laptop.</w:t>
      </w:r>
      <w:r>
        <w:t xml:space="preserve"> </w:t>
      </w:r>
      <w:r>
        <w:t xml:space="preserve">Long runs of the lab’s review-and-iterate loop</w:t>
      </w:r>
      <w:r>
        <w:t xml:space="preserve"> </w:t>
      </w:r>
      <w:r>
        <w:t xml:space="preserve">currently die with the terminal that started them</w:t>
      </w:r>
      <w:r>
        <w:t xml:space="preserve"> </w:t>
      </w:r>
      <w:r>
        <w:t xml:space="preserve">unless they are already running on a server under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</w:t>
      </w:r>
      <w:r>
        <w:t xml:space="preserve"> </w:t>
      </w:r>
      <w:r>
        <w:t xml:space="preserve">Herdr gives the same persistence with a friendlier client,</w:t>
      </w:r>
      <w:r>
        <w:t xml:space="preserve"> </w:t>
      </w:r>
      <w:r>
        <w:t xml:space="preserve">and can reattach to a Claude Code conversation by session ID after a restart.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 machine-readable control surface.</w:t>
      </w:r>
      <w:r>
        <w:t xml:space="preserve"> </w:t>
      </w:r>
      <w:r>
        <w:rPr>
          <w:rStyle w:val="VerbatimChar"/>
        </w:rPr>
        <w:t xml:space="preserve">agent.wait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pane.read</w:t>
      </w:r>
      <w:r>
        <w:t xml:space="preserve"> </w:t>
      </w:r>
      <w:r>
        <w:t xml:space="preserve">let a supervising agent</w:t>
      </w:r>
      <w:r>
        <w:t xml:space="preserve"> </w:t>
      </w:r>
      <w:r>
        <w:t xml:space="preserve">spawn helpers in separate worktrees, wait until each is done or blocked,</w:t>
      </w:r>
      <w:r>
        <w:t xml:space="preserve"> </w:t>
      </w:r>
      <w:r>
        <w:t xml:space="preserve">and read their output,</w:t>
      </w:r>
      <w:r>
        <w:t xml:space="preserve"> </w:t>
      </w:r>
      <w:r>
        <w:t xml:space="preserve">without the polling loops our current scheduled check-ins use.</w:t>
      </w:r>
    </w:p>
    <w:p>
      <w:pPr>
        <w:pStyle w:val="FirstParagraph"/>
      </w:pPr>
      <w:r>
        <w:t xml:space="preserve">The same early adopters name the limits</w:t>
      </w:r>
      <w:r>
        <w:t xml:space="preserve"> </w:t>
      </w:r>
      <w:r>
        <w:t xml:space="preserve">(Coles 2026; Copes 2026)</w:t>
      </w:r>
      <w:r>
        <w:t xml:space="preserve">.</w:t>
      </w:r>
      <w:r>
        <w:t xml:space="preserve"> </w:t>
      </w:r>
      <w:r>
        <w:t xml:space="preserve">Herdr provides no sandboxing and does not isolate file changes</w:t>
      </w:r>
      <w:r>
        <w:t xml:space="preserve"> </w:t>
      </w:r>
      <w:r>
        <w:t xml:space="preserve">between agents sharing a directory;</w:t>
      </w:r>
      <w:r>
        <w:t xml:space="preserve"> </w:t>
      </w:r>
      <w:r>
        <w:t xml:space="preserve">worktrees, permissions, and network egress remain the user’s problem,</w:t>
      </w:r>
      <w:r>
        <w:t xml:space="preserve"> </w:t>
      </w:r>
      <w:r>
        <w:t xml:space="preserve">so our hooks and permission rules stay in place unchanged.</w:t>
      </w:r>
      <w:r>
        <w:t xml:space="preserve"> </w:t>
      </w:r>
      <w:r>
        <w:t xml:space="preserve">Windows support is in beta,</w:t>
      </w:r>
      <w:r>
        <w:t xml:space="preserve"> </w:t>
      </w:r>
      <w:r>
        <w:t xml:space="preserve">a Windows machine cannot serve as a remote target,</w:t>
      </w:r>
      <w:r>
        <w:t xml:space="preserve"> </w:t>
      </w:r>
      <w:r>
        <w:t xml:space="preserve">and the tool is pre-1.0.</w:t>
      </w:r>
      <w:r>
        <w:t xml:space="preserve"> </w:t>
      </w:r>
      <w:r>
        <w:t xml:space="preserve">It also sits beside, not inside, the editor-hosted session views</w:t>
      </w:r>
      <w:r>
        <w:t xml:space="preserve"> </w:t>
      </w:r>
      <w:r>
        <w:t xml:space="preserve">described in</w:t>
      </w:r>
      <w:r>
        <w:t xml:space="preserve"> </w:t>
      </w:r>
      <w:hyperlink w:anchor="sec-ai-vscode-agent-sessions">
        <w:r>
          <w:rPr>
            <w:rStyle w:val="Hyperlink"/>
          </w:rPr>
          <w:t xml:space="preserve">Section 4</w:t>
        </w:r>
      </w:hyperlink>
      <w:r>
        <w:t xml:space="preserve">:</w:t>
      </w:r>
      <w:r>
        <w:t xml:space="preserve"> </w:t>
      </w:r>
      <w:r>
        <w:t xml:space="preserve">VS Code discovers CLI sessions and hands work between harnesses,</w:t>
      </w:r>
      <w:r>
        <w:t xml:space="preserve"> </w:t>
      </w:r>
      <w:r>
        <w:t xml:space="preserve">while Herdr owns the terminals those sessions run in.</w:t>
      </w:r>
    </w:p>
    <w:p>
      <w:pPr>
        <w:pStyle w:val="BodyText"/>
      </w:pPr>
      <w:r>
        <w:t xml:space="preserve">The practical recommendation is to try Herdr on a Linux workstation or server</w:t>
      </w:r>
      <w:r>
        <w:t xml:space="preserve"> </w:t>
      </w:r>
      <w:r>
        <w:t xml:space="preserve">where a lab member already runs several Claude Code sessions,</w:t>
      </w:r>
      <w:r>
        <w:t xml:space="preserve"> </w:t>
      </w:r>
      <w:r>
        <w:t xml:space="preserve">using one workspace per worktree.</w:t>
      </w:r>
      <w:r>
        <w:t xml:space="preserve"> </w:t>
      </w:r>
      <w:r>
        <w:t xml:space="preserve">It is a small, reversible addition</w:t>
      </w:r>
      <w:r>
        <w:t xml:space="preserve"> </w:t>
      </w:r>
      <w:r>
        <w:t xml:space="preserve">(no wrapper around the agent, no change 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),</w:t>
      </w:r>
      <w:r>
        <w:t xml:space="preserve"> </w:t>
      </w:r>
      <w:r>
        <w:t xml:space="preserve">and the status sidebar alone may justify it.</w:t>
      </w:r>
      <w:r>
        <w:t xml:space="preserve"> </w:t>
      </w:r>
      <w:r>
        <w:t xml:space="preserve">Adopting the socket API as an orchestration layer is a larger step</w:t>
      </w:r>
      <w:r>
        <w:t xml:space="preserve"> </w:t>
      </w:r>
      <w:r>
        <w:t xml:space="preserve">that we should defer until the project reaches a stable release.</w:t>
      </w:r>
    </w:p>
    <w:bookmarkEnd w:id="94"/>
    <w:bookmarkEnd w:id="95"/>
    <w:bookmarkStart w:id="124" w:name="sec-ai-customization"/>
    <w:p>
      <w:pPr>
        <w:pStyle w:val="Heading1"/>
      </w:pPr>
      <w:r>
        <w:t xml:space="preserve">7. Customizing an Agent</w:t>
      </w:r>
    </w:p>
    <w:p>
      <w:pPr>
        <w:pStyle w:val="FirstParagraph"/>
      </w:pP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describes one way to extend an agent.</w:t>
      </w:r>
      <w:r>
        <w:t xml:space="preserve"> </w:t>
      </w:r>
      <w:r>
        <w:t xml:space="preserve">It is not the only one,</w:t>
      </w:r>
      <w:r>
        <w:t xml:space="preserve"> </w:t>
      </w:r>
      <w:r>
        <w:t xml:space="preserve">and a lab that knows only that one tends to write every customization as a skill,</w:t>
      </w:r>
      <w:r>
        <w:t xml:space="preserve"> </w:t>
      </w:r>
      <w:r>
        <w:t xml:space="preserve">including the ones that should have been something else.</w:t>
      </w:r>
    </w:p>
    <w:p>
      <w:pPr>
        <w:pStyle w:val="BodyText"/>
      </w:pPr>
      <w:r>
        <w:t xml:space="preserve">This section maps the whole surface.</w:t>
      </w:r>
      <w:r>
        <w:t xml:space="preserve"> </w:t>
      </w:r>
      <w:r>
        <w:t xml:space="preserve">The mechanisms differ less in what you can write in them —</w:t>
      </w:r>
      <w:r>
        <w:t xml:space="preserve"> </w:t>
      </w:r>
      <w:r>
        <w:t xml:space="preserve">most are Markdown with a</w:t>
      </w:r>
      <w:r>
        <w:t xml:space="preserve"> </w:t>
      </w:r>
      <w:hyperlink r:id="rId96">
        <w:r>
          <w:rPr>
            <w:rStyle w:val="Hyperlink"/>
          </w:rPr>
          <w:t xml:space="preserve">YAML front matter</w:t>
        </w:r>
      </w:hyperlink>
      <w:r>
        <w:t xml:space="preserve"> </w:t>
      </w:r>
      <w:r>
        <w:t xml:space="preserve">header,</w:t>
      </w:r>
      <w:r>
        <w:t xml:space="preserve"> </w:t>
      </w:r>
      <w:r>
        <w:t xml:space="preserve">as</w:t>
      </w:r>
      <w:r>
        <w:t xml:space="preserve"> </w:t>
      </w:r>
      <w:hyperlink r:id="rId97">
        <w:r>
          <w:rPr>
            <w:rStyle w:val="Hyperlink"/>
          </w:rPr>
          <w:t xml:space="preserve">harness construction</w:t>
        </w:r>
      </w:hyperlink>
      <w:r>
        <w:t xml:space="preserve"> </w:t>
      </w:r>
      <w:r>
        <w:t xml:space="preserve">describes —</w:t>
      </w:r>
      <w:r>
        <w:t xml:space="preserve"> </w:t>
      </w:r>
      <w:r>
        <w:t xml:space="preserve">than in</w:t>
      </w:r>
      <w:r>
        <w:t xml:space="preserve"> </w:t>
      </w:r>
      <w:r>
        <w:rPr>
          <w:b/>
          <w:bCs/>
        </w:rPr>
        <w:t xml:space="preserve">when they fire and who decides</w:t>
      </w:r>
      <w:r>
        <w:t xml:space="preserve">.</w:t>
      </w:r>
    </w:p>
    <w:bookmarkStart w:id="99" w:name="the-question-that-picks-the-mechanism"/>
    <w:p>
      <w:pPr>
        <w:pStyle w:val="Heading4"/>
      </w:pPr>
      <w:r>
        <w:t xml:space="preserve">The Question That Picks the Mechanism</w:t>
      </w:r>
    </w:p>
    <w:p>
      <w:pPr>
        <w:pStyle w:val="FirstParagraph"/>
      </w:pPr>
      <w:r>
        <w:t xml:space="preserve">Ask two things about the behavior you want: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Who triggers it?</w:t>
      </w:r>
      <w:r>
        <w:t xml:space="preserve"> </w:t>
      </w:r>
      <w:r>
        <w:t xml:space="preserve">You, by typing something;</w:t>
      </w:r>
      <w:r>
        <w:t xml:space="preserve"> </w:t>
      </w:r>
      <w:r>
        <w:t xml:space="preserve">the model, by judging it relevant;</w:t>
      </w:r>
      <w:r>
        <w:t xml:space="preserve"> </w:t>
      </w:r>
      <w:r>
        <w:t xml:space="preserve">or the harness, on a fixed event.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What happens if the model disagrees?</w:t>
      </w:r>
      <w:r>
        <w:t xml:space="preserve"> </w:t>
      </w:r>
      <w:r>
        <w:t xml:space="preserve">Some mechanisms are advice the model may ignore.</w:t>
      </w:r>
      <w:r>
        <w:t xml:space="preserve"> </w:t>
      </w:r>
      <w:r>
        <w:t xml:space="preserve">Others are enforced by the harness whatever the model decides.</w:t>
      </w:r>
    </w:p>
    <w:p>
      <w:pPr>
        <w:pStyle w:val="FirstParagraph"/>
      </w:pPr>
      <w:r>
        <w:t xml:space="preserve">That second question is the one people get wrong,</w:t>
      </w:r>
      <w:r>
        <w:t xml:space="preserve"> </w:t>
      </w:r>
      <w:r>
        <w:t xml:space="preserve">and Claude Code’s own documentation is blunt about it.</w:t>
      </w:r>
      <w:r>
        <w:t xml:space="preserve"> </w:t>
      </w:r>
      <w:r>
        <w:t xml:space="preserve">Instruction files are</w:t>
      </w:r>
      <w:r>
        <w:t xml:space="preserve"> </w:t>
      </w:r>
      <w:hyperlink r:id="rId98">
        <w:r>
          <w:rPr>
            <w:rStyle w:val="Hyperlink"/>
          </w:rPr>
          <w:t xml:space="preserve">described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“context, not enforced configuration”</w:t>
      </w:r>
      <w:r>
        <w:t xml:space="preserve">,</w:t>
      </w:r>
      <w:r>
        <w:t xml:space="preserve"> </w:t>
      </w:r>
      <w:r>
        <w:t xml:space="preserve">delivered</w:t>
      </w:r>
      <w:r>
        <w:t xml:space="preserve"> </w:t>
      </w:r>
      <w:r>
        <w:t xml:space="preserve">“as a user message after the system prompt”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“there’s no guarantee of strict compliance.”</w:t>
      </w:r>
      <w:r>
        <w:t xml:space="preserve"> </w:t>
      </w:r>
      <w:r>
        <w:t xml:space="preserve">The same page names the remedy:</w:t>
      </w:r>
    </w:p>
    <w:p>
      <w:pPr>
        <w:pStyle w:val="BlockText"/>
      </w:pPr>
      <w:r>
        <w:t xml:space="preserve">To block an action regardless of what Claude decides, use a PreToolUse hook instead.</w:t>
      </w:r>
    </w:p>
    <w:p>
      <w:pPr>
        <w:pStyle w:val="FirstParagraph"/>
      </w:pPr>
      <w:r>
        <w:t xml:space="preserve">A rule you cannot afford to have ignored does not belong in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bookmarkEnd w:id="99"/>
    <w:bookmarkStart w:id="102" w:name="instruction-files-always-on-context"/>
    <w:p>
      <w:pPr>
        <w:pStyle w:val="Heading4"/>
      </w:pPr>
      <w:r>
        <w:t xml:space="preserve">Instruction Files: Always-On Context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hyperlink r:id="rId100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are prose the harness loads at the</w:t>
      </w:r>
      <w:r>
        <w:t xml:space="preserve"> </w:t>
      </w:r>
      <w:r>
        <w:t xml:space="preserve">start of a session,</w:t>
      </w:r>
      <w:r>
        <w:t xml:space="preserve"> </w:t>
      </w:r>
      <w:r>
        <w:t xml:space="preserve">with no front matter and no schema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harness construction</w:t>
        </w:r>
      </w:hyperlink>
      <w:r>
        <w:t xml:space="preserve">).</w:t>
      </w:r>
    </w:p>
    <w:p>
      <w:pPr>
        <w:pStyle w:val="BodyText"/>
      </w:pPr>
      <w:r>
        <w:t xml:space="preserve">Three properties matter when you write one: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Files concatenate; they do not override.</w:t>
      </w:r>
      <w:r>
        <w:t xml:space="preserve"> </w:t>
      </w:r>
      <w:r>
        <w:t xml:space="preserve">Claude Code</w:t>
      </w:r>
      <w:r>
        <w:t xml:space="preserve"> </w:t>
      </w:r>
      <w:hyperlink r:id="rId98">
        <w:r>
          <w:rPr>
            <w:rStyle w:val="Hyperlink"/>
          </w:rPr>
          <w:t xml:space="preserve">walks up the directory tree</w:t>
        </w:r>
      </w:hyperlink>
      <w:r>
        <w:t xml:space="preserve"> </w:t>
      </w:r>
      <w:r>
        <w:t xml:space="preserve">from the working directory,</w:t>
      </w:r>
      <w:r>
        <w:t xml:space="preserve"> </w:t>
      </w:r>
      <w:r>
        <w:t xml:space="preserve">and</w:t>
      </w:r>
      <w:r>
        <w:t xml:space="preserve"> </w:t>
      </w:r>
      <w:r>
        <w:t xml:space="preserve">“all discovered files are concatenated into context rather than overriding each other”</w:t>
      </w:r>
      <w:r>
        <w:t xml:space="preserve">,</w:t>
      </w:r>
      <w:r>
        <w:t xml:space="preserve"> </w:t>
      </w:r>
      <w:r>
        <w:t xml:space="preserve">ordered from the filesystem root down.</w:t>
      </w:r>
      <w:r>
        <w:t xml:space="preserve"> </w:t>
      </w:r>
      <w:r>
        <w:t xml:space="preserve">A project file does not replace your personal one.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Imports exist, and they skip code spans.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@path/to/import</w:t>
      </w:r>
      <w:r>
        <w:t xml:space="preserve"> </w:t>
      </w:r>
      <w:r>
        <w:t xml:space="preserve">syntax pulls in another file,</w:t>
      </w:r>
      <w:r>
        <w:t xml:space="preserve"> </w:t>
      </w:r>
      <w:r>
        <w:t xml:space="preserve">recursively, to a maximum depth of four hops.</w:t>
      </w:r>
      <w:r>
        <w:t xml:space="preserve"> </w:t>
      </w:r>
      <w:r>
        <w:t xml:space="preserve">Paths resolve relative to the importing file.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mention</w:t>
      </w:r>
      <w:r>
        <w:t xml:space="preserve"> </w:t>
      </w:r>
      <w:r>
        <w:t xml:space="preserve">a path without importing it, wrap it in backticks —</w:t>
      </w:r>
      <w:r>
        <w:t xml:space="preserve"> </w:t>
      </w:r>
      <w:r>
        <w:t xml:space="preserve">import parsing skips fenced code blocks and code spans.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The two filenames are not interchangeable.</w:t>
      </w:r>
      <w:r>
        <w:t xml:space="preserve"> </w:t>
      </w:r>
      <w:r>
        <w:t xml:space="preserve">Claude Code</w:t>
      </w:r>
      <w:r>
        <w:t xml:space="preserve"> </w:t>
      </w:r>
      <w:hyperlink r:id="rId98">
        <w:r>
          <w:rPr>
            <w:rStyle w:val="Hyperlink"/>
          </w:rPr>
          <w:t xml:space="preserve">reads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CLAUDE.md</w:t>
        </w:r>
        <w:r>
          <w:rPr>
            <w:rStyle w:val="Hyperlink"/>
          </w:rPr>
          <w:t xml:space="preserve">, not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AGENTS.md</w:t>
        </w:r>
      </w:hyperlink>
      <w:r>
        <w:t xml:space="preserve">,</w:t>
      </w:r>
      <w:r>
        <w:t xml:space="preserve"> </w:t>
      </w:r>
      <w:r>
        <w:t xml:space="preserve">and recommends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whose first line is</w:t>
      </w:r>
      <w:r>
        <w:t xml:space="preserve"> </w:t>
      </w:r>
      <w:r>
        <w:rPr>
          <w:rStyle w:val="VerbatimChar"/>
        </w:rPr>
        <w:t xml:space="preserve">@AGENTS.md</w:t>
      </w:r>
      <w:r>
        <w:t xml:space="preserve"> </w:t>
      </w:r>
      <w:r>
        <w:t xml:space="preserve">so both tools read one source.</w:t>
      </w:r>
      <w:r>
        <w:t xml:space="preserve"> </w:t>
      </w:r>
      <w:r>
        <w:t xml:space="preserve">A symlink works on macOS and Linux;</w:t>
      </w:r>
      <w:r>
        <w:t xml:space="preserve"> </w:t>
      </w:r>
      <w:r>
        <w:t xml:space="preserve">on Windows it needs Administrator privileges or Developer Mode,</w:t>
      </w:r>
      <w:r>
        <w:t xml:space="preserve"> </w:t>
      </w:r>
      <w:r>
        <w:t xml:space="preserve">so the import is the portable choice.</w:t>
      </w:r>
      <w:r>
        <w:t xml:space="preserve"> </w:t>
      </w:r>
      <w:r>
        <w:t xml:space="preserve">GitHub Copilot, by contrast,</w:t>
      </w:r>
      <w:r>
        <w:t xml:space="preserve"> </w:t>
      </w:r>
      <w:hyperlink r:id="rId101">
        <w:r>
          <w:rPr>
            <w:rStyle w:val="Hyperlink"/>
          </w:rPr>
          <w:t xml:space="preserve">reads all of</w:t>
        </w:r>
      </w:hyperlink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is stewarded by the Agentic AI Foundation under the Linux Foundation,</w:t>
      </w:r>
      <w:r>
        <w:t xml:space="preserve"> </w:t>
      </w:r>
      <w:r>
        <w:t xml:space="preserve">and it is worth being precise about what it standardizes:</w:t>
      </w:r>
      <w:r>
        <w:t xml:space="preserve"> </w:t>
      </w:r>
      <w:r>
        <w:t xml:space="preserve">a filename, a location, and a nearest-file-wins precedence rule.</w:t>
      </w:r>
      <w:r>
        <w:t xml:space="preserve"> </w:t>
      </w:r>
      <w:r>
        <w:t xml:space="preserve">Asked whether there are any required fields,</w:t>
      </w:r>
      <w:r>
        <w:t xml:space="preserve"> </w:t>
      </w:r>
      <w:r>
        <w:t xml:space="preserve">its own FAQ answers that there are none —</w:t>
      </w:r>
      <w:r>
        <w:t xml:space="preserve"> </w:t>
      </w:r>
      <w:r>
        <w:t xml:space="preserve">“AGENTS.md is just standard Markdown.”</w:t>
      </w:r>
      <w:r>
        <w:t xml:space="preserve"> </w:t>
      </w:r>
      <w:r>
        <w:t xml:space="preserve">So two agents reading the same file are guaranteed to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the same text</w:t>
      </w:r>
      <w:r>
        <w:t xml:space="preserve"> </w:t>
      </w:r>
      <w:r>
        <w:t xml:space="preserve">and guaranteed nothing about acting on it alike.</w:t>
      </w:r>
    </w:p>
    <w:bookmarkEnd w:id="102"/>
    <w:bookmarkStart w:id="103" w:name="workspace-rules-and-activation-modes"/>
    <w:p>
      <w:pPr>
        <w:pStyle w:val="Heading4"/>
      </w:pPr>
      <w:r>
        <w:t xml:space="preserve">Workspace Rules and Activation Modes</w:t>
      </w:r>
    </w:p>
    <w:p>
      <w:pPr>
        <w:pStyle w:val="FirstParagraph"/>
      </w:pPr>
      <w:r>
        <w:t xml:space="preserve">Instruction files and rules can be scoped globally or to a specific workspace.</w:t>
      </w:r>
      <w:r>
        <w:t xml:space="preserve"> </w:t>
      </w:r>
      <w:r>
        <w:t xml:space="preserve">Google Antigravity and Cursor extend basic instruction files by supporting explicit rule activation modes and workspace rules (</w:t>
      </w:r>
      <w:r>
        <w:rPr>
          <w:rStyle w:val="VerbatimChar"/>
        </w:rPr>
        <w:t xml:space="preserve">.agents/rules/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.cursor/rules/*.mdc</w:t>
      </w:r>
      <w:r>
        <w:t xml:space="preserve">):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Always On</w:t>
      </w:r>
      <w:r>
        <w:t xml:space="preserve">: Included unconditionally in every prompt context for the workspace (e.g. </w:t>
      </w:r>
      <w:r>
        <w:rPr>
          <w:rStyle w:val="VerbatimChar"/>
        </w:rPr>
        <w:t xml:space="preserve">GEMINI.md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.mdc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alwaysApply: true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Glob Scoped</w:t>
      </w:r>
      <w:r>
        <w:t xml:space="preserve">: Activated automatically only when matching specific file patterns or paths in the workspace (e.g. </w:t>
      </w:r>
      <w:r>
        <w:rPr>
          <w:rStyle w:val="VerbatimChar"/>
        </w:rPr>
        <w:t xml:space="preserve">globs: ["src/ui/**/*"]</w:t>
      </w:r>
      <w:r>
        <w:t xml:space="preserve"> </w:t>
      </w:r>
      <w:r>
        <w:t xml:space="preserve">or Copilot’s</w:t>
      </w:r>
      <w:r>
        <w:t xml:space="preserve"> </w:t>
      </w:r>
      <w:r>
        <w:rPr>
          <w:rStyle w:val="VerbatimChar"/>
        </w:rPr>
        <w:t xml:space="preserve">applyTo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Model Decision</w:t>
      </w:r>
      <w:r>
        <w:t xml:space="preserve">: Dynamically injected into context when the model judges the rule relevant to the current task or user prompt.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Manual</w:t>
      </w:r>
      <w:r>
        <w:t xml:space="preserve">: Explicitly invoked by name or</w:t>
      </w:r>
      <w:r>
        <w:t xml:space="preserve"> </w:t>
      </w:r>
      <w:r>
        <w:rPr>
          <w:rStyle w:val="VerbatimChar"/>
        </w:rPr>
        <w:t xml:space="preserve">@mention</w:t>
      </w:r>
      <w:r>
        <w:t xml:space="preserve"> </w:t>
      </w:r>
      <w:r>
        <w:t xml:space="preserve">during a session.</w:t>
      </w:r>
    </w:p>
    <w:p>
      <w:pPr>
        <w:pStyle w:val="FirstParagraph"/>
      </w:pPr>
      <w:r>
        <w:t xml:space="preserve">In Antigravity, workspace rules live under</w:t>
      </w:r>
      <w:r>
        <w:t xml:space="preserve"> </w:t>
      </w:r>
      <w:r>
        <w:rPr>
          <w:rStyle w:val="VerbatimChar"/>
        </w:rPr>
        <w:t xml:space="preserve">.agents/rules/</w:t>
      </w:r>
      <w:r>
        <w:t xml:space="preserve"> </w:t>
      </w:r>
      <w:r>
        <w:t xml:space="preserve">(project-level) with global rules in</w:t>
      </w:r>
      <w:r>
        <w:t xml:space="preserve"> </w:t>
      </w:r>
      <w:r>
        <w:rPr>
          <w:rStyle w:val="VerbatimChar"/>
        </w:rPr>
        <w:t xml:space="preserve">~/.gemini/GEMINI.md</w:t>
      </w:r>
      <w:r>
        <w:t xml:space="preserve">, and workspace discovery operates via directory structures (</w:t>
      </w:r>
      <w:r>
        <w:rPr>
          <w:rStyle w:val="VerbatimChar"/>
        </w:rPr>
        <w:t xml:space="preserve">.agents/skills/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.agents/plugins/</w:t>
      </w:r>
      <w:r>
        <w:t xml:space="preserve">).</w:t>
      </w:r>
    </w:p>
    <w:bookmarkEnd w:id="103"/>
    <w:bookmarkStart w:id="107" w:name="skills-and-the-commands-that-became-them"/>
    <w:p>
      <w:pPr>
        <w:pStyle w:val="Heading4"/>
      </w:pPr>
      <w:r>
        <w:t xml:space="preserve">Skills, and the Commands That Became Them</w:t>
      </w:r>
    </w:p>
    <w:p>
      <w:pPr>
        <w:pStyle w:val="FirstParagraph"/>
      </w:pPr>
      <w:r>
        <w:t xml:space="preserve">The distinction most people still draw here is out of date.</w:t>
      </w:r>
      <w:r>
        <w:t xml:space="preserve"> </w:t>
      </w:r>
      <w:r>
        <w:t xml:space="preserve">Claude Code’s documentation</w:t>
      </w:r>
      <w:r>
        <w:t xml:space="preserve"> </w:t>
      </w:r>
      <w:hyperlink r:id="rId104">
        <w:r>
          <w:rPr>
            <w:rStyle w:val="Hyperlink"/>
          </w:rPr>
          <w:t xml:space="preserve">states</w:t>
        </w:r>
      </w:hyperlink>
      <w:r>
        <w:t xml:space="preserve">:</w:t>
      </w:r>
    </w:p>
    <w:p>
      <w:pPr>
        <w:pStyle w:val="BlockText"/>
      </w:pPr>
      <w:r>
        <w:rPr>
          <w:b/>
          <w:bCs/>
        </w:rPr>
        <w:t xml:space="preserve">Custom commands have been merged into skills.</w:t>
      </w:r>
      <w:r>
        <w:t xml:space="preserve"> </w:t>
      </w:r>
      <w:r>
        <w:t xml:space="preserve">A file at</w:t>
      </w:r>
      <w:r>
        <w:t xml:space="preserve"> </w:t>
      </w:r>
      <w:r>
        <w:rPr>
          <w:rStyle w:val="VerbatimChar"/>
        </w:rPr>
        <w:t xml:space="preserve">.claude/commands/deploy.md</w:t>
      </w:r>
      <w:r>
        <w:t xml:space="preserve"> </w:t>
      </w:r>
      <w:r>
        <w:t xml:space="preserve">and a skill at</w:t>
      </w:r>
      <w:r>
        <w:t xml:space="preserve"> </w:t>
      </w:r>
      <w:r>
        <w:rPr>
          <w:rStyle w:val="VerbatimChar"/>
        </w:rPr>
        <w:t xml:space="preserve">.claude/skills/deploy/SKILL.md</w:t>
      </w:r>
      <w:r>
        <w:t xml:space="preserve"> </w:t>
      </w:r>
      <w:r>
        <w:t xml:space="preserve">both create</w:t>
      </w:r>
      <w:r>
        <w:t xml:space="preserve"> </w:t>
      </w:r>
      <w:r>
        <w:rPr>
          <w:rStyle w:val="VerbatimChar"/>
        </w:rPr>
        <w:t xml:space="preserve">/deploy</w:t>
      </w:r>
      <w:r>
        <w:t xml:space="preserve"> </w:t>
      </w:r>
      <w:r>
        <w:t xml:space="preserve">and work the same way.</w:t>
      </w:r>
    </w:p>
    <w:p>
      <w:pPr>
        <w:pStyle w:val="FirstParagraph"/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.claude/commands/</w:t>
      </w:r>
      <w:r>
        <w:t xml:space="preserve"> </w:t>
      </w:r>
      <w:r>
        <w:t xml:space="preserve">files keep working,</w:t>
      </w:r>
      <w:r>
        <w:t xml:space="preserve"> </w:t>
      </w:r>
      <w:r>
        <w:t xml:space="preserve">and if a command and a skill share a name, the skill wins.</w:t>
      </w:r>
      <w:r>
        <w:t xml:space="preserve"> </w:t>
      </w:r>
      <w:r>
        <w:t xml:space="preserve">So</w:t>
      </w:r>
      <w:r>
        <w:t xml:space="preserve"> </w:t>
      </w:r>
      <w:r>
        <w:t xml:space="preserve">“slash command versus skill”</w:t>
      </w:r>
      <w:r>
        <w:t xml:space="preserve"> </w:t>
      </w:r>
      <w:r>
        <w:t xml:space="preserve">is now a question about</w:t>
      </w:r>
      <w:r>
        <w:t xml:space="preserve"> </w:t>
      </w:r>
      <w:r>
        <w:rPr>
          <w:b/>
          <w:bCs/>
        </w:rPr>
        <w:t xml:space="preserve">an older file layout versus a newer one</w:t>
      </w:r>
      <w:r>
        <w:t xml:space="preserve">,</w:t>
      </w:r>
      <w:r>
        <w:t xml:space="preserve"> </w:t>
      </w:r>
      <w:r>
        <w:t xml:space="preserve">not about two different capabilities.</w:t>
      </w:r>
    </w:p>
    <w:p>
      <w:pPr>
        <w:pStyle w:val="BodyText"/>
      </w:pPr>
      <w:r>
        <w:t xml:space="preserve">What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collapse is the invocation question.</w:t>
      </w:r>
      <w:r>
        <w:t xml:space="preserve"> </w:t>
      </w:r>
      <w:r>
        <w:t xml:space="preserve">It moved into front matter,</w:t>
      </w:r>
      <w:r>
        <w:t xml:space="preserve"> </w:t>
      </w:r>
      <w:r>
        <w:t xml:space="preserve">where it is now set per skill rather than implied by which directory the file sits 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 matter</w:t>
            </w:r>
          </w:p>
        </w:tc>
        <w:tc>
          <w:tcPr/>
          <w:p>
            <w:pPr>
              <w:pStyle w:val="Compact"/>
            </w:pPr>
            <w:r>
              <w:t xml:space="preserve">You can invoke</w:t>
            </w:r>
          </w:p>
        </w:tc>
        <w:tc>
          <w:tcPr/>
          <w:p>
            <w:pPr>
              <w:pStyle w:val="Compact"/>
            </w:pPr>
            <w:r>
              <w:t xml:space="preserve">The model can invoke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disable-model-invocation: true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user-invocable: 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This is the setting to think hardest about.</w:t>
      </w:r>
      <w:r>
        <w:t xml:space="preserve"> </w:t>
      </w:r>
      <w:r>
        <w:t xml:space="preserve">A skill the model cannot invoke will never fire unless someone remembers it exists;</w:t>
      </w:r>
      <w:r>
        <w:t xml:space="preserve"> </w:t>
      </w:r>
      <w:r>
        <w:t xml:space="preserve">a skill the model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invoke costs context on every turn,</w:t>
      </w:r>
      <w:r>
        <w:t xml:space="preserve"> </w:t>
      </w:r>
      <w:r>
        <w:t xml:space="preserve">because its description sits in the listing whether or not it is ever used.</w:t>
      </w:r>
      <w:r>
        <w:t xml:space="preserve"> </w:t>
      </w:r>
      <w:r>
        <w:t xml:space="preserve">Note also that</w:t>
      </w:r>
      <w:r>
        <w:t xml:space="preserve"> </w:t>
      </w:r>
      <w:r>
        <w:rPr>
          <w:rStyle w:val="VerbatimChar"/>
        </w:rPr>
        <w:t xml:space="preserve">user-invocable</w:t>
      </w:r>
      <w:r>
        <w:t xml:space="preserve"> </w:t>
      </w:r>
      <w:r>
        <w:t xml:space="preserve">controls menu visibility rather than access:</w:t>
      </w:r>
      <w:r>
        <w:t xml:space="preserve"> </w:t>
      </w:r>
      <w:r>
        <w:t xml:space="preserve">to block programmatic invocation, use</w:t>
      </w:r>
      <w:r>
        <w:t xml:space="preserve"> </w:t>
      </w:r>
      <w:r>
        <w:rPr>
          <w:rStyle w:val="VerbatimChar"/>
        </w:rPr>
        <w:t xml:space="preserve">disable-model-invocation</w:t>
      </w:r>
      <w:r>
        <w:t xml:space="preserve">.</w:t>
      </w:r>
    </w:p>
    <w:p>
      <w:pPr>
        <w:pStyle w:val="BodyText"/>
      </w:pPr>
      <w:r>
        <w:t xml:space="preserve">The portable core is small and worth knowing exactly.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Agent Skills specification</w:t>
        </w:r>
      </w:hyperlink>
      <w:r>
        <w:t xml:space="preserve"> </w:t>
      </w:r>
      <w:r>
        <w:t xml:space="preserve">requires precisely two front matter fields —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—</w:t>
      </w:r>
      <w:r>
        <w:t xml:space="preserve"> </w:t>
      </w:r>
      <w:r>
        <w:t xml:space="preserve">and says of the body that there are no format restrictions.</w:t>
      </w:r>
      <w:r>
        <w:t xml:space="preserve"> </w:t>
      </w:r>
      <w:r>
        <w:t xml:space="preserve">Everything past that is a vendor extension:</w:t>
      </w:r>
      <w:r>
        <w:t xml:space="preserve"> </w:t>
      </w:r>
      <w:r>
        <w:t xml:space="preserve">Claude Code’s own docs describe invocation control, subagent execution,</w:t>
      </w:r>
      <w:r>
        <w:t xml:space="preserve"> </w:t>
      </w:r>
      <w:r>
        <w:t xml:space="preserve">and dynamic context injection as extensions to the standard.</w:t>
      </w:r>
      <w:r>
        <w:t xml:space="preserve"> </w:t>
      </w:r>
      <w:r>
        <w:t xml:space="preserve">Portability is therefore real but shallow:</w:t>
      </w:r>
      <w:r>
        <w:t xml:space="preserve"> </w:t>
      </w:r>
      <w:r>
        <w:t xml:space="preserve">the folder and its metadata travel,</w:t>
      </w:r>
      <w:r>
        <w:t xml:space="preserve"> </w:t>
      </w:r>
      <w:r>
        <w:t xml:space="preserve">and how much of the</w:t>
      </w:r>
      <w:r>
        <w:t xml:space="preserve"> </w:t>
      </w:r>
      <w:r>
        <w:rPr>
          <w:i/>
          <w:iCs/>
        </w:rPr>
        <w:t xml:space="preserve">behavior</w:t>
      </w:r>
      <w:r>
        <w:t xml:space="preserve"> </w:t>
      </w:r>
      <w:r>
        <w:t xml:space="preserve">travels depends on how alike two agents happen to be.</w:t>
      </w:r>
    </w:p>
    <w:p>
      <w:pPr>
        <w:pStyle w:val="BodyText"/>
      </w:pPr>
      <w:r>
        <w:t xml:space="preserve">One concrete sign that the format genuinely crosses vendors:</w:t>
      </w:r>
      <w:r>
        <w:t xml:space="preserve"> </w:t>
      </w:r>
      <w:r>
        <w:t xml:space="preserve">GitHub Copilot</w:t>
      </w:r>
      <w:r>
        <w:t xml:space="preserve"> </w:t>
      </w:r>
      <w:hyperlink r:id="rId106">
        <w:r>
          <w:rPr>
            <w:rStyle w:val="Hyperlink"/>
          </w:rPr>
          <w:t xml:space="preserve">looks for skills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.github/skills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.agents/skills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.claude/skills</w:t>
      </w:r>
      <w:r>
        <w:t xml:space="preserve"> </w:t>
      </w:r>
      <w:r>
        <w:t xml:space="preserve">—</w:t>
      </w:r>
      <w:r>
        <w:t xml:space="preserve"> </w:t>
      </w:r>
      <w:r>
        <w:t xml:space="preserve">a competitor’s directory name.</w:t>
      </w:r>
    </w:p>
    <w:bookmarkEnd w:id="107"/>
    <w:bookmarkStart w:id="111" w:name="subagents-delegating-to-a-fresh-context"/>
    <w:p>
      <w:pPr>
        <w:pStyle w:val="Heading4"/>
      </w:pPr>
      <w:r>
        <w:t xml:space="preserve">Subagents: Delegating to a Fresh Context</w:t>
      </w:r>
    </w:p>
    <w:p>
      <w:pPr>
        <w:pStyle w:val="FirstParagraph"/>
      </w:pPr>
      <w:hyperlink r:id="rId108">
        <w:r>
          <w:rPr>
            <w:rStyle w:val="Hyperlink"/>
          </w:rPr>
          <w:t xml:space="preserve">Agent implementation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harness relationship</w:t>
        </w:r>
      </w:hyperlink>
      <w:r>
        <w:t xml:space="preserve"> </w:t>
      </w:r>
      <w:r>
        <w:t xml:space="preserve">cover</w:t>
      </w:r>
      <w:r>
        <w:t xml:space="preserve"> </w:t>
      </w:r>
      <w:r>
        <w:t xml:space="preserve">what a subagent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and how the harness runs one.</w:t>
      </w:r>
      <w:r>
        <w:t xml:space="preserve"> </w:t>
      </w:r>
      <w:r>
        <w:t xml:space="preserve">The authoring question is narrower:</w:t>
      </w:r>
      <w:r>
        <w:t xml:space="preserve"> </w:t>
      </w:r>
      <w:r>
        <w:t xml:space="preserve">a subagent is a single Markdown file with front matter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~/.claude/agents/</w:t>
      </w:r>
      <w:r>
        <w:t xml:space="preserve"> </w:t>
      </w:r>
      <w:r>
        <w:t xml:space="preserve">(personal),</w:t>
      </w:r>
      <w:r>
        <w:t xml:space="preserve"> </w:t>
      </w:r>
      <w:r>
        <w:t xml:space="preserve">whose body becomes that agent’s entire system prompt.</w:t>
      </w:r>
    </w:p>
    <w:p>
      <w:pPr>
        <w:pStyle w:val="BodyText"/>
      </w:pPr>
      <w:r>
        <w:t xml:space="preserve">Two details are easy to get wrong.</w:t>
      </w:r>
    </w:p>
    <w:p>
      <w:pPr>
        <w:pStyle w:val="BodyText"/>
      </w:pPr>
      <w:r>
        <w:rPr>
          <w:b/>
          <w:bCs/>
        </w:rPr>
        <w:t xml:space="preserve">Precedence runs the opposite way from skills.</w:t>
      </w:r>
      <w:r>
        <w:t xml:space="preserve"> </w:t>
      </w:r>
      <w:r>
        <w:t xml:space="preserve">For subagents, a project definition</w:t>
      </w:r>
      <w:r>
        <w:t xml:space="preserve"> </w:t>
      </w:r>
      <w:hyperlink r:id="rId110">
        <w:r>
          <w:rPr>
            <w:rStyle w:val="Hyperlink"/>
          </w:rPr>
          <w:t xml:space="preserve">outranks</w:t>
        </w:r>
      </w:hyperlink>
      <w:r>
        <w:t xml:space="preserve"> </w:t>
      </w:r>
      <w:r>
        <w:t xml:space="preserve">a personal one.</w:t>
      </w:r>
      <w:r>
        <w:t xml:space="preserve"> </w:t>
      </w:r>
      <w:r>
        <w:t xml:space="preserve">For skills, personal</w:t>
      </w:r>
      <w:r>
        <w:t xml:space="preserve"> </w:t>
      </w:r>
      <w:hyperlink r:id="rId104">
        <w:r>
          <w:rPr>
            <w:rStyle w:val="Hyperlink"/>
          </w:rPr>
          <w:t xml:space="preserve">outranks</w:t>
        </w:r>
      </w:hyperlink>
      <w:r>
        <w:t xml:space="preserve"> </w:t>
      </w:r>
      <w:r>
        <w:t xml:space="preserve">project.</w:t>
      </w:r>
      <w:r>
        <w:t xml:space="preserve"> </w:t>
      </w:r>
      <w:r>
        <w:t xml:space="preserve">If you keep a personal copy of something the repository also defines,</w:t>
      </w:r>
      <w:r>
        <w:t xml:space="preserve"> </w:t>
      </w:r>
      <w:r>
        <w:t xml:space="preserve">which one wins depends on which mechanism you chose.</w:t>
      </w:r>
    </w:p>
    <w:p>
      <w:pPr>
        <w:pStyle w:val="BodyText"/>
      </w:pPr>
      <w:r>
        <w:rPr>
          <w:b/>
          <w:bCs/>
        </w:rPr>
        <w:t xml:space="preserve">An @-mention picks the worker, not the words.</w:t>
      </w:r>
      <w:r>
        <w:t xml:space="preserve"> </w:t>
      </w:r>
      <w:r>
        <w:t xml:space="preserve">Naming a subagent guarantees which one runs.</w:t>
      </w:r>
      <w:r>
        <w:t xml:space="preserve"> </w:t>
      </w:r>
      <w:r>
        <w:t xml:space="preserve">It does not hand that subagent your sentence:</w:t>
      </w:r>
    </w:p>
    <w:p>
      <w:pPr>
        <w:pStyle w:val="BlockText"/>
      </w:pPr>
      <w:r>
        <w:t xml:space="preserve">Your full message still goes to Claude, which writes the subagent’s task prompt based on what you asked.</w:t>
      </w:r>
      <w:r>
        <w:t xml:space="preserve"> </w:t>
      </w:r>
      <w:r>
        <w:t xml:space="preserve">The @-mention controls which subagent Claude invokes, not what prompt it receives.</w:t>
      </w:r>
    </w:p>
    <w:bookmarkEnd w:id="111"/>
    <w:bookmarkStart w:id="113" w:name="Xf185306762ce2c53b5a7ee53d7e6e74f0af7607"/>
    <w:p>
      <w:pPr>
        <w:pStyle w:val="Heading4"/>
      </w:pPr>
      <w:r>
        <w:t xml:space="preserve">Hooks: The Part the Model Cannot Talk Its Way Around</w:t>
      </w:r>
    </w:p>
    <w:p>
      <w:pPr>
        <w:pStyle w:val="FirstParagraph"/>
      </w:pPr>
      <w:r>
        <w:t xml:space="preserve">Hooks are the mechanism this manual has not previously covered,</w:t>
      </w:r>
      <w:r>
        <w:t xml:space="preserve"> </w:t>
      </w:r>
      <w:r>
        <w:t xml:space="preserve">and the one that changes what a customization is</w:t>
      </w:r>
      <w:r>
        <w:t xml:space="preserve"> </w:t>
      </w:r>
      <w:r>
        <w:rPr>
          <w:i/>
          <w:iCs/>
        </w:rPr>
        <w:t xml:space="preserve">worth</w:t>
      </w:r>
      <w:r>
        <w:t xml:space="preserve">.</w:t>
      </w:r>
      <w:r>
        <w:t xml:space="preserve"> </w:t>
      </w:r>
      <w:r>
        <w:t xml:space="preserve">They are</w:t>
      </w:r>
      <w:r>
        <w:t xml:space="preserve"> </w:t>
      </w:r>
      <w:hyperlink r:id="rId112">
        <w:r>
          <w:rPr>
            <w:rStyle w:val="Hyperlink"/>
          </w:rPr>
          <w:t xml:space="preserve">defined in JSON settings files</w:t>
        </w:r>
      </w:hyperlink>
      <w:r>
        <w:t xml:space="preserve"> </w:t>
      </w:r>
      <w:r>
        <w:t xml:space="preserve">rather than in Markdown,</w:t>
      </w:r>
      <w:r>
        <w:t xml:space="preserve"> </w:t>
      </w:r>
      <w:r>
        <w:t xml:space="preserve">and they run as shell commands, HTTP calls, or LLM prompts</w:t>
      </w:r>
      <w:r>
        <w:t xml:space="preserve"> </w:t>
      </w:r>
      <w:r>
        <w:t xml:space="preserve">at fixed points in the harness’s lifecycle.</w:t>
      </w:r>
      <w:r>
        <w:t xml:space="preserve"> </w:t>
      </w: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page on instruction files</w:t>
        </w:r>
      </w:hyperlink>
      <w:r>
        <w:t xml:space="preserve"> </w:t>
      </w:r>
      <w:r>
        <w:t xml:space="preserve">draws the contrast plainly:</w:t>
      </w:r>
    </w:p>
    <w:p>
      <w:pPr>
        <w:pStyle w:val="BlockText"/>
      </w:pPr>
      <w:r>
        <w:t xml:space="preserve">Hooks execute as shell commands at fixed lifecycle events and apply regardless of what Claude decides to do.</w:t>
      </w:r>
    </w:p>
    <w:p>
      <w:pPr>
        <w:pStyle w:val="FirstParagraph"/>
      </w:pPr>
      <w:r>
        <w:t xml:space="preserve">An event fires,</w:t>
      </w:r>
      <w:r>
        <w:t xml:space="preserve"> </w:t>
      </w:r>
      <w:r>
        <w:t xml:space="preserve">a matcher selects which handlers apply</w:t>
      </w:r>
      <w:r>
        <w:t xml:space="preserve"> </w:t>
      </w:r>
      <w:r>
        <w:t xml:space="preserve">(by tool name, for instance),</w:t>
      </w:r>
      <w:r>
        <w:t xml:space="preserve"> </w:t>
      </w:r>
      <w:r>
        <w:t xml:space="preserve">and the harness passes the handler JSON describing the event.</w:t>
      </w:r>
      <w:r>
        <w:t xml:space="preserve"> </w:t>
      </w:r>
      <w:r>
        <w:t xml:space="preserve">Documented events include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,</w:t>
      </w:r>
      <w:r>
        <w:t xml:space="preserve"> </w:t>
      </w:r>
      <w:r>
        <w:t xml:space="preserve">among a longer list;</w:t>
      </w:r>
      <w:r>
        <w:t xml:space="preserve"> </w:t>
      </w:r>
      <w:r>
        <w:t xml:space="preserve">consult the reference rather than this page for the current set.</w:t>
      </w:r>
    </w:p>
    <w:p>
      <w:pPr>
        <w:pStyle w:val="BodyText"/>
      </w:pPr>
      <w:r>
        <w:t xml:space="preserve">The practical rule:</w:t>
      </w:r>
      <w:r>
        <w:t xml:space="preserve"> </w:t>
      </w:r>
      <w:r>
        <w:t xml:space="preserve">anything stated as</w:t>
      </w:r>
      <w:r>
        <w:t xml:space="preserve"> </w:t>
      </w:r>
      <w:r>
        <w:t xml:space="preserve">“always”</w:t>
      </w:r>
      <w:r>
        <w:t xml:space="preserve"> </w:t>
      </w:r>
      <w:r>
        <w:t xml:space="preserve">or</w:t>
      </w:r>
      <w:r>
        <w:t xml:space="preserve"> </w:t>
      </w:r>
      <w:r>
        <w:t xml:space="preserve">“never”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 candidate to become a hook.</w:t>
      </w:r>
      <w:r>
        <w:t xml:space="preserve"> </w:t>
      </w:r>
      <w:r>
        <w:t xml:space="preserve">Prose asks;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decides.</w:t>
      </w:r>
    </w:p>
    <w:bookmarkEnd w:id="113"/>
    <w:bookmarkStart w:id="115" w:name="X661523c6623257371ddb85eca0962e6d24391f6"/>
    <w:p>
      <w:pPr>
        <w:pStyle w:val="Heading4"/>
      </w:pPr>
      <w:r>
        <w:t xml:space="preserve">Settings and Permissions: The Boundary Around All of It</w:t>
      </w:r>
    </w:p>
    <w:p>
      <w:pPr>
        <w:pStyle w:val="FirstParagraph"/>
      </w:pPr>
      <w:r>
        <w:t xml:space="preserve">Settings live in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(user),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(project, shared),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(project, private),</w:t>
      </w:r>
      <w:r>
        <w:t xml:space="preserve"> </w:t>
      </w:r>
      <w:r>
        <w:t xml:space="preserve">with a managed-policy layer above them for organizations.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precedence</w:t>
        </w:r>
      </w:hyperlink>
      <w:r>
        <w:t xml:space="preserve"> </w:t>
      </w:r>
      <w:r>
        <w:t xml:space="preserve">runs managed, then command-line arguments, then local, then project, then user.</w:t>
      </w:r>
    </w:p>
    <w:p>
      <w:pPr>
        <w:pStyle w:val="BodyText"/>
      </w:pPr>
      <w:r>
        <w:t xml:space="preserve">One exception deserves emphasis,</w:t>
      </w:r>
      <w:r>
        <w:t xml:space="preserve"> </w:t>
      </w:r>
      <w:r>
        <w:t xml:space="preserve">because it is the opposite of what the ladder implies:</w:t>
      </w:r>
    </w:p>
    <w:p>
      <w:pPr>
        <w:pStyle w:val="BlockText"/>
      </w:pPr>
      <w:r>
        <w:t xml:space="preserve">Permission rules behave differently because they merge across scopes rather than override.</w:t>
      </w:r>
    </w:p>
    <w:p>
      <w:pPr>
        <w:pStyle w:val="FirstParagraph"/>
      </w:pPr>
      <w:r>
        <w:t xml:space="preserve">Rules are written as</w:t>
      </w:r>
      <w:r>
        <w:t xml:space="preserve"> </w:t>
      </w:r>
      <w:r>
        <w:rPr>
          <w:rStyle w:val="VerbatimChar"/>
        </w:rPr>
        <w:t xml:space="preserve">Tool(specifier)</w:t>
      </w:r>
      <w:r>
        <w:t xml:space="preserve"> </w:t>
      </w:r>
      <w:r>
        <w:t xml:space="preserve">—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Bash(npm run test *)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Read(./.env)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Skill(commit)</w:t>
      </w:r>
      <w:r>
        <w:t xml:space="preserve"> </w:t>
      </w:r>
      <w:r>
        <w:t xml:space="preserve">—</w:t>
      </w:r>
      <w:r>
        <w:t xml:space="preserve"> </w:t>
      </w:r>
      <w:r>
        <w:t xml:space="preserve">and sorted into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ask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deny</w:t>
      </w:r>
      <w:r>
        <w:t xml:space="preserve">.</w:t>
      </w:r>
      <w:r>
        <w:t xml:space="preserve"> </w:t>
      </w:r>
      <w:r>
        <w:t xml:space="preserve">Because a project’s rules merge with yours rather than replacing them,</w:t>
      </w:r>
      <w:r>
        <w:t xml:space="preserve"> </w:t>
      </w:r>
      <w:r>
        <w:t xml:space="preserve">a repository can tighten what you allow, and cannot quietly loosen it.</w:t>
      </w:r>
    </w:p>
    <w:bookmarkEnd w:id="115"/>
    <w:bookmarkStart w:id="117" w:name="Xb9141ee8bf4b59ff8b077a4423dd913151d282a"/>
    <w:p>
      <w:pPr>
        <w:pStyle w:val="Heading4"/>
      </w:pPr>
      <w:r>
        <w:t xml:space="preserve">MCP Servers Are a Different Axis Entirely</w:t>
      </w:r>
    </w:p>
    <w:p>
      <w:pPr>
        <w:pStyle w:val="FirstParagraph"/>
      </w:pPr>
      <w:r>
        <w:t xml:space="preserve">Everything above changes what the agent</w:t>
      </w:r>
      <w:r>
        <w:t xml:space="preserve"> </w:t>
      </w:r>
      <w:r>
        <w:rPr>
          <w:i/>
          <w:iCs/>
        </w:rPr>
        <w:t xml:space="preserve">knows or must do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r:id="rId116">
        <w:r>
          <w:rPr>
            <w:rStyle w:val="Hyperlink"/>
          </w:rPr>
          <w:t xml:space="preserve">MCP</w:t>
        </w:r>
      </w:hyperlink>
      <w:r>
        <w:t xml:space="preserve"> </w:t>
      </w:r>
      <w:r>
        <w:t xml:space="preserve">server changes what it</w:t>
      </w:r>
      <w:r>
        <w:t xml:space="preserve"> </w:t>
      </w:r>
      <w:r>
        <w:rPr>
          <w:i/>
          <w:iCs/>
        </w:rPr>
        <w:t xml:space="preserve">can reach</w:t>
      </w:r>
      <w:r>
        <w:t xml:space="preserve">:</w:t>
      </w:r>
      <w:r>
        <w:t xml:space="preserve"> </w:t>
      </w:r>
      <w:r>
        <w:t xml:space="preserve">typed tools, data resources, and reusable templates exposed over a standard protocol.</w:t>
      </w:r>
      <w:r>
        <w:t xml:space="preserve"> </w:t>
      </w:r>
      <w:r>
        <w:t xml:space="preserve">The specification is explicit that it</w:t>
      </w:r>
      <w:r>
        <w:t xml:space="preserve"> </w:t>
      </w:r>
      <w:r>
        <w:t xml:space="preserve">“does not dictate how AI applications use LLMs or manage the provided context.”</w:t>
      </w:r>
    </w:p>
    <w:p>
      <w:pPr>
        <w:pStyle w:val="BodyText"/>
      </w:pPr>
      <w:r>
        <w:t xml:space="preserve">So MCP is never the answer to</w:t>
      </w:r>
      <w:r>
        <w:t xml:space="preserve"> </w:t>
      </w:r>
      <w:r>
        <w:t xml:space="preserve">“how do I make the agent follow our convention”</w:t>
      </w:r>
      <w:r>
        <w:t xml:space="preserve">,</w:t>
      </w:r>
      <w:r>
        <w:t xml:space="preserve"> </w:t>
      </w:r>
      <w:r>
        <w:t xml:space="preserve">and always a candidate answer to</w:t>
      </w:r>
      <w:r>
        <w:t xml:space="preserve"> </w:t>
      </w:r>
      <w:r>
        <w:t xml:space="preserve">“how do I let the agent query our issue tracker”</w:t>
      </w:r>
      <w:r>
        <w:t xml:space="preserve">.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 </w:t>
      </w:r>
      <w:r>
        <w:t xml:space="preserve">covers configuration and its failure modes.</w:t>
      </w:r>
    </w:p>
    <w:bookmarkEnd w:id="117"/>
    <w:bookmarkStart w:id="118" w:name="choosing"/>
    <w:p>
      <w:pPr>
        <w:pStyle w:val="Heading4"/>
      </w:pPr>
      <w:r>
        <w:t xml:space="preserve">Choosing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 want to…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Fires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a convention that should color everything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every session, as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a procedure the model should notice on its own</w:t>
            </w:r>
          </w:p>
        </w:tc>
        <w:tc>
          <w:tcPr/>
          <w:p>
            <w:pPr>
              <w:pStyle w:val="Compact"/>
            </w:pPr>
            <w:r>
              <w:t xml:space="preserve">a skill</w:t>
            </w:r>
          </w:p>
        </w:tc>
        <w:tc>
          <w:tcPr/>
          <w:p>
            <w:pPr>
              <w:pStyle w:val="Compact"/>
            </w:pPr>
            <w:r>
              <w:t xml:space="preserve">the model judges it relevant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a procedure</w:t>
            </w:r>
            <w:r>
              <w:t xml:space="preserve"> </w:t>
            </w:r>
            <w:r>
              <w:rPr>
                <w:i/>
                <w:iCs/>
              </w:rPr>
              <w:t xml:space="preserve">you</w:t>
            </w:r>
            <w:r>
              <w:t xml:space="preserve"> </w:t>
            </w:r>
            <w:r>
              <w:t xml:space="preserve">will invoke by name</w:t>
            </w:r>
          </w:p>
        </w:tc>
        <w:tc>
          <w:tcPr/>
          <w:p>
            <w:pPr>
              <w:pStyle w:val="Compact"/>
            </w:pPr>
            <w:r>
              <w:t xml:space="preserve">a skill with</w:t>
            </w:r>
            <w:r>
              <w:t xml:space="preserve"> </w:t>
            </w:r>
            <w:r>
              <w:rPr>
                <w:rStyle w:val="VerbatimChar"/>
              </w:rPr>
              <w:t xml:space="preserve">disable-model-invocation</w:t>
            </w:r>
          </w:p>
        </w:tc>
        <w:tc>
          <w:tcPr/>
          <w:p>
            <w:pPr>
              <w:pStyle w:val="Compact"/>
            </w:pPr>
            <w:r>
              <w:t xml:space="preserve">you type</w:t>
            </w:r>
            <w:r>
              <w:t xml:space="preserve"> </w:t>
            </w:r>
            <w:r>
              <w:rPr>
                <w:rStyle w:val="VerbatimChar"/>
              </w:rPr>
              <w:t xml:space="preserve">/name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 off self-contained work to a fresh context</w:t>
            </w:r>
          </w:p>
        </w:tc>
        <w:tc>
          <w:tcPr/>
          <w:p>
            <w:pPr>
              <w:pStyle w:val="Compact"/>
            </w:pPr>
            <w:r>
              <w:t xml:space="preserve">a subagent</w:t>
            </w:r>
          </w:p>
        </w:tc>
        <w:tc>
          <w:tcPr/>
          <w:p>
            <w:pPr>
              <w:pStyle w:val="Compact"/>
            </w:pPr>
            <w:r>
              <w:t xml:space="preserve">the model delegates, or you @-mention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 something regardless of the model</w:t>
            </w:r>
          </w:p>
        </w:tc>
        <w:tc>
          <w:tcPr/>
          <w:p>
            <w:pPr>
              <w:pStyle w:val="Compact"/>
            </w:pPr>
            <w:r>
              <w:t xml:space="preserve">a hook</w:t>
            </w:r>
          </w:p>
        </w:tc>
        <w:tc>
          <w:tcPr/>
          <w:p>
            <w:pPr>
              <w:pStyle w:val="Compact"/>
            </w:pPr>
            <w:r>
              <w:t xml:space="preserve">a lifecycle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 what may run at all</w:t>
            </w:r>
          </w:p>
        </w:tc>
        <w:tc>
          <w:tcPr/>
          <w:p>
            <w:pPr>
              <w:pStyle w:val="Compact"/>
            </w:pPr>
            <w:r>
              <w:t xml:space="preserve">permissions in settings</w:t>
            </w:r>
          </w:p>
        </w:tc>
        <w:tc>
          <w:tcPr/>
          <w:p>
            <w:pPr>
              <w:pStyle w:val="Compact"/>
            </w:pPr>
            <w:r>
              <w:t xml:space="preserve">every tool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Give the agent access to an external system</w:t>
            </w:r>
          </w:p>
        </w:tc>
        <w:tc>
          <w:tcPr/>
          <w:p>
            <w:pPr>
              <w:pStyle w:val="Compact"/>
            </w:pPr>
            <w:r>
              <w:t xml:space="preserve">an MCP server</w:t>
            </w:r>
          </w:p>
        </w:tc>
        <w:tc>
          <w:tcPr/>
          <w:p>
            <w:pPr>
              <w:pStyle w:val="Compact"/>
            </w:pPr>
            <w:r>
              <w:t xml:space="preserve">the model calls the tool</w:t>
            </w:r>
          </w:p>
        </w:tc>
      </w:tr>
    </w:tbl>
    <w:bookmarkEnd w:id="118"/>
    <w:bookmarkStart w:id="121" w:name="what-travels-between-tools"/>
    <w:p>
      <w:pPr>
        <w:pStyle w:val="Heading4"/>
      </w:pPr>
      <w:r>
        <w:t xml:space="preserve">What Travels Between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Portable?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Skills (</w:t>
            </w:r>
            <w:r>
              <w:rPr>
                <w:rStyle w:val="VerbatimChar"/>
              </w:rPr>
              <w:t xml:space="preserve">SKILL.md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yes, in format</w:t>
            </w:r>
          </w:p>
        </w:tc>
        <w:tc>
          <w:tcPr/>
          <w:p>
            <w:pPr>
              <w:pStyle w:val="Compact"/>
            </w:pPr>
            <w:r>
              <w:t xml:space="preserve">open standard with a published specification, adopted across Claude Code, Codex, Copilot, Cursor, and Google Antigravity (and legacy Gemini CLI;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 </w:t>
            </w:r>
            <w:r>
              <w:t xml:space="preserve">on Gemini CLI’s sunset and folding into Antigravity CLI)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yes, as an open specification</w:t>
            </w:r>
          </w:p>
        </w:tc>
        <w:tc>
          <w:tcPr/>
          <w:p>
            <w:pPr>
              <w:pStyle w:val="Compact"/>
            </w:pPr>
            <w:r>
              <w:t xml:space="preserve">standardizes filename, location, and precedence across Codex, Google Antigravity (and legacy Gemini CLI;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), Cursor, Aider, and Copilot (Claude Code reads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by default, or imports</w:t>
            </w:r>
            <w:r>
              <w:t xml:space="preserve"> </w:t>
            </w:r>
            <w:r>
              <w:rPr>
                <w:rStyle w:val="VerbatimChar"/>
              </w:rPr>
              <w:t xml:space="preserve">@AGENTS.md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open protocol with multiple independent 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GEMINI.md</w:t>
            </w:r>
          </w:p>
        </w:tc>
        <w:tc>
          <w:tcPr/>
          <w:p>
            <w:pPr>
              <w:pStyle w:val="Compact"/>
            </w:pPr>
            <w:r>
              <w:t xml:space="preserve">by courtesy</w:t>
            </w:r>
          </w:p>
        </w:tc>
        <w:tc>
          <w:tcPr/>
          <w:p>
            <w:pPr>
              <w:pStyle w:val="Compact"/>
            </w:pPr>
            <w:r>
              <w:t xml:space="preserve">vendor instruction files read by default in their respective environments (Claude Code and Google Antigravity;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 </w:t>
            </w:r>
            <w:r>
              <w:t xml:space="preserve">on the legacy Gemini CLI product folding into Antigravity CLI), and supported by courtesy in GitHub Copilot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 Rules (</w:t>
            </w:r>
            <w:r>
              <w:rPr>
                <w:rStyle w:val="VerbatimChar"/>
              </w:rPr>
              <w:t xml:space="preserve">.cursor/rules/*.mdc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Markdown Cursor (</w:t>
            </w:r>
            <w:r>
              <w:rPr>
                <w:rStyle w:val="VerbatimChar"/>
              </w:rPr>
              <w:t xml:space="preserve">.mdc</w:t>
            </w:r>
            <w:r>
              <w:t xml:space="preserve">) files with</w:t>
            </w:r>
            <w:r>
              <w:t xml:space="preserve"> </w:t>
            </w:r>
            <w:r>
              <w:rPr>
                <w:rStyle w:val="VerbatimChar"/>
              </w:rPr>
              <w:t xml:space="preserve">alwaysApply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globs</w:t>
            </w:r>
            <w:r>
              <w:t xml:space="preserve"> </w:t>
            </w:r>
            <w:r>
              <w:t xml:space="preserve">frontmatter, scoped to Cursor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.github/copilot-instructions.md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GitHub Copilot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.github/instructions/*.instructions.md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GitHub Copilot only, and not on every Copilot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*.prompt.md</w:t>
            </w:r>
            <w:r>
              <w:t xml:space="preserve"> </w:t>
            </w:r>
            <w:r>
              <w:t xml:space="preserve">prompt files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Copilot only</w:t>
              </w:r>
            </w:hyperlink>
            <w:r>
              <w:t xml:space="preserve">, and</w:t>
            </w:r>
            <w:r>
              <w:t xml:space="preserve"> </w:t>
            </w:r>
            <w:r>
              <w:t xml:space="preserve">“only available in VS Code, Visual Studio, and JetBrains IDEs”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Hooks, settings, permissions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each harness defines its own</w:t>
            </w:r>
          </w:p>
        </w:tc>
      </w:tr>
    </w:tbl>
    <w:p>
      <w:pPr>
        <w:pStyle w:val="BodyText"/>
      </w:pPr>
      <w:r>
        <w:t xml:space="preserve">The lesson for a lab is to keep the portable layer carrying the meaning.</w:t>
      </w:r>
      <w:r>
        <w:t xml:space="preserve"> </w:t>
      </w:r>
      <w:r>
        <w:t xml:space="preserve">Conventions belong in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 skills, which survive a change of tool;</w:t>
      </w:r>
      <w:r>
        <w:t xml:space="preserve"> </w:t>
      </w:r>
      <w:r>
        <w:t xml:space="preserve">hooks and permissions are worth writing,</w:t>
      </w:r>
      <w:r>
        <w:t xml:space="preserve"> </w:t>
      </w:r>
      <w:r>
        <w:t xml:space="preserve">and are worth writing as enforcement of rules that are also stated somewhere portable.</w:t>
      </w:r>
    </w:p>
    <w:bookmarkEnd w:id="121"/>
    <w:bookmarkStart w:id="123" w:name="a-worked-example"/>
    <w:p>
      <w:pPr>
        <w:pStyle w:val="Heading4"/>
      </w:pPr>
      <w:r>
        <w:t xml:space="preserve">A Worked Example</w:t>
      </w:r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is one lab member’s configuration, versioned and synced across machines.</w:t>
      </w:r>
      <w:r>
        <w:t xml:space="preserve"> </w:t>
      </w:r>
      <w:r>
        <w:t xml:space="preserve">Counting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on 4 August 2026 —</w:t>
      </w:r>
      <w:r>
        <w:t xml:space="preserve"> </w:t>
      </w:r>
      <w:r>
        <w:rPr>
          <w:rStyle w:val="VerbatimChar"/>
        </w:rPr>
        <w:t xml:space="preserve">git ls-tree -d --name-only origin/main skills/ | wc -l</w:t>
      </w:r>
      <w:r>
        <w:t xml:space="preserve">, and the equivalent for the</w:t>
      </w:r>
      <w:r>
        <w:t xml:space="preserve"> </w:t>
      </w:r>
      <w:r>
        <w:t xml:space="preserve">other directories —</w:t>
      </w:r>
      <w:r>
        <w:t xml:space="preserve"> </w:t>
      </w:r>
      <w:r>
        <w:t xml:space="preserve">it carries:</w:t>
      </w:r>
    </w:p>
    <w:p>
      <w:pPr>
        <w:pStyle w:val="Compact"/>
        <w:numPr>
          <w:ilvl w:val="0"/>
          <w:numId w:val="1052"/>
        </w:numPr>
      </w:pPr>
      <w:r>
        <w:t xml:space="preserve">177 skill directories</w:t>
      </w:r>
    </w:p>
    <w:p>
      <w:pPr>
        <w:pStyle w:val="Compact"/>
        <w:numPr>
          <w:ilvl w:val="0"/>
          <w:numId w:val="1052"/>
        </w:numPr>
      </w:pPr>
      <w:r>
        <w:t xml:space="preserve">1 file under</w:t>
      </w:r>
      <w:r>
        <w:t xml:space="preserve"> </w:t>
      </w:r>
      <w:r>
        <w:rPr>
          <w:rStyle w:val="VerbatimChar"/>
        </w:rPr>
        <w:t xml:space="preserve">commands/</w:t>
      </w:r>
      <w:r>
        <w:t xml:space="preserve">, from before the merge described above</w:t>
      </w:r>
    </w:p>
    <w:p>
      <w:pPr>
        <w:pStyle w:val="Compact"/>
        <w:numPr>
          <w:ilvl w:val="0"/>
          <w:numId w:val="1052"/>
        </w:numPr>
      </w:pPr>
      <w:r>
        <w:t xml:space="preserve">21 hook scripts, registered across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</w:t>
      </w:r>
    </w:p>
    <w:p>
      <w:pPr>
        <w:pStyle w:val="Compact"/>
        <w:numPr>
          <w:ilvl w:val="0"/>
          <w:numId w:val="1052"/>
        </w:numPr>
      </w:pPr>
      <w:r>
        <w:t xml:space="preserve">7 subagent definitions</w:t>
      </w:r>
    </w:p>
    <w:p>
      <w:pPr>
        <w:pStyle w:val="FirstParagraph"/>
      </w:pPr>
      <w:r>
        <w:t xml:space="preserve">That distribution is itself the argument.</w:t>
      </w:r>
      <w:r>
        <w:t xml:space="preserve"> </w:t>
      </w:r>
      <w:r>
        <w:t xml:space="preserve">Nearly everything is a skill,</w:t>
      </w:r>
      <w:r>
        <w:t xml:space="preserve"> </w:t>
      </w:r>
      <w:r>
        <w:t xml:space="preserve">because a skill is the mechanism the model can reach for unprompted.</w:t>
      </w:r>
      <w:r>
        <w:t xml:space="preserve"> </w:t>
      </w:r>
      <w:r>
        <w:t xml:space="preserve">The hooks are few and specific,</w:t>
      </w:r>
      <w:r>
        <w:t xml:space="preserve"> </w:t>
      </w:r>
      <w:r>
        <w:t xml:space="preserve">because each one exists to make a rule that was being forgotten impossible to forget.</w:t>
      </w:r>
    </w:p>
    <w:p>
      <w:pPr>
        <w:pStyle w:val="BodyText"/>
      </w:pPr>
      <w:r>
        <w:t xml:space="preserve">This repository is a smaller example of the same idea:</w:t>
      </w:r>
      <w:r>
        <w:t xml:space="preserve"> </w:t>
      </w:r>
      <w:r>
        <w:t xml:space="preserve">it carries a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for conventions that apply everywhere,</w:t>
      </w:r>
      <w:r>
        <w:t xml:space="preserve"> </w:t>
      </w:r>
      <w:r>
        <w:t xml:space="preserve">plus path-scoped files under</w:t>
      </w:r>
      <w:r>
        <w:t xml:space="preserve"> </w:t>
      </w:r>
      <w:r>
        <w:rPr>
          <w:rStyle w:val="VerbatimChar"/>
        </w:rPr>
        <w:t xml:space="preserve">.github/instructions/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applyTo</w:t>
      </w:r>
      <w:r>
        <w:t xml:space="preserve"> </w:t>
      </w:r>
      <w:r>
        <w:t xml:space="preserve">globs attach them only when you edit a matching file.</w:t>
      </w:r>
    </w:p>
    <w:bookmarkEnd w:id="123"/>
    <w:bookmarkEnd w:id="124"/>
    <w:bookmarkStart w:id="129" w:name="sec-ai-config-install"/>
    <w:p>
      <w:pPr>
        <w:pStyle w:val="Heading1"/>
      </w:pPr>
      <w:r>
        <w:t xml:space="preserve">8. How the Config Reaches a Machine</w:t>
      </w:r>
    </w:p>
    <w:p>
      <w:pPr>
        <w:pStyle w:val="FirstParagraph"/>
      </w:pP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describes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mechanism a customization should use.</w:t>
      </w:r>
      <w:r>
        <w:t xml:space="preserve"> </w:t>
      </w:r>
      <w:r>
        <w:t xml:space="preserve">This section is about the step after that decision:</w:t>
      </w:r>
      <w:r>
        <w:t xml:space="preserve"> </w:t>
      </w:r>
      <w:r>
        <w:t xml:space="preserve">how a config like a shared instruction repository</w:t>
      </w:r>
      <w:r>
        <w:t xml:space="preserve"> </w:t>
      </w:r>
      <w:r>
        <w:t xml:space="preserve">actually reaches a machine,</w:t>
      </w:r>
      <w:r>
        <w:t xml:space="preserve"> </w:t>
      </w:r>
      <w:r>
        <w:t xml:space="preserve">and how a broken install fails.</w:t>
      </w:r>
    </w:p>
    <w:p>
      <w:pPr>
        <w:pStyle w:val="BodyText"/>
      </w:pPr>
      <w:r>
        <w:t xml:space="preserve">Two agents can load the identical instruction corpus and still behave differently,</w:t>
      </w:r>
      <w:r>
        <w:t xml:space="preserve"> </w:t>
      </w:r>
      <w:r>
        <w:t xml:space="preserve">because behavior depends not only on what the config says</w:t>
      </w:r>
      <w:r>
        <w:t xml:space="preserve"> </w:t>
      </w:r>
      <w:r>
        <w:t xml:space="preserve">but on how it is installed where the agent runs.</w:t>
      </w:r>
      <w:r>
        <w:t xml:space="preserve"> </w:t>
      </w:r>
      <w:r>
        <w:t xml:space="preserve">An install problem is quiet by construction —</w:t>
      </w:r>
      <w:r>
        <w:t xml:space="preserve"> </w:t>
      </w:r>
      <w:r>
        <w:t xml:space="preserve">nothing errors, the work still gets done,</w:t>
      </w:r>
      <w:r>
        <w:t xml:space="preserve"> </w:t>
      </w:r>
      <w:r>
        <w:t xml:space="preserve">and a capability simply goes missing with no message that it existed.</w:t>
      </w:r>
    </w:p>
    <w:bookmarkStart w:id="125" w:name="X09c076bdbd05e35ade785c409b9eb4387af137d"/>
    <w:p>
      <w:pPr>
        <w:pStyle w:val="Heading4"/>
      </w:pPr>
      <w:r>
        <w:t xml:space="preserve">Two Ways the Same Config Reaches a Machine</w:t>
      </w:r>
    </w:p>
    <w:p>
      <w:pPr>
        <w:pStyle w:val="FirstParagraph"/>
      </w:pPr>
      <w:r>
        <w:t xml:space="preserve">A repository of skills, hooks, and instruction files can be delivered two ways,</w:t>
      </w:r>
      <w:r>
        <w:t xml:space="preserve"> </w:t>
      </w:r>
      <w:r>
        <w:t xml:space="preserve">and they are alternatives rather than layers.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As a plugin.</w:t>
      </w:r>
      <w:r>
        <w:t xml:space="preserve"> </w:t>
      </w:r>
      <w:r>
        <w:t xml:space="preserve">You enable the repository as a plugin from a marketplace,</w:t>
      </w:r>
      <w:r>
        <w:t xml:space="preserve"> </w:t>
      </w:r>
      <w:r>
        <w:t xml:space="preserve">and the harness loads its skills, commands, and hooks directly</w:t>
      </w:r>
      <w:r>
        <w:t xml:space="preserve"> </w:t>
      </w:r>
      <w:r>
        <w:t xml:space="preserve">from the plugin’s own checkout at session start.</w:t>
      </w:r>
      <w:r>
        <w:t xml:space="preserve"> </w:t>
      </w:r>
      <w:r>
        <w:t xml:space="preserve">It refreshes when the marketplace updates.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As a per-machine install.</w:t>
      </w:r>
      <w:r>
        <w:t xml:space="preserve"> </w:t>
      </w:r>
      <w:r>
        <w:t xml:space="preserve">You symlink (or copy) the repository’s children into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memories/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—</w:t>
      </w:r>
      <w:r>
        <w:t xml:space="preserve"> </w:t>
      </w:r>
      <w:r>
        <w:t xml:space="preserve">and register the hooks into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by hand or with a script.</w:t>
      </w:r>
    </w:p>
    <w:p>
      <w:pPr>
        <w:pStyle w:val="FirstParagraph"/>
      </w:pPr>
      <w:r>
        <w:t xml:space="preserve">The trap is running both at once.</w:t>
      </w:r>
      <w:r>
        <w:t xml:space="preserve"> </w:t>
      </w:r>
      <w:r>
        <w:t xml:space="preserve">The plugin path and the settings-file path carry different command strings,</w:t>
      </w:r>
      <w:r>
        <w:t xml:space="preserve"> </w:t>
      </w:r>
      <w:r>
        <w:t xml:space="preserve">so the harness keeps both,</w:t>
      </w:r>
      <w:r>
        <w:t xml:space="preserve"> </w:t>
      </w:r>
      <w:r>
        <w:t xml:space="preserve">and every hook fires twice.</w:t>
      </w:r>
      <w:r>
        <w:t xml:space="preserve"> </w:t>
      </w:r>
      <w:r>
        <w:t xml:space="preserve">This fails in the safe direction —</w:t>
      </w:r>
      <w:r>
        <w:t xml:space="preserve"> </w:t>
      </w:r>
      <w:r>
        <w:t xml:space="preserve">a doubled guard warns or blocks twice, it never goes missing —</w:t>
      </w:r>
      <w:r>
        <w:t xml:space="preserve"> </w:t>
      </w:r>
      <w:r>
        <w:t xml:space="preserve">which is exactly why it is easy to leave in place unnoticed.</w:t>
      </w:r>
      <w:r>
        <w:t xml:space="preserve"> </w:t>
      </w:r>
      <w:r>
        <w:t xml:space="preserve">Pick one path.</w:t>
      </w:r>
    </w:p>
    <w:bookmarkEnd w:id="125"/>
    <w:bookmarkStart w:id="126" w:name="the-.claude-layout"/>
    <w:p>
      <w:pPr>
        <w:pStyle w:val="Heading4"/>
      </w:pPr>
      <w:r>
        <w:t xml:space="preserve">The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Layout</w:t>
      </w:r>
    </w:p>
    <w:p>
      <w:pPr>
        <w:pStyle w:val="FirstParagraph"/>
      </w:pPr>
      <w:r>
        <w:t xml:space="preserve">On a symlink-capable system,</w:t>
      </w:r>
      <w:r>
        <w:t xml:space="preserve"> </w:t>
      </w:r>
      <w:r>
        <w:t xml:space="preserve">the children of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are symlinks into a working checkout of the repository,</w:t>
      </w:r>
      <w:r>
        <w:t xml:space="preserve"> </w:t>
      </w:r>
      <w:r>
        <w:t xml:space="preserve">so a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in that checkout refreshes every skill and rule for free.</w:t>
      </w:r>
      <w:r>
        <w:t xml:space="preserve"> </w:t>
      </w:r>
      <w:r>
        <w:t xml:space="preserve">Windows Git Bash is the common exception:</w:t>
      </w:r>
      <w:r>
        <w:t xml:space="preserve"> </w:t>
      </w:r>
      <w:r>
        <w:t xml:space="preserve">without symlink privileges configured (Developer Mode, or</w:t>
      </w:r>
      <w:r>
        <w:t xml:space="preserve"> </w:t>
      </w:r>
      <w:r>
        <w:rPr>
          <w:rStyle w:val="VerbatimChar"/>
        </w:rPr>
        <w:t xml:space="preserve">MSYS=winsymlinks:nativestrict</w:t>
      </w:r>
      <w:r>
        <w:t xml:space="preserve">),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ln -s</w:t>
      </w:r>
      <w:r>
        <w:t xml:space="preserve"> </w:t>
      </w:r>
      <w:r>
        <w:t xml:space="preserve">falls back to real copies,</w:t>
      </w:r>
      <w:r>
        <w:t xml:space="preserve"> </w:t>
      </w:r>
      <w:r>
        <w:t xml:space="preserve">so a pull does not propagate and the copies must be re-synced.</w:t>
      </w:r>
    </w:p>
    <w:p>
      <w:pPr>
        <w:pStyle w:val="BodyText"/>
      </w:pPr>
      <w:r>
        <w:t xml:space="preserve">Two health checks answer two different questions,</w:t>
      </w:r>
      <w:r>
        <w:t xml:space="preserve"> </w:t>
      </w:r>
      <w:r>
        <w:t xml:space="preserve">and a clean answer to one says nothing about the other.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Files.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~/.claude/hooks/&lt;script&gt;</w:t>
      </w:r>
      <w:r>
        <w:t xml:space="preserve"> </w:t>
      </w:r>
      <w:r>
        <w:t xml:space="preserve">still track the checkout,</w:t>
      </w:r>
      <w:r>
        <w:t xml:space="preserve"> </w:t>
      </w:r>
      <w:r>
        <w:t xml:space="preserve">or has it drifted, gone missing, or become a dangling link?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Bindings.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actually invoke that script on an event?</w:t>
      </w:r>
    </w:p>
    <w:p>
      <w:pPr>
        <w:pStyle w:val="FirstParagraph"/>
      </w:pPr>
      <w:r>
        <w:t xml:space="preserve">A guard can be a perfectly linked file that is registered to nothing,</w:t>
      </w:r>
      <w:r>
        <w:t xml:space="preserve"> </w:t>
      </w:r>
      <w:r>
        <w:t xml:space="preserve">and an unregistered guard and a guard with nothing to block</w:t>
      </w:r>
      <w:r>
        <w:t xml:space="preserve"> </w:t>
      </w:r>
      <w:r>
        <w:t xml:space="preserve">produce the same output: none.</w:t>
      </w:r>
      <w:r>
        <w:t xml:space="preserve"> </w:t>
      </w:r>
      <w:r>
        <w:t xml:space="preserve">So verify both, and read the two results separately.</w:t>
      </w:r>
    </w:p>
    <w:bookmarkEnd w:id="126"/>
    <w:bookmarkStart w:id="127" w:name="one-plugin-per-capability"/>
    <w:p>
      <w:pPr>
        <w:pStyle w:val="Heading4"/>
      </w:pPr>
      <w:r>
        <w:t xml:space="preserve">One Plugin Per Capability</w:t>
      </w:r>
    </w:p>
    <w:p>
      <w:pPr>
        <w:pStyle w:val="FirstParagraph"/>
      </w:pPr>
      <w:r>
        <w:t xml:space="preserve">Enabling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repository as a plugin from two marketplaces —</w:t>
      </w:r>
      <w:r>
        <w:t xml:space="preserve"> </w:t>
      </w:r>
      <w:r>
        <w:t xml:space="preserve">a personal fork and a lab org, say —</w:t>
      </w:r>
      <w:r>
        <w:t xml:space="preserve"> </w:t>
      </w:r>
      <w:r>
        <w:t xml:space="preserve">loads its whole skill set into every session twice.</w:t>
      </w:r>
      <w:r>
        <w:t xml:space="preserve"> </w:t>
      </w:r>
      <w:r>
        <w:t xml:space="preserve">That is not just untidy.</w:t>
      </w:r>
      <w:r>
        <w:t xml:space="preserve"> </w:t>
      </w:r>
      <w:r>
        <w:t xml:space="preserve">A large instruction corpus is already a substantial share of a session’s context,</w:t>
      </w:r>
      <w:r>
        <w:t xml:space="preserve"> </w:t>
      </w:r>
      <w:r>
        <w:t xml:space="preserve">and a duplicated one can push a session far enough over</w:t>
      </w:r>
      <w:r>
        <w:t xml:space="preserve"> </w:t>
      </w:r>
      <w:r>
        <w:t xml:space="preserve">the model’s context limit to break subagent delegation,</w:t>
      </w:r>
      <w:r>
        <w:t xml:space="preserve"> </w:t>
      </w:r>
      <w:r>
        <w:t xml:space="preserve">because a subagent independently re-loads</w:t>
      </w:r>
      <w:r>
        <w:t xml:space="preserve"> </w:t>
      </w:r>
      <w:r>
        <w:t xml:space="preserve">that same duplicated skill set at start,</w:t>
      </w:r>
      <w:r>
        <w:t xml:space="preserve"> </w:t>
      </w:r>
      <w:r>
        <w:t xml:space="preserve">and that alone can exceed the limit before any work begins.</w:t>
      </w:r>
      <w:r>
        <w:t xml:space="preserve"> </w:t>
      </w:r>
      <w:r>
        <w:t xml:space="preserve">Keep one copy enabled.</w:t>
      </w:r>
    </w:p>
    <w:bookmarkEnd w:id="127"/>
    <w:bookmarkStart w:id="128" w:name="failure-modes-and-their-symptoms"/>
    <w:p>
      <w:pPr>
        <w:pStyle w:val="Heading4"/>
      </w:pPr>
      <w:r>
        <w:t xml:space="preserve">Failure Modes and Their Symptoms</w:t>
      </w:r>
    </w:p>
    <w:p>
      <w:pPr>
        <w:pStyle w:val="FirstParagraph"/>
      </w:pPr>
      <w:r>
        <w:t xml:space="preserve">A broken install rarely announces itself; you read it backward from a symptom.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stale hook reference blocks the tool it guards.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entry pointing at a hook script that no longer exists</w:t>
      </w:r>
      <w:r>
        <w:t xml:space="preserve"> </w:t>
      </w:r>
      <w:r>
        <w:t xml:space="preserve">errors before the guarded tool runs,</w:t>
      </w:r>
      <w:r>
        <w:t xml:space="preserve"> </w:t>
      </w:r>
      <w:r>
        <w:t xml:space="preserve">so every call to that tool fails with the hook’s error rather than the tool’s output.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on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that references a missing script,</w:t>
      </w:r>
      <w:r>
        <w:t xml:space="preserve"> </w:t>
      </w:r>
      <w:r>
        <w:t xml:space="preserve">for instance, blocks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shell commands until the entry is removed.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dangling symlink silently drops a file.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child symlinked into a temporary worktree or a since-deleted clone</w:t>
      </w:r>
      <w:r>
        <w:t xml:space="preserve"> </w:t>
      </w:r>
      <w:r>
        <w:t xml:space="preserve">becomes a dead link when that directory is removed,</w:t>
      </w:r>
      <w:r>
        <w:t xml:space="preserve"> </w:t>
      </w:r>
      <w:r>
        <w:t xml:space="preserve">and the instructions or agent definition it provided quietly stop loading.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check run against the wrong checkout cries wolf.</w:t>
      </w:r>
      <w:r>
        <w:t xml:space="preserve"> </w:t>
      </w:r>
      <w:r>
        <w:t xml:space="preserve">A verification that compares the installed copies against a stale</w:t>
      </w:r>
      <w:r>
        <w:t xml:space="preserve"> </w:t>
      </w:r>
      <w:r>
        <w:t xml:space="preserve">or unintended checkout can report every entry as misdirected.</w:t>
      </w:r>
      <w:r>
        <w:t xml:space="preserve"> </w:t>
      </w:r>
      <w:r>
        <w:t xml:space="preserve">That is a false alarm from a check aimed at the wrong target, not a fleet of real problems;</w:t>
      </w:r>
      <w:r>
        <w:t xml:space="preserve"> </w:t>
      </w:r>
      <w:r>
        <w:t xml:space="preserve">re-run it against the checkout the install is actually anchored to before acting.</w:t>
      </w:r>
    </w:p>
    <w:p>
      <w:pPr>
        <w:pStyle w:val="FirstParagraph"/>
      </w:pPr>
      <w:r>
        <w:t xml:space="preserve">The common thread is that the install layer is a real surface,</w:t>
      </w:r>
      <w:r>
        <w:t xml:space="preserve"> </w:t>
      </w:r>
      <w:r>
        <w:t xml:space="preserve">distinct from the content of the config,</w:t>
      </w:r>
      <w:r>
        <w:t xml:space="preserve"> </w:t>
      </w:r>
      <w:r>
        <w:t xml:space="preserve">with its own failure modes and its own checks.</w:t>
      </w:r>
      <w:r>
        <w:t xml:space="preserve"> </w:t>
      </w:r>
      <w:r>
        <w:t xml:space="preserve">When an agent behaves as though a rule or skill you wrote does not exist,</w:t>
      </w:r>
      <w:r>
        <w:t xml:space="preserve"> </w:t>
      </w:r>
      <w:r>
        <w:t xml:space="preserve">suspect the install before you suspect the rule.</w:t>
      </w:r>
    </w:p>
    <w:bookmarkEnd w:id="128"/>
    <w:bookmarkEnd w:id="129"/>
    <w:bookmarkStart w:id="135" w:name="sec-ai-agent-skills"/>
    <w:p>
      <w:pPr>
        <w:pStyle w:val="Heading1"/>
      </w:pPr>
      <w:r>
        <w:t xml:space="preserve">9. Agent Skills</w:t>
      </w:r>
    </w:p>
    <w:p>
      <w:pPr>
        <w:pStyle w:val="FirstParagraph"/>
      </w:pP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are a lightweight,</w:t>
      </w:r>
      <w:r>
        <w:t xml:space="preserve"> </w:t>
      </w:r>
      <w:r>
        <w:t xml:space="preserve">open standard for extending AI agent capabilities</w:t>
      </w:r>
      <w:r>
        <w:t xml:space="preserve"> </w:t>
      </w:r>
      <w:r>
        <w:t xml:space="preserve">with specialized knowledge and workflows.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specification</w:t>
        </w:r>
      </w:hyperlink>
      <w:r>
        <w:t xml:space="preserve"> </w:t>
      </w:r>
      <w:r>
        <w:t xml:space="preserve">defines a portable,</w:t>
      </w:r>
      <w:r>
        <w:t xml:space="preserve"> </w:t>
      </w:r>
      <w:r>
        <w:t xml:space="preserve">tool-agnostic format that any compatible agent can load.</w:t>
      </w:r>
    </w:p>
    <w:bookmarkStart w:id="131" w:name="what-is-a-skill"/>
    <w:p>
      <w:pPr>
        <w:pStyle w:val="Heading4"/>
      </w:pPr>
      <w:r>
        <w:t xml:space="preserve">What is a Skill?</w:t>
      </w:r>
    </w:p>
    <w:p>
      <w:pPr>
        <w:pStyle w:val="FirstParagraph"/>
      </w:pPr>
      <w:r>
        <w:t xml:space="preserve">At its core, a skill is a folder containing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file.</w:t>
      </w:r>
      <w:r>
        <w:t xml:space="preserve"> </w:t>
      </w:r>
      <w:r>
        <w:t xml:space="preserve">This file includes the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metadata</w:t>
      </w:r>
      <w:r>
        <w:t xml:space="preserve"> </w:t>
      </w:r>
      <w:hyperlink r:id="rId105">
        <w:r>
          <w:rPr>
            <w:rStyle w:val="Hyperlink"/>
          </w:rPr>
          <w:t xml:space="preserve">required by the specification</w:t>
        </w:r>
      </w:hyperlink>
      <w:r>
        <w:t xml:space="preserve">,</w:t>
      </w:r>
      <w:r>
        <w:t xml:space="preserve"> </w:t>
      </w:r>
      <w:r>
        <w:t xml:space="preserve">along with instructions that tell an agent how to perform a specific task.</w:t>
      </w:r>
      <w:r>
        <w:t xml:space="preserve"> </w:t>
      </w:r>
      <w:r>
        <w:t xml:space="preserve">Skills can also bundle supporting resources:</w:t>
      </w:r>
    </w:p>
    <w:p>
      <w:pPr>
        <w:pStyle w:val="Compact"/>
        <w:numPr>
          <w:ilvl w:val="0"/>
          <w:numId w:val="1056"/>
        </w:numPr>
      </w:pPr>
      <w:r>
        <w:t xml:space="preserve">Scripts</w:t>
      </w:r>
    </w:p>
    <w:p>
      <w:pPr>
        <w:pStyle w:val="Compact"/>
        <w:numPr>
          <w:ilvl w:val="0"/>
          <w:numId w:val="1056"/>
        </w:numPr>
      </w:pPr>
      <w:r>
        <w:t xml:space="preserve">Reference documentation</w:t>
      </w:r>
    </w:p>
    <w:p>
      <w:pPr>
        <w:pStyle w:val="Compact"/>
        <w:numPr>
          <w:ilvl w:val="0"/>
          <w:numId w:val="1056"/>
        </w:numPr>
      </w:pPr>
      <w:r>
        <w:t xml:space="preserve">Templates and assets</w:t>
      </w:r>
    </w:p>
    <w:p>
      <w:pPr>
        <w:pStyle w:val="SourceCode"/>
      </w:pPr>
      <w:r>
        <w:rPr>
          <w:rStyle w:val="VerbatimChar"/>
        </w:rPr>
        <w:t xml:space="preserve">my-skill/</w:t>
      </w:r>
      <w:r>
        <w:br/>
      </w:r>
      <w:r>
        <w:rPr>
          <w:rStyle w:val="VerbatimChar"/>
        </w:rPr>
        <w:t xml:space="preserve">├── SKILL.md          # Required: metadata + instructions</w:t>
      </w:r>
      <w:r>
        <w:br/>
      </w:r>
      <w:r>
        <w:rPr>
          <w:rStyle w:val="VerbatimChar"/>
        </w:rPr>
        <w:t xml:space="preserve">├── scripts/          # Optional: executable code</w:t>
      </w:r>
      <w:r>
        <w:br/>
      </w:r>
      <w:r>
        <w:rPr>
          <w:rStyle w:val="VerbatimChar"/>
        </w:rPr>
        <w:t xml:space="preserve">├── references/       # Optional: documentation</w:t>
      </w:r>
      <w:r>
        <w:br/>
      </w:r>
      <w:r>
        <w:rPr>
          <w:rStyle w:val="VerbatimChar"/>
        </w:rPr>
        <w:t xml:space="preserve">└── assets/           # Optional: templates, resources</w:t>
      </w:r>
    </w:p>
    <w:bookmarkEnd w:id="131"/>
    <w:bookmarkStart w:id="132" w:name="how-agents-load-skills"/>
    <w:p>
      <w:pPr>
        <w:pStyle w:val="Heading4"/>
      </w:pPr>
      <w:r>
        <w:t xml:space="preserve">How Agents Load Skills</w:t>
      </w:r>
    </w:p>
    <w:p>
      <w:pPr>
        <w:pStyle w:val="FirstParagraph"/>
      </w:pPr>
      <w:r>
        <w:t xml:space="preserve">The specification describes a</w:t>
      </w:r>
      <w:r>
        <w:t xml:space="preserve"> </w:t>
      </w:r>
      <w:r>
        <w:rPr>
          <w:i/>
          <w:iCs/>
        </w:rPr>
        <w:t xml:space="preserve">progressive disclosure</w:t>
      </w:r>
      <w:r>
        <w:t xml:space="preserve"> </w:t>
      </w:r>
      <w:r>
        <w:t xml:space="preserve">model,</w:t>
      </w:r>
      <w:r>
        <w:t xml:space="preserve"> </w:t>
      </w:r>
      <w:r>
        <w:t xml:space="preserve">in which an agent typically loads a skill in three stages: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Discovery</w:t>
      </w:r>
      <w:r>
        <w:t xml:space="preserve">: At startup, the agent loads only the name and description</w:t>
      </w:r>
      <w:r>
        <w:t xml:space="preserve"> </w:t>
      </w:r>
      <w:r>
        <w:t xml:space="preserve">of each available skill — just enough to know when it might be relevant.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Activation</w:t>
      </w:r>
      <w:r>
        <w:t xml:space="preserve">: When a task matches a skill’s description,</w:t>
      </w:r>
      <w:r>
        <w:t xml:space="preserve"> </w:t>
      </w:r>
      <w:r>
        <w:t xml:space="preserve">the agent reads the full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instructions into context.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Execution</w:t>
      </w:r>
      <w:r>
        <w:t xml:space="preserve">: The agent follows the instructions,</w:t>
      </w:r>
      <w:r>
        <w:t xml:space="preserve"> </w:t>
      </w:r>
      <w:r>
        <w:t xml:space="preserve">optionally executing bundled scripts or loading referenced files as needed.</w:t>
      </w:r>
    </w:p>
    <w:p>
      <w:pPr>
        <w:pStyle w:val="FirstParagraph"/>
      </w:pPr>
      <w:r>
        <w:t xml:space="preserve">This means full instructions load only when needed,</w:t>
      </w:r>
      <w:r>
        <w:t xml:space="preserve"> </w:t>
      </w:r>
      <w:r>
        <w:t xml:space="preserve">so agents can maintain many skills with a small context footprint.</w:t>
      </w:r>
    </w:p>
    <w:bookmarkEnd w:id="132"/>
    <w:bookmarkStart w:id="133" w:name="why-use-skills"/>
    <w:p>
      <w:pPr>
        <w:pStyle w:val="Heading4"/>
      </w:pPr>
      <w:r>
        <w:t xml:space="preserve">Why Use Skills?</w:t>
      </w:r>
    </w:p>
    <w:p>
      <w:pPr>
        <w:pStyle w:val="FirstParagraph"/>
      </w:pPr>
      <w:r>
        <w:t xml:space="preserve">Skills package procedural knowledge and team-specific context</w:t>
      </w:r>
      <w:r>
        <w:t xml:space="preserve"> </w:t>
      </w:r>
      <w:r>
        <w:t xml:space="preserve">into portable, version-controlled folders.</w:t>
      </w:r>
      <w:r>
        <w:t xml:space="preserve"> </w:t>
      </w:r>
      <w:r>
        <w:t xml:space="preserve">This gives agents: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Domain expertise</w:t>
      </w:r>
      <w:r>
        <w:t xml:space="preserve">: Capture specialized knowledge as reusable instructions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Repeatable workflows</w:t>
      </w:r>
      <w:r>
        <w:t xml:space="preserve">: Turn multi-step tasks into consistent, auditable procedures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Cross-tool reuse</w:t>
      </w:r>
      <w:r>
        <w:t xml:space="preserve">: Build a skill once and use it across any skills-compatible agent</w:t>
      </w:r>
    </w:p>
    <w:bookmarkEnd w:id="133"/>
    <w:bookmarkStart w:id="134" w:name="further-reading-1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the complete specification and more details,</w:t>
      </w:r>
      <w:r>
        <w:t xml:space="preserve"> </w:t>
      </w:r>
      <w:r>
        <w:t xml:space="preserve">see</w:t>
      </w:r>
      <w:r>
        <w:t xml:space="preserve"> </w:t>
      </w:r>
      <w:hyperlink r:id="rId130">
        <w:r>
          <w:rPr>
            <w:rStyle w:val="Hyperlink"/>
          </w:rPr>
          <w:t xml:space="preserve">agentskills.io</w:t>
        </w:r>
      </w:hyperlink>
      <w:r>
        <w:t xml:space="preserve">.</w:t>
      </w:r>
    </w:p>
    <w:p>
      <w:pPr>
        <w:pStyle w:val="BodyText"/>
      </w:pPr>
      <w:r>
        <w:t xml:space="preserve">A skill is one of several ways to customize an agent,</w:t>
      </w:r>
      <w:r>
        <w:t xml:space="preserve"> </w:t>
      </w:r>
      <w:r>
        <w:t xml:space="preserve">and not always the right one.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compares it against:</w:t>
      </w:r>
    </w:p>
    <w:p>
      <w:pPr>
        <w:pStyle w:val="Compact"/>
        <w:numPr>
          <w:ilvl w:val="0"/>
          <w:numId w:val="1059"/>
        </w:numPr>
      </w:pPr>
      <w:r>
        <w:t xml:space="preserve">instruction files</w:t>
      </w:r>
    </w:p>
    <w:p>
      <w:pPr>
        <w:pStyle w:val="Compact"/>
        <w:numPr>
          <w:ilvl w:val="0"/>
          <w:numId w:val="1059"/>
        </w:numPr>
      </w:pPr>
      <w:r>
        <w:t xml:space="preserve">subagents</w:t>
      </w:r>
    </w:p>
    <w:p>
      <w:pPr>
        <w:pStyle w:val="Compact"/>
        <w:numPr>
          <w:ilvl w:val="0"/>
          <w:numId w:val="1059"/>
        </w:numPr>
      </w:pPr>
      <w:r>
        <w:t xml:space="preserve">hooks</w:t>
      </w:r>
    </w:p>
    <w:p>
      <w:pPr>
        <w:pStyle w:val="Compact"/>
        <w:numPr>
          <w:ilvl w:val="0"/>
          <w:numId w:val="1059"/>
        </w:numPr>
      </w:pPr>
      <w:r>
        <w:t xml:space="preserve">permissions</w:t>
      </w:r>
    </w:p>
    <w:p>
      <w:pPr>
        <w:pStyle w:val="FirstParagraph"/>
      </w:pPr>
      <w:r>
        <w:t xml:space="preserve">That section also explains why Claude Code’s custom slash commands are now</w:t>
      </w:r>
      <w:r>
        <w:t xml:space="preserve"> </w:t>
      </w:r>
      <w:r>
        <w:t xml:space="preserve">skills themselves.</w:t>
      </w:r>
    </w:p>
    <w:p>
      <w:pPr>
        <w:pStyle w:val="BodyText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contains an example of personal Claude Code configuration,</w:t>
      </w:r>
      <w:r>
        <w:t xml:space="preserve"> </w:t>
      </w:r>
      <w:r>
        <w:t xml:space="preserve">including user-level skills, hooks, and subagents, synced across machines via Git.</w:t>
      </w:r>
    </w:p>
    <w:bookmarkEnd w:id="134"/>
    <w:bookmarkEnd w:id="135"/>
    <w:bookmarkStart w:id="142" w:name="sec-ai-tessl"/>
    <w:p>
      <w:pPr>
        <w:pStyle w:val="Heading1"/>
      </w:pPr>
      <w:r>
        <w:t xml:space="preserve">10. Tessl: Skills Registry and CLI</w:t>
      </w:r>
    </w:p>
    <w:p>
      <w:pPr>
        <w:pStyle w:val="FirstParagraph"/>
      </w:pPr>
      <w:hyperlink r:id="rId136">
        <w:r>
          <w:rPr>
            <w:rStyle w:val="Hyperlink"/>
          </w:rPr>
          <w:t xml:space="preserve">Tessl</w:t>
        </w:r>
      </w:hyperlink>
      <w:r>
        <w:t xml:space="preserve"> </w:t>
      </w:r>
      <w:r>
        <w:t xml:space="preserve">is a commercial platform for managing</w:t>
      </w:r>
      <w:r>
        <w:t xml:space="preserve"> </w:t>
      </w: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(see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for what a skill is)</w:t>
      </w:r>
      <w:r>
        <w:t xml:space="preserve"> </w:t>
      </w:r>
      <w:r>
        <w:t xml:space="preserve">the way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manage code dependencies:</w:t>
      </w:r>
      <w:r>
        <w:t xml:space="preserve"> </w:t>
      </w:r>
      <w:r>
        <w:t xml:space="preserve">a searchable registry of skills and plugins,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tessl</w:t>
      </w:r>
      <w:r>
        <w:t xml:space="preserve"> </w:t>
      </w:r>
      <w:r>
        <w:t xml:space="preserve">command-line tool that installs them into a project,</w:t>
      </w:r>
      <w:r>
        <w:t xml:space="preserve"> </w:t>
      </w:r>
      <w:r>
        <w:t xml:space="preserve">and a hosted service that scores each skill for quality and security</w:t>
      </w:r>
      <w:r>
        <w:t xml:space="preserve"> </w:t>
      </w:r>
      <w:r>
        <w:t xml:space="preserve">and measures whether it changes what an agent produces</w:t>
      </w:r>
      <w:r>
        <w:t xml:space="preserve"> </w:t>
      </w:r>
      <w:r>
        <w:t xml:space="preserve">(Tessl 2026k)</w:t>
      </w:r>
      <w:r>
        <w:t xml:space="preserve">.</w:t>
      </w:r>
      <w:r>
        <w:t xml:space="preserve"> </w:t>
      </w:r>
      <w:r>
        <w:t xml:space="preserve">The notes below reflect the Tessl website and documentation</w:t>
      </w:r>
      <w:r>
        <w:t xml:space="preserve"> </w:t>
      </w:r>
      <w:r>
        <w:t xml:space="preserve">as read on 2026-09-09.</w:t>
      </w:r>
    </w:p>
    <w:bookmarkStart w:id="137" w:name="what-it-is"/>
    <w:p>
      <w:pPr>
        <w:pStyle w:val="Heading4"/>
      </w:pPr>
      <w:r>
        <w:t xml:space="preserve">What it is</w:t>
      </w:r>
    </w:p>
    <w:p>
      <w:pPr>
        <w:pStyle w:val="FirstParagraph"/>
      </w:pPr>
      <w:r>
        <w:t xml:space="preserve">Tessl’s home page describes it as an</w:t>
      </w:r>
      <w:r>
        <w:t xml:space="preserve"> </w:t>
      </w:r>
      <w:r>
        <w:t xml:space="preserve">“Agent Enablement Platform”</w:t>
      </w:r>
      <w:r>
        <w:t xml:space="preserve"> </w:t>
      </w:r>
      <w:r>
        <w:t xml:space="preserve">and pitches it at enterprise teams</w:t>
      </w:r>
      <w:r>
        <w:t xml:space="preserve"> </w:t>
      </w:r>
      <w:r>
        <w:t xml:space="preserve">whose developers have accumulated many skills with no inventory,</w:t>
      </w:r>
      <w:r>
        <w:t xml:space="preserve"> </w:t>
      </w:r>
      <w:r>
        <w:t xml:space="preserve">no version control, and no security review</w:t>
      </w:r>
      <w:r>
        <w:t xml:space="preserve"> </w:t>
      </w:r>
      <w:r>
        <w:t xml:space="preserve">(Tessl 2026i)</w:t>
      </w:r>
      <w:r>
        <w:t xml:space="preserve">.</w:t>
      </w:r>
      <w:r>
        <w:t xml:space="preserve"> </w:t>
      </w:r>
      <w:r>
        <w:t xml:space="preserve">The documentation lists six components</w:t>
      </w:r>
      <w:r>
        <w:t xml:space="preserve"> </w:t>
      </w:r>
      <w:r>
        <w:t xml:space="preserve">(Tessl 2026k)</w:t>
      </w:r>
      <w:r>
        <w:t xml:space="preserve">:</w:t>
      </w:r>
    </w:p>
    <w:p>
      <w:pPr>
        <w:pStyle w:val="Compact"/>
        <w:numPr>
          <w:ilvl w:val="0"/>
          <w:numId w:val="106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registry and package manager</w:t>
      </w:r>
      <w:r>
        <w:t xml:space="preserve"> </w:t>
      </w:r>
      <w:r>
        <w:t xml:space="preserve">for discovering, installing, versioning, and rolling back skills and plugins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governance</w:t>
      </w:r>
      <w:r>
        <w:t xml:space="preserve">: security scanning powered by Snyk,</w:t>
      </w:r>
      <w:r>
        <w:t xml:space="preserve"> </w:t>
      </w:r>
      <w:r>
        <w:t xml:space="preserve">role-based access control,</w:t>
      </w:r>
      <w:r>
        <w:t xml:space="preserve"> </w:t>
      </w:r>
      <w:r>
        <w:t xml:space="preserve">install and publish policies, and an audit trail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evals</w:t>
      </w:r>
      <w:r>
        <w:t xml:space="preserve">, which run an agent on a task with and without a skill</w:t>
      </w:r>
      <w:r>
        <w:t xml:space="preserve"> </w:t>
      </w:r>
      <w:r>
        <w:t xml:space="preserve">and compare the results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observability</w:t>
      </w:r>
      <w:r>
        <w:t xml:space="preserve"> </w:t>
      </w:r>
      <w:r>
        <w:t xml:space="preserve">of where skills activate across agent sessions</w:t>
      </w:r>
    </w:p>
    <w:p>
      <w:pPr>
        <w:pStyle w:val="Compact"/>
        <w:numPr>
          <w:ilvl w:val="0"/>
          <w:numId w:val="1060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inventory</w:t>
      </w:r>
      <w:r>
        <w:t xml:space="preserve"> </w:t>
      </w:r>
      <w:r>
        <w:t xml:space="preserve">that scans a GitHub organization</w:t>
      </w:r>
      <w:r>
        <w:t xml:space="preserve"> </w:t>
      </w:r>
      <w:r>
        <w:t xml:space="preserve">and maps every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across every repository</w:t>
      </w:r>
    </w:p>
    <w:p>
      <w:pPr>
        <w:pStyle w:val="Compact"/>
        <w:numPr>
          <w:ilvl w:val="0"/>
          <w:numId w:val="106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Tessl Agent</w:t>
      </w:r>
      <w:r>
        <w:t xml:space="preserve">, a conversational agent for driving the platform</w:t>
      </w:r>
      <w:r>
        <w:t xml:space="preserve"> </w:t>
      </w:r>
      <w:r>
        <w:t xml:space="preserve">(in open beta)</w:t>
      </w:r>
    </w:p>
    <w:p>
      <w:pPr>
        <w:pStyle w:val="FirstParagraph"/>
      </w:pPr>
      <w:r>
        <w:t xml:space="preserve">The registry page counts more than 3,000 searchable skills,</w:t>
      </w:r>
      <w:r>
        <w:t xml:space="preserve"> </w:t>
      </w:r>
      <w:r>
        <w:t xml:space="preserve">including Anthropic’s own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frontend-design</w:t>
      </w:r>
      <w:r>
        <w:t xml:space="preserve"> </w:t>
      </w:r>
      <w:r>
        <w:t xml:space="preserve">skills</w:t>
      </w:r>
      <w:r>
        <w:t xml:space="preserve"> </w:t>
      </w:r>
      <w:r>
        <w:t xml:space="preserve">and skills published by OpenAI, Google, GitHub, and HashiCorp,</w:t>
      </w:r>
      <w:r>
        <w:t xml:space="preserve"> </w:t>
      </w:r>
      <w:r>
        <w:t xml:space="preserve">each shown with a quality score,</w:t>
      </w:r>
      <w:r>
        <w:t xml:space="preserve"> </w:t>
      </w:r>
      <w:r>
        <w:t xml:space="preserve">an</w:t>
      </w:r>
      <w:r>
        <w:t xml:space="preserve"> </w:t>
      </w:r>
      <w:r>
        <w:t xml:space="preserve">“agent success vs baseline”</w:t>
      </w:r>
      <w:r>
        <w:t xml:space="preserve"> </w:t>
      </w:r>
      <w:r>
        <w:t xml:space="preserve">multiplier from the evals,</w:t>
      </w:r>
      <w:r>
        <w:t xml:space="preserve"> </w:t>
      </w:r>
      <w:r>
        <w:t xml:space="preserve">and a security-scan result (measured 2026-09-09)</w:t>
      </w:r>
      <w:r>
        <w:t xml:space="preserve"> </w:t>
      </w:r>
      <w:r>
        <w:t xml:space="preserve">(Tessl 2026h)</w:t>
      </w:r>
      <w:r>
        <w:t xml:space="preserve">.</w:t>
      </w:r>
    </w:p>
    <w:p>
      <w:pPr>
        <w:pStyle w:val="BodyText"/>
      </w:pPr>
      <w:r>
        <w:t xml:space="preserve">The pages fetched for this review do not describe spec-driven development:</w:t>
      </w:r>
      <w:r>
        <w:t xml:space="preserve"> </w:t>
      </w:r>
      <w:r>
        <w:t xml:space="preserve">apart from one blog article linked from the home page,</w:t>
      </w:r>
      <w:r>
        <w:t xml:space="preserve"> </w:t>
      </w:r>
      <w:r>
        <w:t xml:space="preserve">the current site is about managing skills,</w:t>
      </w:r>
      <w:r>
        <w:t xml:space="preserve"> </w:t>
      </w:r>
      <w:r>
        <w:t xml:space="preserve">not about generating code from specifications.</w:t>
      </w:r>
    </w:p>
    <w:bookmarkEnd w:id="137"/>
    <w:bookmarkStart w:id="138" w:name="relation-to-the-agent-skills-standard"/>
    <w:p>
      <w:pPr>
        <w:pStyle w:val="Heading4"/>
      </w:pPr>
      <w:r>
        <w:t xml:space="preserve">Relation to the Agent Skills standard</w:t>
      </w:r>
    </w:p>
    <w:p>
      <w:pPr>
        <w:pStyle w:val="FirstParagraph"/>
      </w:pPr>
      <w:r>
        <w:t xml:space="preserve">Tessl does not define its own skill format.</w:t>
      </w:r>
      <w:r>
        <w:t xml:space="preserve"> </w:t>
      </w:r>
      <w:r>
        <w:t xml:space="preserve">A Tessl skill is the same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folder the Agent Skills specification defines,</w:t>
      </w:r>
      <w:r>
        <w:t xml:space="preserve"> </w:t>
      </w:r>
      <w:r>
        <w:t xml:space="preserve">and Tessl’s conformance review checks a published skill</w:t>
      </w:r>
      <w:r>
        <w:t xml:space="preserve"> </w:t>
      </w:r>
      <w:r>
        <w:t xml:space="preserve">against that specification</w:t>
      </w:r>
      <w:r>
        <w:t xml:space="preserve"> </w:t>
      </w:r>
      <w:r>
        <w:t xml:space="preserve">(Tessl 2026f)</w:t>
      </w:r>
      <w:r>
        <w:t xml:space="preserve">.</w:t>
      </w:r>
      <w:r>
        <w:t xml:space="preserve"> </w:t>
      </w:r>
      <w:r>
        <w:t xml:space="preserve">What Tessl adds is a lifecycle around the standard:</w:t>
      </w:r>
      <w:r>
        <w:t xml:space="preserve"> </w:t>
      </w:r>
      <w:r>
        <w:t xml:space="preserve">a manifest (</w:t>
      </w:r>
      <w:r>
        <w:rPr>
          <w:rStyle w:val="VerbatimChar"/>
        </w:rPr>
        <w:t xml:space="preserve">tessl.json</w:t>
      </w:r>
      <w:r>
        <w:t xml:space="preserve">) that records which skills a project depends on,</w:t>
      </w:r>
      <w:r>
        <w:t xml:space="preserve"> </w:t>
      </w:r>
      <w:r>
        <w:t xml:space="preserve">versioned publishing with</w:t>
      </w:r>
      <w:r>
        <w:t xml:space="preserve"> </w:t>
      </w:r>
      <w:r>
        <w:rPr>
          <w:rStyle w:val="VerbatimChar"/>
        </w:rPr>
        <w:t xml:space="preserve">--bump patch|minor|major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outdated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update</w:t>
      </w:r>
      <w:r>
        <w:t xml:space="preserve"> </w:t>
      </w:r>
      <w:r>
        <w:t xml:space="preserve">for keeping dependencies current</w:t>
      </w:r>
      <w:r>
        <w:t xml:space="preserve"> </w:t>
      </w:r>
      <w:r>
        <w:t xml:space="preserve">(Tessl 2026j)</w:t>
      </w:r>
      <w:r>
        <w:t xml:space="preserve">.</w:t>
      </w:r>
    </w:p>
    <w:p>
      <w:pPr>
        <w:pStyle w:val="BodyText"/>
      </w:pPr>
      <w:r>
        <w:t xml:space="preserve">Tessl distinguishes two kinds of context</w:t>
      </w:r>
      <w:r>
        <w:t xml:space="preserve"> </w:t>
      </w:r>
      <w:r>
        <w:t xml:space="preserve">(Tessl 2026a)</w:t>
      </w:r>
      <w:r>
        <w:t xml:space="preserve">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rules</w:t>
      </w:r>
      <w:r>
        <w:t xml:space="preserve">, which apply to every task</w:t>
      </w:r>
      <w:r>
        <w:t xml:space="preserve"> </w:t>
      </w:r>
      <w:r>
        <w:t xml:space="preserve">(the role instruction files play in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skills</w:t>
      </w:r>
      <w:r>
        <w:t xml:space="preserve">, which load only when the task matches their description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plugin</w:t>
      </w:r>
      <w:r>
        <w:t xml:space="preserve"> </w:t>
      </w:r>
      <w:r>
        <w:t xml:space="preserve">bundles skills and rules together,</w:t>
      </w:r>
      <w:r>
        <w:t xml:space="preserve"> </w:t>
      </w:r>
      <w:r>
        <w:t xml:space="preserve">and can also carry MCP servers and hooks,</w:t>
      </w:r>
      <w:r>
        <w:t xml:space="preserve"> </w:t>
      </w:r>
      <w:r>
        <w:t xml:space="preserve">so it is roughly the same unit as a Claude Code plugin.</w:t>
      </w:r>
    </w:p>
    <w:p>
      <w:pPr>
        <w:pStyle w:val="BodyText"/>
      </w:pPr>
      <w:r>
        <w:t xml:space="preserve">The registry and the Posit skill collection in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are two different distribution routes for the same kind of artifact.</w:t>
      </w:r>
      <w:r>
        <w:t xml:space="preserve"> </w:t>
      </w:r>
      <w:r>
        <w:t xml:space="preserve">Posit publishes its skills as a Git repository</w:t>
      </w:r>
      <w:r>
        <w:t xml:space="preserve"> </w:t>
      </w:r>
      <w:r>
        <w:t xml:space="preserve">that the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CLI or Claude Code’s plugin marketplace installs from;</w:t>
      </w:r>
      <w:r>
        <w:t xml:space="preserve"> </w:t>
      </w:r>
      <w:r>
        <w:t xml:space="preserve">Tessl installs from a GitHub repository URL as well as from its own registry</w:t>
      </w:r>
      <w:r>
        <w:t xml:space="preserve"> </w:t>
      </w:r>
      <w:r>
        <w:t xml:space="preserve">(the documentation’s example is</w:t>
      </w:r>
      <w:r>
        <w:t xml:space="preserve"> </w:t>
      </w:r>
      <w:r>
        <w:rPr>
          <w:rStyle w:val="VerbatimChar"/>
        </w:rPr>
        <w:t xml:space="preserve">tessl install https://github.com/anthropics/skills</w:t>
      </w:r>
      <w:r>
        <w:t xml:space="preserve">),</w:t>
      </w:r>
      <w:r>
        <w:t xml:space="preserve"> </w:t>
      </w:r>
      <w:r>
        <w:t xml:space="preserve">and either way writes the skill into the agent’s skills directory.</w:t>
      </w:r>
    </w:p>
    <w:bookmarkEnd w:id="138"/>
    <w:bookmarkStart w:id="139" w:name="installing-and-using-it"/>
    <w:p>
      <w:pPr>
        <w:pStyle w:val="Heading4"/>
      </w:pPr>
      <w:r>
        <w:t xml:space="preserve">Installing and using it</w:t>
      </w:r>
    </w:p>
    <w:p>
      <w:pPr>
        <w:pStyle w:val="FirstParagraph"/>
      </w:pPr>
      <w:r>
        <w:t xml:space="preserve">The CLI installs natively (</w:t>
      </w:r>
      <w:r>
        <w:rPr>
          <w:rStyle w:val="VerbatimChar"/>
        </w:rPr>
        <w:t xml:space="preserve">curl -fsSL https://get.tessl.io | sh</w:t>
      </w:r>
      <w:r>
        <w:t xml:space="preserve">),</w:t>
      </w:r>
      <w:r>
        <w:t xml:space="preserve"> </w:t>
      </w:r>
      <w:r>
        <w:t xml:space="preserve">through Homebrew, or on Windows through</w:t>
      </w:r>
      <w:r>
        <w:t xml:space="preserve"> </w:t>
      </w:r>
      <w:r>
        <w:rPr>
          <w:rStyle w:val="VerbatimChar"/>
        </w:rPr>
        <w:t xml:space="preserve">winget install tessl.tessl</w:t>
      </w:r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package is deprecated</w:t>
      </w:r>
      <w:r>
        <w:t xml:space="preserve"> </w:t>
      </w:r>
      <w:r>
        <w:t xml:space="preserve">(Tessl 2026b)</w:t>
      </w:r>
      <w:r>
        <w:t xml:space="preserve">.</w:t>
      </w:r>
      <w:r>
        <w:t xml:space="preserve"> </w:t>
      </w:r>
      <w:r>
        <w:t xml:space="preserve">If your organization’s policy requires it,</w:t>
      </w:r>
      <w:r>
        <w:t xml:space="preserve"> </w:t>
      </w:r>
      <w:r>
        <w:t xml:space="preserve">download and inspect the script before running it</w:t>
      </w:r>
      <w:r>
        <w:t xml:space="preserve"> </w:t>
      </w:r>
      <w:r>
        <w:t xml:space="preserve">rather than piping it straight to</w:t>
      </w:r>
      <w:r>
        <w:t xml:space="preserve"> </w:t>
      </w:r>
      <w:r>
        <w:rPr>
          <w:rStyle w:val="VerbatimChar"/>
        </w:rPr>
        <w:t xml:space="preserve">sh</w:t>
      </w:r>
      <w:r>
        <w:t xml:space="preserve">.</w:t>
      </w:r>
      <w:r>
        <w:t xml:space="preserve"> </w:t>
      </w:r>
      <w:r>
        <w:t xml:space="preserve">It needs Node.js 22.17 or later</w:t>
      </w:r>
      <w:r>
        <w:t xml:space="preserve"> </w:t>
      </w:r>
      <w:r>
        <w:t xml:space="preserve">(Tessl 2026e)</w:t>
      </w:r>
      <w:r>
        <w:t xml:space="preserve">,</w:t>
      </w:r>
      <w:r>
        <w:t xml:space="preserve"> </w:t>
      </w:r>
      <w:r>
        <w:t xml:space="preserve">and by default it checks for updates every three hours</w:t>
      </w:r>
      <w:r>
        <w:t xml:space="preserve"> </w:t>
      </w:r>
      <w:r>
        <w:t xml:space="preserve">and installs them silently</w:t>
      </w:r>
      <w:r>
        <w:t xml:space="preserve"> </w:t>
      </w:r>
      <w:r>
        <w:t xml:space="preserve">(Tessl 2026b)</w:t>
      </w:r>
      <w:r>
        <w:t xml:space="preserve">.</w:t>
      </w:r>
      <w:r>
        <w:t xml:space="preserve"> </w:t>
      </w:r>
      <w:r>
        <w:t xml:space="preserve">Logging in (</w:t>
      </w:r>
      <w:r>
        <w:rPr>
          <w:rStyle w:val="VerbatimChar"/>
        </w:rPr>
        <w:t xml:space="preserve">tessl login</w:t>
      </w:r>
      <w:r>
        <w:t xml:space="preserve">) uses a GitHub or Google account</w:t>
      </w:r>
      <w:r>
        <w:t xml:space="preserve"> </w:t>
      </w:r>
      <w:r>
        <w:t xml:space="preserve">and is optional for searching and installing.</w:t>
      </w:r>
    </w:p>
    <w:p>
      <w:pPr>
        <w:pStyle w:val="BodyText"/>
      </w:pPr>
      <w:r>
        <w:t xml:space="preserve">In a project,</w:t>
      </w:r>
      <w:r>
        <w:t xml:space="preserve"> </w:t>
      </w:r>
      <w:r>
        <w:rPr>
          <w:rStyle w:val="VerbatimChar"/>
        </w:rPr>
        <w:t xml:space="preserve">tessl init</w:t>
      </w:r>
      <w:r>
        <w:t xml:space="preserve"> </w:t>
      </w:r>
      <w:r>
        <w:t xml:space="preserve">detects the coding agents present</w:t>
      </w:r>
      <w:r>
        <w:t xml:space="preserve"> </w:t>
      </w:r>
      <w:r>
        <w:t xml:space="preserve">and configures each of them.</w:t>
      </w:r>
      <w:r>
        <w:t xml:space="preserve"> </w:t>
      </w:r>
      <w:r>
        <w:t xml:space="preserve">The supported list is Claude Code, Cursor, Codex, Gemini CLI, Antigravity,</w:t>
      </w:r>
      <w:r>
        <w:t xml:space="preserve"> </w:t>
      </w:r>
      <w:r>
        <w:t xml:space="preserve">GitHub Copilot CLI, and GitHub Copilot for VS Code,</w:t>
      </w:r>
      <w:r>
        <w:t xml:space="preserve"> </w:t>
      </w:r>
      <w:r>
        <w:t xml:space="preserve">with manual setup documented for other MCP-capable agents</w:t>
      </w:r>
      <w:r>
        <w:t xml:space="preserve"> </w:t>
      </w:r>
      <w:r>
        <w:t xml:space="preserve">such as OpenCode and OpenClaw</w:t>
      </w:r>
      <w:r>
        <w:t xml:space="preserve"> </w:t>
      </w:r>
      <w:r>
        <w:t xml:space="preserve">(Tessl 2026e)</w:t>
      </w:r>
      <w:r>
        <w:t xml:space="preserve">.</w:t>
      </w:r>
      <w:r>
        <w:t xml:space="preserve"> </w:t>
      </w:r>
      <w:r>
        <w:rPr>
          <w:rStyle w:val="VerbatimChar"/>
        </w:rPr>
        <w:t xml:space="preserve">tessl search "code review"</w:t>
      </w:r>
      <w:r>
        <w:t xml:space="preserve"> </w:t>
      </w:r>
      <w:r>
        <w:t xml:space="preserve">searches the registry by meaning</w:t>
      </w:r>
      <w:r>
        <w:t xml:space="preserve"> </w:t>
      </w:r>
      <w:r>
        <w:t xml:space="preserve">rather than by keyword,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install &lt;workspace&gt;/&lt;skill&gt;</w:t>
      </w:r>
      <w:r>
        <w:t xml:space="preserve"> </w:t>
      </w:r>
      <w:r>
        <w:t xml:space="preserve">installs a skill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.tessl/plugins/</w:t>
      </w:r>
      <w:r>
        <w:t xml:space="preserve"> </w:t>
      </w:r>
      <w:r>
        <w:t xml:space="preserve">and links it into each agent’s directory,</w:t>
      </w:r>
      <w:r>
        <w:t xml:space="preserve"> </w:t>
      </w:r>
      <w:r>
        <w:t xml:space="preserve">so for Claude Code the skill appears under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(Tessl 2026f)</w:t>
      </w:r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w:r>
        <w:rPr>
          <w:rStyle w:val="VerbatimChar"/>
        </w:rPr>
        <w:t xml:space="preserve">--global</w:t>
      </w:r>
      <w:r>
        <w:t xml:space="preserve"> </w:t>
      </w:r>
      <w:r>
        <w:t xml:space="preserve">installs into</w:t>
      </w:r>
      <w:r>
        <w:t xml:space="preserve"> </w:t>
      </w:r>
      <w:r>
        <w:rPr>
          <w:rStyle w:val="VerbatimChar"/>
        </w:rPr>
        <w:t xml:space="preserve">~/.tessl/</w:t>
      </w:r>
      <w:r>
        <w:t xml:space="preserve"> </w:t>
      </w:r>
      <w:r>
        <w:t xml:space="preserve">for every project instead.</w:t>
      </w:r>
      <w:r>
        <w:t xml:space="preserve"> </w:t>
      </w:r>
      <w:r>
        <w:t xml:space="preserve">On Windows the links are directory junctions,</w:t>
      </w:r>
      <w:r>
        <w:t xml:space="preserve"> </w:t>
      </w:r>
      <w:r>
        <w:t xml:space="preserve">so moving the project folder requires running</w:t>
      </w:r>
      <w:r>
        <w:t xml:space="preserve"> </w:t>
      </w:r>
      <w:r>
        <w:rPr>
          <w:rStyle w:val="VerbatimChar"/>
        </w:rPr>
        <w:t xml:space="preserve">tessl install</w:t>
      </w:r>
      <w:r>
        <w:t xml:space="preserve"> </w:t>
      </w:r>
      <w:r>
        <w:t xml:space="preserve">again.</w:t>
      </w:r>
    </w:p>
    <w:p>
      <w:pPr>
        <w:pStyle w:val="BodyText"/>
      </w:pPr>
      <w:r>
        <w:t xml:space="preserve">Before installing a third-party skill,</w:t>
      </w:r>
      <w:r>
        <w:t xml:space="preserve"> </w:t>
      </w:r>
      <w:r>
        <w:rPr>
          <w:rStyle w:val="VerbatimChar"/>
        </w:rPr>
        <w:t xml:space="preserve">tessl review run security ./path-to-skill</w:t>
      </w:r>
      <w:r>
        <w:t xml:space="preserve"> </w:t>
      </w:r>
      <w:r>
        <w:t xml:space="preserve">scans it</w:t>
      </w:r>
      <w:r>
        <w:t xml:space="preserve"> </w:t>
      </w:r>
      <w:r>
        <w:t xml:space="preserve">and returns a Snyk severity from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;</w:t>
      </w:r>
      <w:r>
        <w:t xml:space="preserve"> </w:t>
      </w:r>
      <w:r>
        <w:rPr>
          <w:rStyle w:val="VerbatimChar"/>
        </w:rPr>
        <w:t xml:space="preserve">--fail-on high</w:t>
      </w:r>
      <w:r>
        <w:t xml:space="preserve"> </w:t>
      </w:r>
      <w:r>
        <w:t xml:space="preserve">makes the command exit non-zero</w:t>
      </w:r>
      <w:r>
        <w:t xml:space="preserve"> </w:t>
      </w:r>
      <w:r>
        <w:t xml:space="preserve">for use in CI</w:t>
      </w:r>
      <w:r>
        <w:t xml:space="preserve"> </w:t>
      </w:r>
      <w:r>
        <w:t xml:space="preserve">(Tessl 2026c)</w:t>
      </w:r>
      <w:r>
        <w:t xml:space="preserve">.</w:t>
      </w:r>
      <w:r>
        <w:t xml:space="preserve"> </w:t>
      </w:r>
      <w:r>
        <w:t xml:space="preserve">Installing from the registry warns on critical and high findings</w:t>
      </w:r>
      <w:r>
        <w:t xml:space="preserve"> </w:t>
      </w:r>
      <w:r>
        <w:t xml:space="preserve">but leaves the decision to the user,</w:t>
      </w:r>
      <w:r>
        <w:t xml:space="preserve"> </w:t>
      </w:r>
      <w:r>
        <w:t xml:space="preserve">unless a workspace administrator has set an install policy that blocks them.</w:t>
      </w:r>
    </w:p>
    <w:bookmarkEnd w:id="139"/>
    <w:bookmarkStart w:id="140" w:name="pricing"/>
    <w:p>
      <w:pPr>
        <w:pStyle w:val="Heading4"/>
      </w:pPr>
      <w:r>
        <w:t xml:space="preserve">Pricing</w:t>
      </w:r>
    </w:p>
    <w:p>
      <w:pPr>
        <w:pStyle w:val="FirstParagraph"/>
      </w:pPr>
      <w:r>
        <w:t xml:space="preserve">Tessl charges by usage credits rather than by seat.</w:t>
      </w:r>
      <w:r>
        <w:t xml:space="preserve"> </w:t>
      </w:r>
      <w:r>
        <w:t xml:space="preserve">Publishing and installing skills and plugins is always free;</w:t>
      </w:r>
      <w:r>
        <w:t xml:space="preserve"> </w:t>
      </w:r>
      <w:r>
        <w:t xml:space="preserve">credits pay for reviews, evals, and Tessl Agent sessions,</w:t>
      </w:r>
      <w:r>
        <w:t xml:space="preserve"> </w:t>
      </w:r>
      <w:r>
        <w:t xml:space="preserve">and frontier models consume credits faster than the defaults.</w:t>
      </w:r>
      <w:r>
        <w:t xml:space="preserve"> </w:t>
      </w:r>
      <w:r>
        <w:t xml:space="preserve">The tiers as of 2026-09-09</w:t>
      </w:r>
      <w:r>
        <w:t xml:space="preserve"> </w:t>
      </w:r>
      <w:r>
        <w:t xml:space="preserve">(Tessl 2026g)</w:t>
      </w:r>
      <w:r>
        <w:t xml:space="preserve">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Free</w:t>
      </w:r>
      <w:r>
        <w:t xml:space="preserve">: 1,000 credits per month, one workspace,</w:t>
      </w:r>
      <w:r>
        <w:t xml:space="preserve"> </w:t>
      </w:r>
      <w:r>
        <w:t xml:space="preserve">free best-practice reviews on publicly published plugins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Team</w:t>
      </w:r>
      <w:r>
        <w:t xml:space="preserve">: $100 per month for 5,000 credits, top-ups, spending limits,</w:t>
      </w:r>
      <w:r>
        <w:t xml:space="preserve"> </w:t>
      </w:r>
      <w:r>
        <w:t xml:space="preserve">and role management within a workspace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Enterprise</w:t>
      </w:r>
      <w:r>
        <w:t xml:space="preserve">: custom pricing with multiple workspaces,</w:t>
      </w:r>
      <w:r>
        <w:t xml:space="preserve"> </w:t>
      </w:r>
      <w:r>
        <w:t xml:space="preserve">SAML single sign-on, install and publish controls,</w:t>
      </w:r>
      <w:r>
        <w:t xml:space="preserve"> </w:t>
      </w:r>
      <w:r>
        <w:t xml:space="preserve">mandatory skills, and bring-your-own-key models</w:t>
      </w:r>
    </w:p>
    <w:p>
      <w:pPr>
        <w:pStyle w:val="FirstParagraph"/>
      </w:pPr>
      <w:r>
        <w:t xml:space="preserve">The CLI collects telemetry by default,</w:t>
      </w:r>
      <w:r>
        <w:t xml:space="preserve"> </w:t>
      </w:r>
      <w:r>
        <w:t xml:space="preserve">and the documentation says this may include conversations,</w:t>
      </w:r>
      <w:r>
        <w:t xml:space="preserve"> </w:t>
      </w:r>
      <w:r>
        <w:t xml:space="preserve">code snippets, and file contents;</w:t>
      </w:r>
      <w:r>
        <w:t xml:space="preserve"> </w:t>
      </w:r>
      <w:r>
        <w:t xml:space="preserve">it can be turned off in the CLI configuration</w:t>
      </w:r>
      <w:r>
        <w:t xml:space="preserve"> </w:t>
      </w:r>
      <w:r>
        <w:t xml:space="preserve">(Tessl 2026d)</w:t>
      </w:r>
      <w:r>
        <w:t xml:space="preserve">.</w:t>
      </w:r>
      <w:r>
        <w:t xml:space="preserve"> </w:t>
      </w:r>
      <w:r>
        <w:t xml:space="preserve">Tessl also reserves the right to train on data from free-tier usage,</w:t>
      </w:r>
      <w:r>
        <w:t xml:space="preserve"> </w:t>
      </w:r>
      <w:r>
        <w:t xml:space="preserve">though it states it has not done so</w:t>
      </w:r>
      <w:r>
        <w:t xml:space="preserve"> </w:t>
      </w:r>
      <w:r>
        <w:t xml:space="preserve">(Tessl 2026d)</w:t>
      </w:r>
      <w:r>
        <w:t xml:space="preserve">.</w:t>
      </w:r>
    </w:p>
    <w:bookmarkEnd w:id="140"/>
    <w:bookmarkStart w:id="141" w:name="Xb4408fc2e5d71ebff0232714078b500b1e4cc02"/>
    <w:p>
      <w:pPr>
        <w:pStyle w:val="Heading4"/>
      </w:pPr>
      <w:r>
        <w:t xml:space="preserve">Useful to us? Marginally, for vetting skills; not as a package manager</w:t>
      </w:r>
    </w:p>
    <w:p>
      <w:pPr>
        <w:pStyle w:val="FirstParagraph"/>
      </w:pPr>
      <w:r>
        <w:t xml:space="preserve">The lab’s skills already live in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where they are version-controlled,</w:t>
      </w:r>
      <w:r>
        <w:t xml:space="preserve"> </w:t>
      </w:r>
      <w:r>
        <w:t xml:space="preserve">reviewed in pull requests,</w:t>
      </w:r>
      <w:r>
        <w:t xml:space="preserve"> </w:t>
      </w:r>
      <w:r>
        <w:t xml:space="preserve">and installed as a Claude Code plugin,</w:t>
      </w:r>
      <w:r>
        <w:t xml:space="preserve"> </w:t>
      </w:r>
      <w:r>
        <w:t xml:space="preserve">and the Posit skills the lab uses are copied into that repository</w:t>
      </w:r>
      <w:r>
        <w:t xml:space="preserve"> </w:t>
      </w:r>
      <w:r>
        <w:t xml:space="preserve">(see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).</w:t>
      </w:r>
      <w:r>
        <w:t xml:space="preserve"> </w:t>
      </w:r>
      <w:r>
        <w:t xml:space="preserve">Tessl’s package-manager features solve a problem the lab does not have:</w:t>
      </w:r>
      <w:r>
        <w:t xml:space="preserve"> </w:t>
      </w:r>
      <w:r>
        <w:t xml:space="preserve">one repository is the single source of skills,</w:t>
      </w:r>
      <w:r>
        <w:t xml:space="preserve"> </w:t>
      </w:r>
      <w:r>
        <w:t xml:space="preserve">so there is no sprawl to inventory,</w:t>
      </w:r>
      <w:r>
        <w:t xml:space="preserve"> </w:t>
      </w:r>
      <w:r>
        <w:t xml:space="preserve">and the governance, role, and policy features are built for organizations</w:t>
      </w:r>
      <w:r>
        <w:t xml:space="preserve"> </w:t>
      </w:r>
      <w:r>
        <w:t xml:space="preserve">with many teams rather than one.</w:t>
      </w:r>
      <w:r>
        <w:t xml:space="preserve"> </w:t>
      </w:r>
      <w:r>
        <w:t xml:space="preserve">Adopting the CLI would add a Node.js dependency,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tessl.json</w:t>
      </w:r>
      <w:r>
        <w:t xml:space="preserve"> </w:t>
      </w:r>
      <w:r>
        <w:t xml:space="preserve">manifest and</w:t>
      </w:r>
      <w:r>
        <w:t xml:space="preserve"> </w:t>
      </w:r>
      <w:r>
        <w:rPr>
          <w:rStyle w:val="VerbatimChar"/>
        </w:rPr>
        <w:t xml:space="preserve">.tessl/</w:t>
      </w:r>
      <w:r>
        <w:t xml:space="preserve"> </w:t>
      </w:r>
      <w:r>
        <w:t xml:space="preserve">directory to each project,</w:t>
      </w:r>
      <w:r>
        <w:t xml:space="preserve"> </w:t>
      </w:r>
      <w:r>
        <w:t xml:space="preserve">and telemetry that includes code by default.</w:t>
      </w:r>
    </w:p>
    <w:p>
      <w:pPr>
        <w:pStyle w:val="BodyText"/>
      </w:pPr>
      <w:r>
        <w:t xml:space="preserve">Two parts are worth using without adopting the rest.</w:t>
      </w:r>
      <w:r>
        <w:t xml:space="preserve"> </w:t>
      </w:r>
      <w:r>
        <w:t xml:space="preserve">The registry is a convenient place to browse public skills</w:t>
      </w:r>
      <w:r>
        <w:t xml:space="preserve"> </w:t>
      </w:r>
      <w:r>
        <w:t xml:space="preserve">and see a security-scan result and an eval score before copying one,</w:t>
      </w:r>
      <w:r>
        <w:t xml:space="preserve"> </w:t>
      </w:r>
      <w:r>
        <w:t xml:space="preserve">and the free</w:t>
      </w:r>
      <w:r>
        <w:t xml:space="preserve"> </w:t>
      </w:r>
      <w:r>
        <w:rPr>
          <w:rStyle w:val="VerbatimChar"/>
        </w:rPr>
        <w:t xml:space="preserve">tessl review run security</w:t>
      </w:r>
      <w:r>
        <w:t xml:space="preserve"> </w:t>
      </w:r>
      <w:r>
        <w:t xml:space="preserve">scan</w:t>
      </w:r>
      <w:r>
        <w:t xml:space="preserve"> </w:t>
      </w:r>
      <w:r>
        <w:t xml:space="preserve">is a quick check on a skill from an unfamiliar source</w:t>
      </w:r>
      <w:r>
        <w:t xml:space="preserve"> </w:t>
      </w:r>
      <w:r>
        <w:t xml:space="preserve">before it goes into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  <w:r>
        <w:t xml:space="preserve"> </w:t>
      </w:r>
      <w:r>
        <w:t xml:space="preserve">The eval model, running the same task with and without a skill</w:t>
      </w:r>
      <w:r>
        <w:t xml:space="preserve"> </w:t>
      </w:r>
      <w:r>
        <w:t xml:space="preserve">and comparing the results,</w:t>
      </w:r>
      <w:r>
        <w:t xml:space="preserve"> </w:t>
      </w:r>
      <w:r>
        <w:t xml:space="preserve">is the only part of Tessl the lab has no equivalent for,</w:t>
      </w:r>
      <w:r>
        <w:t xml:space="preserve"> </w:t>
      </w:r>
      <w:r>
        <w:t xml:space="preserve">and it is worth keeping in mind</w:t>
      </w:r>
      <w:r>
        <w:t xml:space="preserve"> </w:t>
      </w:r>
      <w:r>
        <w:t xml:space="preserve">if the lab ever wants evidence that a skill helps</w:t>
      </w:r>
      <w:r>
        <w:t xml:space="preserve"> </w:t>
      </w:r>
      <w:r>
        <w:t xml:space="preserve">rather than an impression that it does.</w:t>
      </w:r>
    </w:p>
    <w:bookmarkEnd w:id="141"/>
    <w:bookmarkEnd w:id="142"/>
    <w:bookmarkStart w:id="149" w:name="sec-ai-posit-skills"/>
    <w:p>
      <w:pPr>
        <w:pStyle w:val="Heading1"/>
      </w:pPr>
      <w:r>
        <w:t xml:space="preserve">11. The Posit Skill Collection</w:t>
      </w:r>
    </w:p>
    <w:p>
      <w:pPr>
        <w:pStyle w:val="FirstParagraph"/>
      </w:pPr>
      <w:hyperlink r:id="rId143">
        <w:r>
          <w:rPr>
            <w:rStyle w:val="Hyperlink"/>
          </w:rPr>
          <w:t xml:space="preserve">posit-dev/skills</w:t>
        </w:r>
      </w:hyperlink>
      <w:r>
        <w:t xml:space="preserve"> </w:t>
      </w:r>
      <w:r>
        <w:t xml:space="preserve">is the collection of</w:t>
      </w:r>
      <w:r>
        <w:t xml:space="preserve"> </w:t>
      </w: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published by Posit</w:t>
      </w:r>
      <w:r>
        <w:t xml:space="preserve"> </w:t>
      </w:r>
      <w:r>
        <w:t xml:space="preserve">(see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for what a skill is)</w:t>
      </w:r>
      <w:r>
        <w:t xml:space="preserve"> </w:t>
      </w:r>
      <w:r>
        <w:t xml:space="preserve">for R, Python, Quarto, and Shiny work.</w:t>
      </w:r>
      <w:r>
        <w:t xml:space="preserve"> </w:t>
      </w:r>
      <w:r>
        <w:t xml:space="preserve">It is MIT-licensed,</w:t>
      </w:r>
      <w:r>
        <w:t xml:space="preserve"> </w:t>
      </w:r>
      <w:r>
        <w:t xml:space="preserve">and its skills load in Claude Code, Claude.ai, or through the Claude API,</w:t>
      </w:r>
      <w:r>
        <w:t xml:space="preserve"> </w:t>
      </w:r>
      <w:r>
        <w:t xml:space="preserve">or in any other skills-compatible agent.</w:t>
      </w:r>
      <w:r>
        <w:t xml:space="preserve"> </w:t>
      </w:r>
      <w:r>
        <w:t xml:space="preserve">The notes below reflect the repository’s README as read on 2026-09-01.</w:t>
      </w:r>
    </w:p>
    <w:bookmarkStart w:id="144" w:name="what-it-contains"/>
    <w:p>
      <w:pPr>
        <w:pStyle w:val="Heading4"/>
      </w:pPr>
      <w:r>
        <w:t xml:space="preserve">What it contains</w:t>
      </w:r>
    </w:p>
    <w:p>
      <w:pPr>
        <w:pStyle w:val="FirstParagraph"/>
      </w:pPr>
      <w:r>
        <w:t xml:space="preserve">The skills are grouped into eight categories,</w:t>
      </w:r>
      <w:r>
        <w:t xml:space="preserve"> </w:t>
      </w:r>
      <w:r>
        <w:t xml:space="preserve">each of which can be installed on its own: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posit-dev</w:t>
      </w:r>
      <w:r>
        <w:t xml:space="preserve">: general developer skills, including an adversarial</w:t>
      </w:r>
      <w:r>
        <w:t xml:space="preserve"> </w:t>
      </w:r>
      <w:r>
        <w:rPr>
          <w:rStyle w:val="VerbatimChar"/>
        </w:rPr>
        <w:t xml:space="preserve">critical-code-reviewer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describe-design</w:t>
      </w:r>
      <w:r>
        <w:t xml:space="preserve"> </w:t>
      </w:r>
      <w:r>
        <w:t xml:space="preserve">for architecture documentation with Mermaid diagrams,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review-testing</w:t>
      </w:r>
      <w:r>
        <w:t xml:space="preserve"> </w:t>
      </w:r>
      <w:r>
        <w:t xml:space="preserve">for auditing test code after a change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github</w:t>
      </w:r>
      <w:r>
        <w:t xml:space="preserve">: pull-request workflows,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pr-create</w:t>
      </w:r>
      <w:r>
        <w:t xml:space="preserve">, which opens a PR and then watches CI and debugs failures until it passes,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pr-threads-address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pr-threads-resolve</w:t>
      </w:r>
      <w:r>
        <w:t xml:space="preserve"> </w:t>
      </w:r>
      <w:r>
        <w:t xml:space="preserve">for review threads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open-source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create-release-checklist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release-post</w:t>
      </w:r>
      <w:r>
        <w:t xml:space="preserve"> </w:t>
      </w:r>
      <w:r>
        <w:t xml:space="preserve">for R and Python package releases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r-lib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testing-r-packages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testthat</w:t>
      </w:r>
      <w:r>
        <w:t xml:space="preserve"> </w:t>
      </w:r>
      <w:r>
        <w:t xml:space="preserve">3+),</w:t>
      </w:r>
      <w:r>
        <w:t xml:space="preserve"> </w:t>
      </w:r>
      <w:r>
        <w:rPr>
          <w:rStyle w:val="VerbatimChar"/>
        </w:rPr>
        <w:t xml:space="preserve">cli</w:t>
      </w:r>
      <w:r>
        <w:t xml:space="preserve">,</w:t>
      </w:r>
      <w:r>
        <w:t xml:space="preserve"> </w:t>
      </w:r>
      <w:r>
        <w:rPr>
          <w:rStyle w:val="VerbatimChar"/>
        </w:rPr>
        <w:t xml:space="preserve">cran-extrachecks</w:t>
      </w:r>
      <w:r>
        <w:t xml:space="preserve">,</w:t>
      </w:r>
      <w:r>
        <w:t xml:space="preserve"> </w:t>
      </w:r>
      <w:r>
        <w:rPr>
          <w:rStyle w:val="VerbatimChar"/>
        </w:rPr>
        <w:t xml:space="preserve">lifecycle</w:t>
      </w:r>
      <w:r>
        <w:t xml:space="preserve">,</w:t>
      </w:r>
      <w:r>
        <w:t xml:space="preserve"> </w:t>
      </w:r>
      <w:r>
        <w:rPr>
          <w:rStyle w:val="VerbatimChar"/>
        </w:rPr>
        <w:t xml:space="preserve">r-package-development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mirai</w:t>
      </w:r>
      <w:r>
        <w:t xml:space="preserve"> </w:t>
      </w:r>
      <w:r>
        <w:t xml:space="preserve">(asynchronous and parallel R), and</w:t>
      </w:r>
      <w:r>
        <w:t xml:space="preserve"> </w:t>
      </w:r>
      <w:r>
        <w:rPr>
          <w:rStyle w:val="VerbatimChar"/>
        </w:rPr>
        <w:t xml:space="preserve">alt-text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b/>
          <w:bCs/>
        </w:rPr>
        <w:t xml:space="preserve">ggsql</w:t>
      </w:r>
      <w:r>
        <w:t xml:space="preserve">: writing queries in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 a grammar of graphics for SQL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shiny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brand-yml</w:t>
      </w:r>
      <w:r>
        <w:t xml:space="preserve">,</w:t>
      </w:r>
      <w:r>
        <w:t xml:space="preserve"> </w:t>
      </w:r>
      <w:r>
        <w:rPr>
          <w:rStyle w:val="VerbatimChar"/>
        </w:rPr>
        <w:t xml:space="preserve">shiny-bslib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shiny-bslib-theming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quarto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brand-yml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authoring</w:t>
      </w:r>
      <w:r>
        <w:t xml:space="preserve"> </w:t>
      </w:r>
      <w:r>
        <w:t xml:space="preserve">(including migration from R Markdown and</w:t>
      </w:r>
      <w:r>
        <w:t xml:space="preserve"> </w:t>
      </w:r>
      <w:r>
        <w:rPr>
          <w:rStyle w:val="VerbatimChar"/>
        </w:rPr>
        <w:t xml:space="preserve">bookdown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alt-text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connect</w:t>
      </w:r>
      <w:r>
        <w:t xml:space="preserve">:</w:t>
      </w:r>
      <w:r>
        <w:t xml:space="preserve"> </w:t>
      </w:r>
      <w:r>
        <w:rPr>
          <w:rStyle w:val="VerbatimChar"/>
        </w:rPr>
        <w:t xml:space="preserve">deploy-to-connect</w:t>
      </w:r>
      <w:r>
        <w:t xml:space="preserve"> </w:t>
      </w:r>
      <w:r>
        <w:t xml:space="preserve">for Posit Connect</w:t>
      </w:r>
    </w:p>
    <w:p>
      <w:pPr>
        <w:pStyle w:val="FirstParagraph"/>
      </w:pPr>
      <w:r>
        <w:t xml:space="preserve">Each skill carries an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in its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frontmatter,</w:t>
      </w:r>
      <w:r>
        <w:t xml:space="preserve"> </w:t>
      </w:r>
      <w:r>
        <w:t xml:space="preserve">so a copied skill stays attributable.</w:t>
      </w:r>
    </w:p>
    <w:bookmarkEnd w:id="144"/>
    <w:bookmarkStart w:id="145" w:name="how-to-install-it"/>
    <w:p>
      <w:pPr>
        <w:pStyle w:val="Heading4"/>
      </w:pPr>
      <w:r>
        <w:t xml:space="preserve">How to install it</w:t>
      </w:r>
    </w:p>
    <w:p>
      <w:pPr>
        <w:pStyle w:val="FirstParagraph"/>
      </w:pPr>
      <w:r>
        <w:t xml:space="preserve">The README documents these routes:</w:t>
      </w:r>
    </w:p>
    <w:p>
      <w:pPr>
        <w:pStyle w:val="Compact"/>
        <w:numPr>
          <w:ilvl w:val="0"/>
          <w:numId w:val="1064"/>
        </w:numPr>
      </w:pPr>
      <w:r>
        <w:t xml:space="preserve">the cross-agent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npx skills add posit-dev/skills --list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--skill &lt;name&gt;</w:t>
      </w:r>
      <w:r>
        <w:t xml:space="preserve">),</w:t>
      </w:r>
      <w:r>
        <w:t xml:space="preserve"> </w:t>
      </w:r>
      <w:r>
        <w:t xml:space="preserve">which targets Claude Code, Codex, Cursor, Cline, and others</w:t>
      </w:r>
    </w:p>
    <w:p>
      <w:pPr>
        <w:pStyle w:val="Compact"/>
        <w:numPr>
          <w:ilvl w:val="0"/>
          <w:numId w:val="1064"/>
        </w:numPr>
      </w:pPr>
      <w:r>
        <w:t xml:space="preserve">in Claude Code, adding the repository as a plugin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 posit-dev/skills</w:t>
      </w:r>
      <w:r>
        <w:t xml:space="preserve">) and then choosing categories in the plugin UI</w:t>
      </w:r>
    </w:p>
    <w:p>
      <w:pPr>
        <w:pStyle w:val="Compact"/>
        <w:numPr>
          <w:ilvl w:val="0"/>
          <w:numId w:val="1064"/>
        </w:numPr>
      </w:pPr>
      <w:r>
        <w:t xml:space="preserve">in Claude Code, installing a category directly (</w:t>
      </w:r>
      <w:r>
        <w:rPr>
          <w:rStyle w:val="VerbatimChar"/>
        </w:rPr>
        <w:t xml:space="preserve">/plugin install &lt;category&gt;@posit-dev-skills</w:t>
      </w:r>
      <w:r>
        <w:t xml:space="preserve">)</w:t>
      </w:r>
    </w:p>
    <w:p>
      <w:pPr>
        <w:pStyle w:val="Compact"/>
        <w:numPr>
          <w:ilvl w:val="0"/>
          <w:numId w:val="1064"/>
        </w:numPr>
      </w:pPr>
      <w:r>
        <w:t xml:space="preserve">copying skill folders into the agent’s skills directory by hand</w:t>
      </w:r>
    </w:p>
    <w:p>
      <w:pPr>
        <w:pStyle w:val="Compact"/>
        <w:numPr>
          <w:ilvl w:val="0"/>
          <w:numId w:val="1064"/>
        </w:numPr>
      </w:pPr>
      <w:r>
        <w:t xml:space="preserve">uploading a skill to Claude.ai, or loading it through the Skills API</w:t>
      </w:r>
    </w:p>
    <w:p>
      <w:pPr>
        <w:pStyle w:val="FirstParagraph"/>
      </w:pPr>
      <w:r>
        <w:t xml:space="preserve">Once installed, the agent activates a skill from its description</w:t>
      </w:r>
      <w:r>
        <w:t xml:space="preserve"> </w:t>
      </w:r>
      <w:r>
        <w:t xml:space="preserve">rather than on an explicit command,</w:t>
      </w:r>
      <w:r>
        <w:t xml:space="preserve"> </w:t>
      </w:r>
      <w:r>
        <w:t xml:space="preserve">which is the progressive-disclosure model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describes.</w:t>
      </w:r>
    </w:p>
    <w:bookmarkEnd w:id="145"/>
    <w:bookmarkStart w:id="148" w:name="X972d58b527e1d51ee9b83906fa4fdaaef94e528"/>
    <w:p>
      <w:pPr>
        <w:pStyle w:val="Heading4"/>
      </w:pPr>
      <w:r>
        <w:t xml:space="preserve">Useful to us? Yes, and largely already adopted</w:t>
      </w:r>
    </w:p>
    <w:p>
      <w:pPr>
        <w:pStyle w:val="FirstParagraph"/>
      </w:pPr>
      <w:r>
        <w:t xml:space="preserve">The R and Quarto skills match this lab’s daily work,</w:t>
      </w:r>
      <w:r>
        <w:t xml:space="preserve"> </w:t>
      </w:r>
      <w:r>
        <w:t xml:space="preserve">and nine of them are already copied into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adapted for that repository’s conventions</w:t>
      </w:r>
      <w:r>
        <w:t xml:space="preserve"> </w:t>
      </w:r>
      <w:r>
        <w:t xml:space="preserve">with the upstream MIT license text kept alongside them: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brand-yml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cli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cran-extrachecks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create-release-checklist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lifecycle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quarto-authoring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r-package-development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release-post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testing-r-packages</w:t>
      </w:r>
    </w:p>
    <w:p>
      <w:pPr>
        <w:pStyle w:val="FirstParagraph"/>
      </w:pPr>
      <w:r>
        <w:t xml:space="preserve">Copying the skills in rather than installing the marketplace plugin</w:t>
      </w:r>
      <w:r>
        <w:t xml:space="preserve"> </w:t>
      </w:r>
      <w:r>
        <w:t xml:space="preserve">lets them follow the lab’s own review and hook conventions,</w:t>
      </w:r>
      <w:r>
        <w:t xml:space="preserve"> </w:t>
      </w:r>
      <w:r>
        <w:t xml:space="preserve">at the cost of tracking upstream changes by hand.</w:t>
      </w:r>
      <w:r>
        <w:t xml:space="preserve"> </w:t>
      </w:r>
      <w:r>
        <w:t xml:space="preserve">Four categories are not adopted.</w:t>
      </w:r>
      <w:r>
        <w:t xml:space="preserve"> </w:t>
      </w:r>
      <w:r>
        <w:t xml:space="preserve">Three of them have the least overlap with lab work:</w:t>
      </w:r>
      <w:r>
        <w:t xml:space="preserve"> </w:t>
      </w:r>
      <w:r>
        <w:t xml:space="preserve">Shiny app development,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 and Posit Connect deployment.</w:t>
      </w:r>
      <w:r>
        <w:t xml:space="preserve"> </w:t>
      </w:r>
      <w:r>
        <w:t xml:space="preserve">The fourth,</w:t>
      </w:r>
      <w:r>
        <w:t xml:space="preserve"> </w:t>
      </w:r>
      <w:r>
        <w:rPr>
          <w:rStyle w:val="VerbatimChar"/>
        </w:rPr>
        <w:t xml:space="preserve">posit-dev</w:t>
      </w:r>
      <w:r>
        <w:t xml:space="preserve">, overlaps with practices the lab already has: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critical-code-reviewer</w:t>
      </w:r>
      <w:r>
        <w:t xml:space="preserve"> </w:t>
      </w:r>
      <w:r>
        <w:t xml:space="preserve">parallels the adversarial self-review subagent</w:t>
      </w:r>
      <w:r>
        <w:t xml:space="preserve"> </w:t>
      </w:r>
      <w:r>
        <w:t xml:space="preserve">that the lab’s agent configuration dispatches before every push,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new-work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working-on</w:t>
      </w:r>
      <w:r>
        <w:t xml:space="preserve"> </w:t>
      </w:r>
      <w:r>
        <w:t xml:space="preserve">keep a per-task tracking document</w:t>
      </w:r>
      <w:r>
        <w:t xml:space="preserve"> </w:t>
      </w:r>
      <w:r>
        <w:t xml:space="preserve">where the lab uses the issue tracker and a session notebook.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skills likewise overlap with the lab’s own</w:t>
      </w:r>
      <w:r>
        <w:t xml:space="preserve"> </w:t>
      </w:r>
      <w:hyperlink r:id="rId146">
        <w:r>
          <w:rPr>
            <w:rStyle w:val="Hyperlink"/>
          </w:rPr>
          <w:t xml:space="preserve">pull-request workflow</w:t>
        </w:r>
      </w:hyperlink>
      <w:r>
        <w:t xml:space="preserve"> </w:t>
      </w:r>
      <w:r>
        <w:t xml:space="preserve">and with the review setup in</w:t>
      </w:r>
      <w:r>
        <w:t xml:space="preserve"> </w:t>
      </w:r>
      <w:hyperlink r:id="rId147">
        <w:r>
          <w:rPr>
            <w:rStyle w:val="Hyperlink"/>
          </w:rPr>
          <w:t xml:space="preserve">Claude Code Action review</w:t>
        </w:r>
      </w:hyperlink>
      <w:r>
        <w:t xml:space="preserve">,</w:t>
      </w:r>
      <w:r>
        <w:t xml:space="preserve"> </w:t>
      </w:r>
      <w:r>
        <w:t xml:space="preserve">so both categories are worth reading for ideas</w:t>
      </w:r>
      <w:r>
        <w:t xml:space="preserve"> </w:t>
      </w:r>
      <w:r>
        <w:t xml:space="preserve">rather than installing alongside that tooling.</w:t>
      </w:r>
      <w:r>
        <w:t xml:space="preserve"> </w:t>
      </w:r>
      <w:r>
        <w:t xml:space="preserve">The contribution guidance in the repository recommends Anthropic’s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 </w:t>
      </w:r>
      <w:r>
        <w:t xml:space="preserve">skill for authoring new skills.</w:t>
      </w:r>
    </w:p>
    <w:bookmarkEnd w:id="148"/>
    <w:bookmarkEnd w:id="149"/>
    <w:bookmarkStart w:id="174" w:name="sec-ai-posit-dev-ai-repos"/>
    <w:p>
      <w:pPr>
        <w:pStyle w:val="Heading1"/>
      </w:pPr>
      <w:r>
        <w:t xml:space="preserve">12. Posit AI Tooling on GitHub</w:t>
      </w:r>
    </w:p>
    <w:p>
      <w:pPr>
        <w:pStyle w:val="FirstParagraph"/>
      </w:pPr>
      <w:r>
        <w:t xml:space="preserve">The</w:t>
      </w:r>
      <w:r>
        <w:t xml:space="preserve"> </w:t>
      </w:r>
      <w:hyperlink r:id="rId150">
        <w:r>
          <w:rPr>
            <w:rStyle w:val="VerbatimChar"/>
          </w:rPr>
          <w:t xml:space="preserve">posit-dev</w:t>
        </w:r>
      </w:hyperlink>
      <w:r>
        <w:t xml:space="preserve"> </w:t>
      </w:r>
      <w:r>
        <w:t xml:space="preserve">GitHub organization</w:t>
      </w:r>
      <w:r>
        <w:t xml:space="preserve"> </w:t>
      </w:r>
      <w:r>
        <w:t xml:space="preserve">holds the open-source work of Posit PBC that does not live under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rstudio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r-lib</w:t>
      </w:r>
      <w:r>
        <w:t xml:space="preserve">, or</w:t>
      </w:r>
      <w:r>
        <w:t xml:space="preserve"> </w:t>
      </w:r>
      <w:r>
        <w:rPr>
          <w:rStyle w:val="VerbatimChar"/>
        </w:rPr>
        <w:t xml:space="preserve">quarto-dev</w:t>
      </w:r>
      <w:r>
        <w:t xml:space="preserve"> </w:t>
      </w:r>
      <w:r>
        <w:t xml:space="preserve">organizations.</w:t>
      </w:r>
      <w:r>
        <w:t xml:space="preserve"> </w:t>
      </w:r>
      <w:r>
        <w:t xml:space="preserve">Much of the LLM tooling from Posit started there,</w:t>
      </w:r>
      <w:r>
        <w:t xml:space="preserve"> </w:t>
      </w:r>
      <w:r>
        <w:t xml:space="preserve">so this section reviews the organization for repositories relevant to working with AI.</w:t>
      </w:r>
      <w:r>
        <w:t xml:space="preserve"> </w:t>
      </w:r>
      <w:r>
        <w:t xml:space="preserve">The Posit skill collection,</w:t>
      </w:r>
      <w:r>
        <w:t xml:space="preserve"> </w:t>
      </w:r>
      <w:r>
        <w:rPr>
          <w:rStyle w:val="VerbatimChar"/>
        </w:rPr>
        <w:t xml:space="preserve">posit-dev/skills</w:t>
      </w:r>
      <w:r>
        <w:t xml:space="preserve">, is covered separately in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and is not repeated here.</w:t>
      </w:r>
    </w:p>
    <w:p>
      <w:pPr>
        <w:pStyle w:val="BodyText"/>
      </w:pPr>
      <w:r>
        <w:t xml:space="preserve">The listing below was derived from the GitHub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gh repo list posit-dev --limit 300</w:t>
      </w:r>
      <w:r>
        <w:t xml:space="preserve">) rather than from browsing the website.</w:t>
      </w:r>
      <w:r>
        <w:t xml:space="preserve"> </w:t>
      </w:r>
      <w:r>
        <w:t xml:space="preserve">The organization had 226 public repositories,</w:t>
      </w:r>
      <w:r>
        <w:t xml:space="preserve"> </w:t>
      </w:r>
      <w:r>
        <w:t xml:space="preserve">of which the 16 below are about building with or evaluating LLMs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Star counts and last-push dates are as of the same date.</w:t>
      </w:r>
      <w:r>
        <w:t xml:space="preserve"> </w:t>
      </w:r>
      <w:r>
        <w:t xml:space="preserve">The rest of the organization is Positron and its extensions,</w:t>
      </w:r>
      <w:r>
        <w:t xml:space="preserve"> </w:t>
      </w:r>
      <w:r>
        <w:t xml:space="preserve">Shiny for Python,</w:t>
      </w:r>
      <w:r>
        <w:t xml:space="preserve"> </w:t>
      </w:r>
      <w:r>
        <w:rPr>
          <w:rStyle w:val="VerbatimChar"/>
        </w:rPr>
        <w:t xml:space="preserve">great-tables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pointblank</w:t>
      </w:r>
      <w:r>
        <w:t xml:space="preserve">,</w:t>
      </w:r>
      <w:r>
        <w:t xml:space="preserve"> </w:t>
      </w:r>
      <w:r>
        <w:rPr>
          <w:rStyle w:val="VerbatimChar"/>
        </w:rPr>
        <w:t xml:space="preserve">air</w:t>
      </w:r>
      <w:r>
        <w:t xml:space="preserve">,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</w:t>
      </w:r>
      <w:r>
        <w:t xml:space="preserve"> </w:t>
      </w:r>
      <w:r>
        <w:t xml:space="preserve">Posit Team deployment tooling, container images, and workshop material.</w:t>
      </w:r>
    </w:p>
    <w:bookmarkStart w:id="170" w:name="ai-related-repositories"/>
    <w:p>
      <w:pPr>
        <w:pStyle w:val="Heading4"/>
      </w:pPr>
      <w:r>
        <w:t xml:space="preserve">AI-related repositories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Last push</w:t>
            </w:r>
          </w:p>
        </w:tc>
        <w:tc>
          <w:tcPr/>
          <w:p>
            <w:pPr>
              <w:pStyle w:val="Compact"/>
            </w:pPr>
            <w:r>
              <w:t xml:space="preserve">Verdict for this lab</w:t>
            </w:r>
          </w:p>
        </w:tc>
      </w:tr>
      <w:tr>
        <w:tc>
          <w:tcPr/>
          <w:p>
            <w:pPr>
              <w:pStyle w:val="Compact"/>
            </w:pPr>
            <w:hyperlink r:id="rId151">
              <w:r>
                <w:rPr>
                  <w:rStyle w:val="VerbatimChar"/>
                </w:rPr>
                <w:t xml:space="preserve">querychat</w:t>
              </w:r>
            </w:hyperlink>
            <w:r>
              <w:t xml:space="preserve"> </w:t>
            </w:r>
            <w:r>
              <w:t xml:space="preserve">(Posit PBC 2026m)</w:t>
            </w:r>
          </w:p>
        </w:tc>
        <w:tc>
          <w:tcPr/>
          <w:p>
            <w:pPr>
              <w:pStyle w:val="Compact"/>
            </w:pPr>
            <w:r>
              <w:t xml:space="preserve">Natural-language exploration of tabular data, translated to SQL, for R and Python Shiny apps</w:t>
            </w:r>
          </w:p>
        </w:tc>
        <w:tc>
          <w:tcPr/>
          <w:p>
            <w:pPr>
              <w:pStyle w:val="Compact"/>
            </w:pPr>
            <w:r>
              <w:t xml:space="preserve">Python, R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Maybe: a safe pattern for letting an LLM query a data frame</w:t>
            </w:r>
          </w:p>
        </w:tc>
      </w:tr>
      <w:tr>
        <w:tc>
          <w:tcPr/>
          <w:p>
            <w:pPr>
              <w:pStyle w:val="Compact"/>
            </w:pPr>
            <w:hyperlink r:id="rId152">
              <w:r>
                <w:rPr>
                  <w:rStyle w:val="VerbatimChar"/>
                </w:rPr>
                <w:t xml:space="preserve">mcptools</w:t>
              </w:r>
            </w:hyperlink>
            <w:r>
              <w:t xml:space="preserve"> </w:t>
            </w:r>
            <w:r>
              <w:t xml:space="preserve">(Posit PBC 2026i)</w:t>
            </w:r>
          </w:p>
        </w:tc>
        <w:tc>
          <w:tcPr/>
          <w:p>
            <w:pPr>
              <w:pStyle w:val="Compact"/>
            </w:pPr>
            <w:r>
              <w:t xml:space="preserve">Model Context Protocol for R: expose a running R session as an MCP server, or register MCP servers with</w:t>
            </w:r>
            <w:r>
              <w:t xml:space="preserve"> </w:t>
            </w:r>
            <w:r>
              <w:rPr>
                <w:rStyle w:val="VerbatimChar"/>
              </w:rPr>
              <w:t xml:space="preserve">ellmer</w:t>
            </w:r>
            <w:r>
              <w:t xml:space="preserve"> </w:t>
            </w:r>
            <w:r>
              <w:t xml:space="preserve">chats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t xml:space="preserve">2026-08-22</w:t>
            </w:r>
          </w:p>
        </w:tc>
        <w:tc>
          <w:tcPr/>
          <w:p>
            <w:pPr>
              <w:pStyle w:val="Compact"/>
            </w:pPr>
            <w:r>
              <w:t xml:space="preserve">Yes: the MCP layer</w:t>
            </w:r>
            <w:r>
              <w:t xml:space="preserve"> </w:t>
            </w:r>
            <w:r>
              <w:rPr>
                <w:rStyle w:val="VerbatimChar"/>
              </w:rPr>
              <w:t xml:space="preserve">btw</w:t>
            </w:r>
            <w:r>
              <w:t xml:space="preserve"> </w:t>
            </w:r>
            <w:r>
              <w:t xml:space="preserve">uses, and the way to expose a lab function as a tool</w:t>
            </w:r>
          </w:p>
        </w:tc>
      </w:tr>
      <w:tr>
        <w:tc>
          <w:tcPr/>
          <w:p>
            <w:pPr>
              <w:pStyle w:val="Compact"/>
            </w:pPr>
            <w:hyperlink r:id="rId153">
              <w:r>
                <w:rPr>
                  <w:rStyle w:val="VerbatimChar"/>
                </w:rPr>
                <w:t xml:space="preserve">chatlas</w:t>
              </w:r>
            </w:hyperlink>
            <w:r>
              <w:t xml:space="preserve"> </w:t>
            </w:r>
            <w:r>
              <w:t xml:space="preserve">(Posit PBC 2026e)</w:t>
            </w:r>
          </w:p>
        </w:tc>
        <w:tc>
          <w:tcPr/>
          <w:p>
            <w:pPr>
              <w:pStyle w:val="Compact"/>
            </w:pPr>
            <w:r>
              <w:t xml:space="preserve">Python client for LLM chat and tool calling, the Python counterpart of</w:t>
            </w:r>
            <w:r>
              <w:t xml:space="preserve"> </w:t>
            </w:r>
            <w:r>
              <w:rPr>
                <w:rStyle w:val="VerbatimChar"/>
              </w:rPr>
              <w:t xml:space="preserve">ellmer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No: the lab builds in R</w:t>
            </w:r>
          </w:p>
        </w:tc>
      </w:tr>
      <w:tr>
        <w:tc>
          <w:tcPr/>
          <w:p>
            <w:pPr>
              <w:pStyle w:val="Compact"/>
            </w:pPr>
            <w:hyperlink r:id="rId154">
              <w:r>
                <w:rPr>
                  <w:rStyle w:val="VerbatimChar"/>
                </w:rPr>
                <w:t xml:space="preserve">shinychat</w:t>
              </w:r>
            </w:hyperlink>
            <w:r>
              <w:t xml:space="preserve"> </w:t>
            </w:r>
            <w:r>
              <w:t xml:space="preserve">(Posit PBC 2026p)</w:t>
            </w:r>
          </w:p>
        </w:tc>
        <w:tc>
          <w:tcPr/>
          <w:p>
            <w:pPr>
              <w:pStyle w:val="Compact"/>
            </w:pPr>
            <w:r>
              <w:t xml:space="preserve">Chat UI component for Shiny, in R and Python</w:t>
            </w:r>
          </w:p>
        </w:tc>
        <w:tc>
          <w:tcPr/>
          <w:p>
            <w:pPr>
              <w:pStyle w:val="Compact"/>
            </w:pPr>
            <w:r>
              <w:t xml:space="preserve">TypeScript, R, Python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Maybe: only if a lab app needs a chat panel</w:t>
            </w:r>
          </w:p>
        </w:tc>
      </w:tr>
      <w:tr>
        <w:tc>
          <w:tcPr/>
          <w:p>
            <w:pPr>
              <w:pStyle w:val="Compact"/>
            </w:pPr>
            <w:hyperlink r:id="rId155">
              <w:r>
                <w:rPr>
                  <w:rStyle w:val="VerbatimChar"/>
                </w:rPr>
                <w:t xml:space="preserve">btw</w:t>
              </w:r>
            </w:hyperlink>
            <w:r>
              <w:t xml:space="preserve"> </w:t>
            </w:r>
            <w:r>
              <w:t xml:space="preserve">(Posit PBC 2026d)</w:t>
            </w:r>
          </w:p>
        </w:tc>
        <w:tc>
          <w:tcPr/>
          <w:p>
            <w:pPr>
              <w:pStyle w:val="Compact"/>
            </w:pPr>
            <w:r>
              <w:t xml:space="preserve">Toolkit for giving LLMs context about an R session: copy context to the clipboard, chat in the IDE, or connect R to coding agents through</w:t>
            </w:r>
            <w:r>
              <w:t xml:space="preserve"> </w:t>
            </w:r>
            <w:r>
              <w:rPr>
                <w:rStyle w:val="VerbatimChar"/>
              </w:rPr>
              <w:t xml:space="preserve">mcptools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Yes: the most direct fit for an R-centric workflow</w:t>
            </w:r>
          </w:p>
        </w:tc>
      </w:tr>
      <w:tr>
        <w:tc>
          <w:tcPr/>
          <w:p>
            <w:pPr>
              <w:pStyle w:val="Compact"/>
            </w:pPr>
            <w:hyperlink r:id="rId156">
              <w:r>
                <w:rPr>
                  <w:rStyle w:val="VerbatimChar"/>
                </w:rPr>
                <w:t xml:space="preserve">mcp-repl</w:t>
              </w:r>
            </w:hyperlink>
            <w:r>
              <w:t xml:space="preserve"> </w:t>
            </w:r>
            <w:r>
              <w:t xml:space="preserve">(Posit PBC 2026h)</w:t>
            </w:r>
          </w:p>
        </w:tc>
        <w:tc>
          <w:tcPr/>
          <w:p>
            <w:pPr>
              <w:pStyle w:val="Compact"/>
            </w:pPr>
            <w:r>
              <w:t xml:space="preserve">Sandboxed MCP server that keeps a persistent R or Python session alive across an agent’s tool calls, with plots returned as images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2026-07-27</w:t>
            </w:r>
          </w:p>
        </w:tc>
        <w:tc>
          <w:tcPr/>
          <w:p>
            <w:pPr>
              <w:pStyle w:val="Compact"/>
            </w:pPr>
            <w:r>
              <w:t xml:space="preserve">Yes, untried: replaces</w:t>
            </w:r>
            <w:r>
              <w:t xml:space="preserve"> </w:t>
            </w:r>
            <w:r>
              <w:rPr>
                <w:rStyle w:val="VerbatimChar"/>
              </w:rPr>
              <w:t xml:space="preserve">Rscript -e</w:t>
            </w:r>
            <w:r>
              <w:t xml:space="preserve"> </w:t>
            </w:r>
            <w:r>
              <w:t xml:space="preserve">round trips in Claude Code</w:t>
            </w:r>
          </w:p>
        </w:tc>
      </w:tr>
      <w:tr>
        <w:tc>
          <w:tcPr/>
          <w:p>
            <w:pPr>
              <w:pStyle w:val="Compact"/>
            </w:pPr>
            <w:hyperlink r:id="rId157">
              <w:r>
                <w:rPr>
                  <w:rStyle w:val="VerbatimChar"/>
                </w:rPr>
                <w:t xml:space="preserve">shiny-assistant</w:t>
              </w:r>
            </w:hyperlink>
            <w:r>
              <w:t xml:space="preserve"> </w:t>
            </w:r>
            <w:r>
              <w:t xml:space="preserve">(Posit PBC 2026o)</w:t>
            </w:r>
          </w:p>
        </w:tc>
        <w:tc>
          <w:tcPr/>
          <w:p>
            <w:pPr>
              <w:pStyle w:val="Compact"/>
            </w:pPr>
            <w:r>
              <w:t xml:space="preserve">Source of the hosted Shiny Assistant chat app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2026-01-17</w:t>
            </w:r>
          </w:p>
        </w:tc>
        <w:tc>
          <w:tcPr/>
          <w:p>
            <w:pPr>
              <w:pStyle w:val="Compact"/>
            </w:pPr>
            <w:r>
              <w:t xml:space="preserve">No: an application, not a library</w:t>
            </w:r>
          </w:p>
        </w:tc>
      </w:tr>
      <w:tr>
        <w:tc>
          <w:tcPr/>
          <w:p>
            <w:pPr>
              <w:pStyle w:val="Compact"/>
            </w:pPr>
            <w:hyperlink r:id="rId158">
              <w:r>
                <w:rPr>
                  <w:rStyle w:val="VerbatimChar"/>
                </w:rPr>
                <w:t xml:space="preserve">raghilda</w:t>
              </w:r>
            </w:hyperlink>
            <w:r>
              <w:t xml:space="preserve"> </w:t>
            </w:r>
            <w:r>
              <w:t xml:space="preserve">(Posit PBC 2026n)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 pipeline in Python, with DuckDB or ChromaDB storage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2026-09-02</w:t>
            </w:r>
          </w:p>
        </w:tc>
        <w:tc>
          <w:tcPr/>
          <w:p>
            <w:pPr>
              <w:pStyle w:val="Compact"/>
            </w:pPr>
            <w:r>
              <w:t xml:space="preserve">No: the R counterpart is</w:t>
            </w:r>
            <w:r>
              <w:t xml:space="preserve"> </w:t>
            </w:r>
            <w:r>
              <w:rPr>
                <w:rStyle w:val="VerbatimChar"/>
              </w:rPr>
              <w:t xml:space="preserve">tidyverse/ragnar</w:t>
            </w:r>
          </w:p>
        </w:tc>
      </w:tr>
      <w:tr>
        <w:tc>
          <w:tcPr/>
          <w:p>
            <w:pPr>
              <w:pStyle w:val="Compact"/>
            </w:pPr>
            <w:hyperlink r:id="rId159">
              <w:r>
                <w:rPr>
                  <w:rStyle w:val="VerbatimChar"/>
                </w:rPr>
                <w:t xml:space="preserve">shinyrealtime</w:t>
              </w:r>
            </w:hyperlink>
            <w:r>
              <w:t xml:space="preserve"> </w:t>
            </w:r>
            <w:r>
              <w:t xml:space="preserve">(Posit PBC 2026q)</w:t>
            </w:r>
          </w:p>
        </w:tc>
        <w:tc>
          <w:tcPr/>
          <w:p>
            <w:pPr>
              <w:pStyle w:val="Compact"/>
            </w:pPr>
            <w:r>
              <w:t xml:space="preserve">Voice chat in Shiny apps via the OpenAI Realtime API</w:t>
            </w:r>
          </w:p>
        </w:tc>
        <w:tc>
          <w:tcPr/>
          <w:p>
            <w:pPr>
              <w:pStyle w:val="Compact"/>
            </w:pPr>
            <w:r>
              <w:t xml:space="preserve">Python, R, TypeScript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hyperlink r:id="rId160">
              <w:r>
                <w:rPr>
                  <w:rStyle w:val="VerbatimChar"/>
                </w:rPr>
                <w:t xml:space="preserve">commons</w:t>
              </w:r>
            </w:hyperlink>
            <w:r>
              <w:t xml:space="preserve"> </w:t>
            </w:r>
            <w:r>
              <w:t xml:space="preserve">(Posit PBC 2026g)</w:t>
            </w:r>
          </w:p>
        </w:tc>
        <w:tc>
          <w:tcPr/>
          <w:p>
            <w:pPr>
              <w:pStyle w:val="Compact"/>
            </w:pPr>
            <w:r>
              <w:t xml:space="preserve">Experimental framework for data agents built on trusted R or Python calculations and data dictionaries</w:t>
            </w:r>
          </w:p>
        </w:tc>
        <w:tc>
          <w:tcPr/>
          <w:p>
            <w:pPr>
              <w:pStyle w:val="Compact"/>
            </w:pPr>
            <w:r>
              <w:t xml:space="preserve">R, Python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Watch: experimental, but aimed at the</w:t>
            </w:r>
            <w:r>
              <w:t xml:space="preserve"> </w:t>
            </w:r>
            <w:r>
              <w:t xml:space="preserve">“agent over our own analyses”</w:t>
            </w:r>
            <w:r>
              <w:t xml:space="preserve"> </w:t>
            </w:r>
            <w:r>
              <w:t xml:space="preserve">problem</w:t>
            </w:r>
          </w:p>
        </w:tc>
      </w:tr>
      <w:tr>
        <w:tc>
          <w:tcPr/>
          <w:p>
            <w:pPr>
              <w:pStyle w:val="Compact"/>
            </w:pPr>
            <w:hyperlink r:id="rId161">
              <w:r>
                <w:rPr>
                  <w:rStyle w:val="VerbatimChar"/>
                </w:rPr>
                <w:t xml:space="preserve">code-index</w:t>
              </w:r>
            </w:hyperlink>
            <w:r>
              <w:t xml:space="preserve"> </w:t>
            </w:r>
            <w:r>
              <w:t xml:space="preserve">(Posit PBC 2026f)</w:t>
            </w:r>
          </w:p>
        </w:tc>
        <w:tc>
          <w:tcPr/>
          <w:p>
            <w:pPr>
              <w:pStyle w:val="Compact"/>
            </w:pPr>
            <w:r>
              <w:t xml:space="preserve">Semantic code search over a repository, exposed to coding agents through MCP; parses R, Python, Quarto, and Markdown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Maybe: for large codebases only</w:t>
            </w:r>
          </w:p>
        </w:tc>
      </w:tr>
      <w:tr>
        <w:tc>
          <w:tcPr/>
          <w:p>
            <w:pPr>
              <w:pStyle w:val="Compact"/>
            </w:pPr>
            <w:hyperlink r:id="rId162">
              <w:r>
                <w:rPr>
                  <w:rStyle w:val="VerbatimChar"/>
                </w:rPr>
                <w:t xml:space="preserve">ai-lib</w:t>
              </w:r>
            </w:hyperlink>
            <w:r>
              <w:t xml:space="preserve"> </w:t>
            </w:r>
            <w:r>
              <w:t xml:space="preserve">(Posit PBC 2026a)</w:t>
            </w:r>
          </w:p>
        </w:tc>
        <w:tc>
          <w:tcPr/>
          <w:p>
            <w:pPr>
              <w:pStyle w:val="Compact"/>
            </w:pPr>
            <w:r>
              <w:t xml:space="preserve">TypeScript LLM-provider infrastructure behind Posit Assistant, successor to the archived</w:t>
            </w:r>
            <w:r>
              <w:t xml:space="preserve"> </w:t>
            </w:r>
            <w:r>
              <w:rPr>
                <w:rStyle w:val="VerbatimChar"/>
              </w:rPr>
              <w:t xml:space="preserve">ai-provider-bridge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No: internal infrastructure</w:t>
            </w:r>
          </w:p>
        </w:tc>
      </w:tr>
      <w:tr>
        <w:tc>
          <w:tcPr/>
          <w:p>
            <w:pPr>
              <w:pStyle w:val="Compact"/>
            </w:pPr>
            <w:hyperlink r:id="rId163">
              <w:r>
                <w:rPr>
                  <w:rStyle w:val="VerbatimChar"/>
                </w:rPr>
                <w:t xml:space="preserve">bluffbench2</w:t>
              </w:r>
            </w:hyperlink>
            <w:r>
              <w:t xml:space="preserve"> </w:t>
            </w:r>
            <w:r>
              <w:t xml:space="preserve">(Posit PBC 2026c)</w:t>
            </w:r>
          </w:p>
        </w:tc>
        <w:tc>
          <w:tcPr/>
          <w:p>
            <w:pPr>
              <w:pStyle w:val="Compact"/>
            </w:pPr>
            <w:r>
              <w:t xml:space="preserve">Evaluation of whether agents notice subtle data-quality artifacts in plots, implemented with</w:t>
            </w:r>
            <w:r>
              <w:t xml:space="preserve"> </w:t>
            </w:r>
            <w:r>
              <w:rPr>
                <w:rStyle w:val="VerbatimChar"/>
              </w:rPr>
              <w:t xml:space="preserve">vitals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2026-07-21</w:t>
            </w:r>
          </w:p>
        </w:tc>
        <w:tc>
          <w:tcPr/>
          <w:p>
            <w:pPr>
              <w:pStyle w:val="Compact"/>
            </w:pPr>
            <w:r>
              <w:t xml:space="preserve">Yes, as a reference: an eval built in R about data-analysis judgment</w:t>
            </w:r>
          </w:p>
        </w:tc>
      </w:tr>
      <w:tr>
        <w:tc>
          <w:tcPr/>
          <w:p>
            <w:pPr>
              <w:pStyle w:val="Compact"/>
            </w:pPr>
            <w:hyperlink r:id="rId164">
              <w:r>
                <w:rPr>
                  <w:rStyle w:val="VerbatimChar"/>
                </w:rPr>
                <w:t xml:space="preserve">positron-copilot-chat</w:t>
              </w:r>
            </w:hyperlink>
            <w:r>
              <w:t xml:space="preserve"> </w:t>
            </w:r>
            <w:r>
              <w:t xml:space="preserve">(Posit PBC 2026l)</w:t>
            </w:r>
          </w:p>
        </w:tc>
        <w:tc>
          <w:tcPr/>
          <w:p>
            <w:pPr>
              <w:pStyle w:val="Compact"/>
            </w:pPr>
            <w:r>
              <w:t xml:space="preserve">Fork of Microsoft’s Copilot Chat extension bundled into Positron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t xml:space="preserve">No: consumed through Positron itself</w:t>
            </w:r>
          </w:p>
        </w:tc>
      </w:tr>
      <w:tr>
        <w:tc>
          <w:tcPr/>
          <w:p>
            <w:pPr>
              <w:pStyle w:val="Compact"/>
            </w:pPr>
            <w:hyperlink r:id="rId165">
              <w:r>
                <w:rPr>
                  <w:rStyle w:val="VerbatimChar"/>
                </w:rPr>
                <w:t xml:space="preserve">assistant-feedback</w:t>
              </w:r>
            </w:hyperlink>
            <w:r>
              <w:t xml:space="preserve"> </w:t>
            </w:r>
            <w:r>
              <w:t xml:space="preserve">(Posit PBC 2026b)</w:t>
            </w:r>
          </w:p>
        </w:tc>
        <w:tc>
          <w:tcPr/>
          <w:p>
            <w:pPr>
              <w:pStyle w:val="Compact"/>
            </w:pPr>
            <w:r>
              <w:t xml:space="preserve">Issue tracker for feedback on Posit Assistant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Reference: where to report Positron Assistant problems</w:t>
            </w:r>
          </w:p>
        </w:tc>
      </w:tr>
      <w:tr>
        <w:tc>
          <w:tcPr/>
          <w:p>
            <w:pPr>
              <w:pStyle w:val="Compact"/>
            </w:pPr>
            <w:hyperlink r:id="rId166">
              <w:r>
                <w:rPr>
                  <w:rStyle w:val="VerbatimChar"/>
                </w:rPr>
                <w:t xml:space="preserve">nesevals</w:t>
              </w:r>
            </w:hyperlink>
            <w:r>
              <w:t xml:space="preserve"> </w:t>
            </w:r>
            <w:r>
              <w:t xml:space="preserve">(Posit PBC 2026j)</w:t>
            </w:r>
          </w:p>
        </w:tc>
        <w:tc>
          <w:tcPr/>
          <w:p>
            <w:pPr>
              <w:pStyle w:val="Compact"/>
            </w:pPr>
            <w:r>
              <w:t xml:space="preserve">Evaluation tooling for next-edit-suggestion prompts and models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2026-04-07</w:t>
            </w:r>
          </w:p>
        </w:tc>
        <w:tc>
          <w:tcPr/>
          <w:p>
            <w:pPr>
              <w:pStyle w:val="Compact"/>
            </w:pPr>
            <w:r>
              <w:t xml:space="preserve">No: relevant to IDE builders</w:t>
            </w:r>
          </w:p>
        </w:tc>
      </w:tr>
    </w:tbl>
    <w:p>
      <w:pPr>
        <w:pStyle w:val="BodyText"/>
      </w:pPr>
      <w:r>
        <w:t xml:space="preserve">Two tools the lab might expect to find here live elsewhere.</w:t>
      </w:r>
      <w:r>
        <w:t xml:space="preserve"> </w:t>
      </w:r>
      <w:hyperlink r:id="rId167">
        <w:r>
          <w:rPr>
            <w:rStyle w:val="VerbatimChar"/>
          </w:rPr>
          <w:t xml:space="preserve">ellmer</w:t>
        </w:r>
      </w:hyperlink>
      <w:r>
        <w:t xml:space="preserve">, the R package for LLM chat and tool calling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btw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querychat</w:t>
      </w:r>
      <w:r>
        <w:t xml:space="preserve"> </w:t>
      </w:r>
      <w:r>
        <w:t xml:space="preserve">build on and that</w:t>
      </w:r>
      <w:r>
        <w:t xml:space="preserve"> </w:t>
      </w:r>
      <w:r>
        <w:rPr>
          <w:rStyle w:val="VerbatimChar"/>
        </w:rPr>
        <w:t xml:space="preserve">mcptools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shinychat</w:t>
      </w:r>
      <w:r>
        <w:t xml:space="preserve"> </w:t>
      </w:r>
      <w:r>
        <w:t xml:space="preserve">integrate with,</w:t>
      </w:r>
      <w:r>
        <w:t xml:space="preserve"> </w:t>
      </w:r>
      <w:r>
        <w:t xml:space="preserve">and</w:t>
      </w:r>
      <w:r>
        <w:t xml:space="preserve"> </w:t>
      </w:r>
      <w:hyperlink r:id="rId168">
        <w:r>
          <w:rPr>
            <w:rStyle w:val="VerbatimChar"/>
          </w:rPr>
          <w:t xml:space="preserve">ragnar</w:t>
        </w:r>
      </w:hyperlink>
      <w:r>
        <w:t xml:space="preserve">, its retrieval companion,</w:t>
      </w:r>
      <w:r>
        <w:t xml:space="preserve"> </w:t>
      </w:r>
      <w:r>
        <w:t xml:space="preserve">are in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organization.</w:t>
      </w:r>
      <w:r>
        <w:t xml:space="preserve"> </w:t>
      </w:r>
      <w:r>
        <w:t xml:space="preserve">Positron Assistant has no public repository of its own.</w:t>
      </w:r>
      <w:r>
        <w:t xml:space="preserve"> </w:t>
      </w:r>
      <w:r>
        <w:t xml:space="preserve">Going by the repository descriptions,</w:t>
      </w:r>
      <w:r>
        <w:t xml:space="preserve"> </w:t>
      </w:r>
      <w:r>
        <w:t xml:space="preserve">its provider layer is</w:t>
      </w:r>
      <w:r>
        <w:t xml:space="preserve"> </w:t>
      </w:r>
      <w:r>
        <w:rPr>
          <w:rStyle w:val="VerbatimChar"/>
        </w:rPr>
        <w:t xml:space="preserve">ai-lib</w:t>
      </w:r>
      <w:r>
        <w:t xml:space="preserve">,</w:t>
      </w:r>
      <w:r>
        <w:t xml:space="preserve"> </w:t>
      </w:r>
      <w:r>
        <w:t xml:space="preserve">the Copilot fork above supplies its chat surface,</w:t>
      </w:r>
      <w:r>
        <w:t xml:space="preserve"> </w:t>
      </w:r>
      <w:r>
        <w:t xml:space="preserve">and the rest is part of the</w:t>
      </w:r>
      <w:r>
        <w:t xml:space="preserve"> </w:t>
      </w:r>
      <w:hyperlink r:id="rId169">
        <w:r>
          <w:rPr>
            <w:rStyle w:val="VerbatimChar"/>
          </w:rPr>
          <w:t xml:space="preserve">positron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(Posit PBC 2026k)</w:t>
      </w:r>
      <w:r>
        <w:t xml:space="preserve">.</w:t>
      </w:r>
      <w:r>
        <w:t xml:space="preserve"> </w:t>
      </w:r>
      <w:r>
        <w:t xml:space="preserve">The organization also holds workshop and demo repositories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positron-ai-workshop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ai-powered-app-workshop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shiny-querychat-workshop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posit-conf-chat</w:t>
      </w:r>
      <w:r>
        <w:t xml:space="preserve">)</w:t>
      </w:r>
      <w:r>
        <w:t xml:space="preserve"> </w:t>
      </w:r>
      <w:r>
        <w:t xml:space="preserve">that are worked examples of the packages above rather than tools.</w:t>
      </w:r>
    </w:p>
    <w:bookmarkEnd w:id="170"/>
    <w:bookmarkStart w:id="173" w:name="X61bb1a22b502a841541ce7bbbef79d655e689cd"/>
    <w:p>
      <w:pPr>
        <w:pStyle w:val="Heading4"/>
      </w:pPr>
      <w:r>
        <w:t xml:space="preserve">Useful to us? Yes, three tools and one reference</w:t>
      </w:r>
    </w:p>
    <w:p>
      <w:pPr>
        <w:pStyle w:val="FirstParagraph"/>
      </w:pPr>
      <w:r>
        <w:t xml:space="preserve">The lab’s workflow is R and Quarto driven by Claude Code and Copilot,</w:t>
      </w:r>
      <w:r>
        <w:t xml:space="preserve"> </w:t>
      </w:r>
      <w:r>
        <w:t xml:space="preserve">so the question is which of these repositories connect that workflow to an R session.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btw</w:t>
      </w:r>
      <w:r>
        <w:t xml:space="preserve"> </w:t>
      </w:r>
      <w:r>
        <w:t xml:space="preserve">is the direct fit.</w:t>
      </w:r>
      <w:r>
        <w:t xml:space="preserve"> </w:t>
      </w:r>
      <w:r>
        <w:t xml:space="preserve">Its clipboard mode pastes the structure of the objects in an R session</w:t>
      </w:r>
      <w:r>
        <w:t xml:space="preserve"> </w:t>
      </w:r>
      <w:r>
        <w:t xml:space="preserve">into whatever chat is open,</w:t>
      </w:r>
      <w:r>
        <w:t xml:space="preserve"> </w:t>
      </w:r>
      <w:r>
        <w:t xml:space="preserve">and its MCP server route (through</w:t>
      </w:r>
      <w:r>
        <w:t xml:space="preserve"> </w:t>
      </w:r>
      <w:r>
        <w:rPr>
          <w:rStyle w:val="VerbatimChar"/>
        </w:rPr>
        <w:t xml:space="preserve">mcptools</w:t>
      </w:r>
      <w:r>
        <w:t xml:space="preserve">) lets Claude Code</w:t>
      </w:r>
      <w:r>
        <w:t xml:space="preserve"> </w:t>
      </w:r>
      <w:r>
        <w:t xml:space="preserve">read package documentation and inspect the global environment</w:t>
      </w:r>
      <w:r>
        <w:t xml:space="preserve"> </w:t>
      </w:r>
      <w:r>
        <w:t xml:space="preserve">instead of guessing at column names.</w:t>
      </w:r>
      <w:r>
        <w:t xml:space="preserve"> </w:t>
      </w:r>
      <w:r>
        <w:t xml:space="preserve">The MCP route follows the setup pattern in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mcptools</w:t>
      </w:r>
      <w:r>
        <w:t xml:space="preserve"> </w:t>
      </w:r>
      <w:r>
        <w:t xml:space="preserve">is the layer underneath</w:t>
      </w:r>
      <w:r>
        <w:t xml:space="preserve"> </w:t>
      </w:r>
      <w:r>
        <w:rPr>
          <w:rStyle w:val="VerbatimChar"/>
        </w:rPr>
        <w:t xml:space="preserve">btw</w:t>
      </w:r>
      <w:r>
        <w:t xml:space="preserve">,</w:t>
      </w:r>
      <w:r>
        <w:t xml:space="preserve"> </w:t>
      </w:r>
      <w:r>
        <w:t xml:space="preserve">and the package to use directly</w:t>
      </w:r>
      <w:r>
        <w:t xml:space="preserve"> </w:t>
      </w:r>
      <w:r>
        <w:t xml:space="preserve">when a lab package wants to expose one of its own functions to an agent as a tool.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mcp-repl</w:t>
      </w:r>
      <w:r>
        <w:t xml:space="preserve"> </w:t>
      </w:r>
      <w:r>
        <w:t xml:space="preserve">addresses a cost the lab already pays: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Rscript -e</w:t>
      </w:r>
      <w:r>
        <w:t xml:space="preserve"> </w:t>
      </w:r>
      <w:r>
        <w:t xml:space="preserve">call an agent makes starts a fresh process,</w:t>
      </w:r>
      <w:r>
        <w:t xml:space="preserve"> </w:t>
      </w:r>
      <w:r>
        <w:t xml:space="preserve">so data and packages are reloaded on every check.</w:t>
      </w:r>
      <w:r>
        <w:t xml:space="preserve"> </w:t>
      </w:r>
      <w:r>
        <w:t xml:space="preserve">A persistent, sandboxed session with inline plots is a better fit for</w:t>
      </w:r>
      <w:r>
        <w:t xml:space="preserve"> </w:t>
      </w:r>
      <w:r>
        <w:t xml:space="preserve">iterating on an analysis with an agent,</w:t>
      </w:r>
      <w:r>
        <w:t xml:space="preserve"> </w:t>
      </w:r>
      <w:r>
        <w:t xml:space="preserve">at the cost of a Rust binary to install.</w:t>
      </w:r>
      <w:r>
        <w:t xml:space="preserve"> </w:t>
      </w:r>
      <w:r>
        <w:t xml:space="preserve">It has not yet been tried in the lab.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bluffbench2</w:t>
      </w:r>
      <w:r>
        <w:t xml:space="preserve"> </w:t>
      </w:r>
      <w:r>
        <w:t xml:space="preserve">is a reference rather than a dependency.</w:t>
      </w:r>
      <w:r>
        <w:t xml:space="preserve"> </w:t>
      </w:r>
      <w:r>
        <w:t xml:space="preserve">It is an evaluation written in R with</w:t>
      </w:r>
      <w:r>
        <w:t xml:space="preserve"> </w:t>
      </w:r>
      <w:hyperlink r:id="rId171">
        <w:r>
          <w:rPr>
            <w:rStyle w:val="VerbatimChar"/>
          </w:rPr>
          <w:t xml:space="preserve">vitals</w:t>
        </w:r>
      </w:hyperlink>
      <w:r>
        <w:t xml:space="preserve"> </w:t>
      </w:r>
      <w:r>
        <w:t xml:space="preserve">that measures whether an agent notices data-quality problems,</w:t>
      </w:r>
      <w:r>
        <w:t xml:space="preserve"> </w:t>
      </w:r>
      <w:r>
        <w:t xml:space="preserve">which is the kind of judgment the lab expects a human reviewer to keep.</w:t>
      </w:r>
      <w:r>
        <w:t xml:space="preserve"> </w:t>
      </w:r>
      <w:r>
        <w:t xml:space="preserve">Anyone building an eval of the lab’s own agent configuration</w:t>
      </w:r>
      <w:r>
        <w:t xml:space="preserve"> </w:t>
      </w:r>
      <w:r>
        <w:t xml:space="preserve">can start from its harness.</w:t>
      </w:r>
    </w:p>
    <w:p>
      <w:pPr>
        <w:pStyle w:val="FirstParagraph"/>
      </w:pPr>
      <w:r>
        <w:rPr>
          <w:rStyle w:val="VerbatimChar"/>
        </w:rPr>
        <w:t xml:space="preserve">querychat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shinychat</w:t>
      </w:r>
      <w:r>
        <w:t xml:space="preserve"> </w:t>
      </w:r>
      <w:r>
        <w:t xml:space="preserve">matter only if the lab ships Shiny apps</w:t>
      </w:r>
      <w:r>
        <w:t xml:space="preserve"> </w:t>
      </w:r>
      <w:r>
        <w:t xml:space="preserve">with a chat interface.</w:t>
      </w:r>
      <w:r>
        <w:t xml:space="preserve"> </w:t>
      </w:r>
      <w:r>
        <w:rPr>
          <w:rStyle w:val="VerbatimChar"/>
        </w:rPr>
        <w:t xml:space="preserve">commons</w:t>
      </w:r>
      <w:r>
        <w:t xml:space="preserve"> </w:t>
      </w:r>
      <w:r>
        <w:t xml:space="preserve">is a framework for data agents rather than a chat component,</w:t>
      </w:r>
      <w:r>
        <w:t xml:space="preserve"> </w:t>
      </w:r>
      <w:r>
        <w:t xml:space="preserve">and it is still marked experimental.</w:t>
      </w:r>
      <w:r>
        <w:t xml:space="preserve"> </w:t>
      </w:r>
      <w:r>
        <w:t xml:space="preserve">The Python packages (</w:t>
      </w:r>
      <w:r>
        <w:rPr>
          <w:rStyle w:val="VerbatimChar"/>
        </w:rPr>
        <w:t xml:space="preserve">chatlas</w:t>
      </w:r>
      <w:r>
        <w:t xml:space="preserve">,</w:t>
      </w:r>
      <w:r>
        <w:t xml:space="preserve"> </w:t>
      </w:r>
      <w:r>
        <w:rPr>
          <w:rStyle w:val="VerbatimChar"/>
        </w:rPr>
        <w:t xml:space="preserve">raghilda</w:t>
      </w:r>
      <w:r>
        <w:t xml:space="preserve">) duplicate R tools the lab already prefers.</w:t>
      </w:r>
      <w:r>
        <w:t xml:space="preserve"> </w:t>
      </w:r>
      <w:r>
        <w:t xml:space="preserve">Positron Assistant is configured through Positron rather than through these repositories;</w:t>
      </w:r>
      <w:r>
        <w:t xml:space="preserve"> </w:t>
      </w:r>
      <w:r>
        <w:t xml:space="preserve">see</w:t>
      </w:r>
      <w:r>
        <w:t xml:space="preserve"> </w:t>
      </w:r>
      <w:hyperlink w:anchor="sec-ai-copilot-setting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its OpenAI setup</w:t>
      </w:r>
      <w:r>
        <w:t xml:space="preserve"> </w:t>
      </w:r>
      <w:r>
        <w:t xml:space="preserve">and</w:t>
      </w:r>
      <w:r>
        <w:t xml:space="preserve"> </w:t>
      </w:r>
      <w:hyperlink r:id="rId172">
        <w:r>
          <w:rPr>
            <w:rStyle w:val="Hyperlink"/>
          </w:rPr>
          <w:t xml:space="preserve">running agents offline</w:t>
        </w:r>
      </w:hyperlink>
      <w:r>
        <w:t xml:space="preserve"> </w:t>
      </w:r>
      <w:r>
        <w:t xml:space="preserve">for running it against Ollama.</w:t>
      </w:r>
    </w:p>
    <w:bookmarkEnd w:id="173"/>
    <w:bookmarkEnd w:id="174"/>
    <w:bookmarkStart w:id="181" w:name="sec-ai-useful-plugins"/>
    <w:p>
      <w:pPr>
        <w:pStyle w:val="Heading1"/>
      </w:pPr>
      <w:r>
        <w:t xml:space="preserve">13. Useful plugins</w:t>
      </w:r>
    </w:p>
    <w:p>
      <w:pPr>
        <w:pStyle w:val="FirstParagraph"/>
      </w:pPr>
      <w:r>
        <w:t xml:space="preserve">This site’s Quarto sources already use</w:t>
      </w:r>
      <w:r>
        <w:t xml:space="preserve"> </w:t>
      </w:r>
      <w:hyperlink r:id="rId175">
        <w:r>
          <w:rPr>
            <w:rStyle w:val="Hyperlink"/>
          </w:rPr>
          <w:t xml:space="preserve">Semantic Line Breaks</w:t>
        </w:r>
      </w:hyperlink>
      <w:r>
        <w:t xml:space="preserve"> </w:t>
      </w:r>
      <w:r>
        <w:t xml:space="preserve">(SemBr):</w:t>
      </w:r>
      <w:r>
        <w:t xml:space="preserve"> </w:t>
      </w:r>
      <w:r>
        <w:t xml:space="preserve">a line break after each substantial unit of thought,</w:t>
      </w:r>
      <w:r>
        <w:t xml:space="preserve"> </w:t>
      </w:r>
      <w:r>
        <w:t xml:space="preserve">so the source is easier to edit</w:t>
      </w:r>
      <w:r>
        <w:t xml:space="preserve"> </w:t>
      </w:r>
      <w:r>
        <w:t xml:space="preserve">while the rendered HTML still reads as ordinary paragraphs.</w:t>
      </w:r>
    </w:p>
    <w:p>
      <w:pPr>
        <w:pStyle w:val="BodyText"/>
      </w:pPr>
      <w:hyperlink r:id="rId176">
        <w:r>
          <w:rPr>
            <w:rStyle w:val="Hyperlink"/>
          </w:rPr>
          <w:t xml:space="preserve">sembr/skills</w:t>
        </w:r>
      </w:hyperlink>
      <w:r>
        <w:t xml:space="preserve"> </w:t>
      </w:r>
      <w:r>
        <w:t xml:space="preserve">packages that convention as Agent Skills</w:t>
      </w:r>
      <w:r>
        <w:t xml:space="preserve"> </w:t>
      </w:r>
      <w:r>
        <w:t xml:space="preserve">for any skills-compatible tool.</w:t>
      </w:r>
      <w:r>
        <w:t xml:space="preserve"> </w:t>
      </w:r>
      <w:r>
        <w:t xml:space="preserve">Install it one of these ways:</w:t>
      </w:r>
    </w:p>
    <w:p>
      <w:pPr>
        <w:pStyle w:val="Compact"/>
        <w:numPr>
          <w:ilvl w:val="0"/>
          <w:numId w:val="1067"/>
        </w:numPr>
      </w:pPr>
      <w:r>
        <w:t xml:space="preserve">Claude Code:</w:t>
      </w:r>
      <w:r>
        <w:t xml:space="preserve"> </w:t>
      </w:r>
      <w:r>
        <w:rPr>
          <w:rStyle w:val="VerbatimChar"/>
        </w:rPr>
        <w:t xml:space="preserve">/plugin marketplace add sembr/skills</w:t>
      </w:r>
    </w:p>
    <w:p>
      <w:pPr>
        <w:pStyle w:val="Compact"/>
        <w:numPr>
          <w:ilvl w:val="0"/>
          <w:numId w:val="1067"/>
        </w:numPr>
      </w:pPr>
      <w:r>
        <w:t xml:space="preserve">Cursor: from the</w:t>
      </w:r>
      <w:r>
        <w:t xml:space="preserve"> </w:t>
      </w:r>
      <w:hyperlink r:id="rId177">
        <w:r>
          <w:rPr>
            <w:rStyle w:val="Hyperlink"/>
          </w:rPr>
          <w:t xml:space="preserve">Cursor Marketplace</w:t>
        </w:r>
      </w:hyperlink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Settings &gt; Rules &gt; Add Rule &gt; Remote Rule (Github)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sembr/skills</w:t>
      </w:r>
    </w:p>
    <w:p>
      <w:pPr>
        <w:pStyle w:val="Compact"/>
        <w:numPr>
          <w:ilvl w:val="0"/>
          <w:numId w:val="1067"/>
        </w:numPr>
      </w:pPr>
      <w:r>
        <w:t xml:space="preserve">skills CLI:</w:t>
      </w:r>
      <w:r>
        <w:t xml:space="preserve"> </w:t>
      </w:r>
      <w:r>
        <w:rPr>
          <w:rStyle w:val="VerbatimChar"/>
        </w:rPr>
        <w:t xml:space="preserve">npx skills add https://sembr.org</w:t>
      </w:r>
    </w:p>
    <w:p>
      <w:pPr>
        <w:pStyle w:val="Compact"/>
        <w:numPr>
          <w:ilvl w:val="0"/>
          <w:numId w:val="1067"/>
        </w:numPr>
      </w:pPr>
      <w:hyperlink r:id="rId178">
        <w:r>
          <w:rPr>
            <w:rStyle w:val="Hyperlink"/>
          </w:rPr>
          <w:t xml:space="preserve">Pi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pi install git:github.com/sembr/skills</w:t>
      </w:r>
    </w:p>
    <w:p>
      <w:pPr>
        <w:pStyle w:val="FirstParagraph"/>
      </w:pPr>
      <w:r>
        <w:t xml:space="preserve">Ask the agent to apply SemBr on new or revised prose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sembr-reformat</w:t>
      </w:r>
      <w:r>
        <w:t xml:space="preserve"> </w:t>
      </w:r>
      <w:r>
        <w:t xml:space="preserve">skill);</w:t>
      </w:r>
      <w:r>
        <w:t xml:space="preserve"> </w:t>
      </w:r>
      <w:r>
        <w:t xml:space="preserve">there is no need to reformat an entire document in one pass.</w:t>
      </w:r>
    </w:p>
    <w:p>
      <w:pPr>
        <w:pStyle w:val="BodyText"/>
      </w:pPr>
      <w:hyperlink r:id="rId179">
        <w:r>
          <w:rPr>
            <w:rStyle w:val="Hyperlink"/>
          </w:rPr>
          <w:t xml:space="preserve">ponytail</w:t>
        </w:r>
      </w:hyperlink>
      <w:r>
        <w:t xml:space="preserve"> </w:t>
      </w:r>
      <w:r>
        <w:t xml:space="preserve">makes the agent think like the laziest senior dev in the room:</w:t>
      </w:r>
      <w:r>
        <w:t xml:space="preserve"> </w:t>
      </w:r>
      <w:r>
        <w:t xml:space="preserve">the best code is the one you never write.</w:t>
      </w:r>
      <w:r>
        <w:t xml:space="preserve"> </w:t>
      </w:r>
      <w:r>
        <w:t xml:space="preserve">Before writing, the agent walks a seven-rung ladder:</w:t>
      </w:r>
    </w:p>
    <w:p>
      <w:pPr>
        <w:pStyle w:val="Compact"/>
        <w:numPr>
          <w:ilvl w:val="0"/>
          <w:numId w:val="1068"/>
        </w:numPr>
      </w:pPr>
      <w:r>
        <w:t xml:space="preserve">does this need to exist (YAGNI);</w:t>
      </w:r>
    </w:p>
    <w:p>
      <w:pPr>
        <w:pStyle w:val="Compact"/>
        <w:numPr>
          <w:ilvl w:val="0"/>
          <w:numId w:val="1068"/>
        </w:numPr>
      </w:pPr>
      <w:r>
        <w:t xml:space="preserve">is it already in the codebase;</w:t>
      </w:r>
    </w:p>
    <w:p>
      <w:pPr>
        <w:pStyle w:val="Compact"/>
        <w:numPr>
          <w:ilvl w:val="0"/>
          <w:numId w:val="1068"/>
        </w:numPr>
      </w:pPr>
      <w:r>
        <w:t xml:space="preserve">is it in the stdlib;</w:t>
      </w:r>
    </w:p>
    <w:p>
      <w:pPr>
        <w:pStyle w:val="Compact"/>
        <w:numPr>
          <w:ilvl w:val="0"/>
          <w:numId w:val="1068"/>
        </w:numPr>
      </w:pPr>
      <w:r>
        <w:t xml:space="preserve">is it a native platform feature;</w:t>
      </w:r>
    </w:p>
    <w:p>
      <w:pPr>
        <w:pStyle w:val="Compact"/>
        <w:numPr>
          <w:ilvl w:val="0"/>
          <w:numId w:val="1068"/>
        </w:numPr>
      </w:pPr>
      <w:r>
        <w:t xml:space="preserve">is it an installed dependency;</w:t>
      </w:r>
    </w:p>
    <w:p>
      <w:pPr>
        <w:pStyle w:val="Compact"/>
        <w:numPr>
          <w:ilvl w:val="0"/>
          <w:numId w:val="1068"/>
        </w:numPr>
      </w:pPr>
      <w:r>
        <w:t xml:space="preserve">can it be one line;</w:t>
      </w:r>
    </w:p>
    <w:p>
      <w:pPr>
        <w:pStyle w:val="Compact"/>
        <w:numPr>
          <w:ilvl w:val="0"/>
          <w:numId w:val="1068"/>
        </w:numPr>
      </w:pPr>
      <w:r>
        <w:t xml:space="preserve">only then write the minimum that works.</w:t>
      </w:r>
    </w:p>
    <w:p>
      <w:pPr>
        <w:pStyle w:val="FirstParagraph"/>
      </w:pPr>
      <w:r>
        <w:t xml:space="preserve">The agent reads the touched code first and is lazy about the solution,</w:t>
      </w:r>
      <w:r>
        <w:t xml:space="preserve"> </w:t>
      </w:r>
      <w:r>
        <w:t xml:space="preserve">never about reading,</w:t>
      </w:r>
      <w:r>
        <w:t xml:space="preserve"> </w:t>
      </w:r>
      <w:r>
        <w:t xml:space="preserve">and never cuts validation, error handling, security, or accessibility.</w:t>
      </w:r>
      <w:r>
        <w:t xml:space="preserve"> </w:t>
      </w:r>
      <w:r>
        <w:t xml:space="preserve">Measured on twelve real Claude Code tasks in a FastAPI + React repo</w:t>
      </w:r>
      <w:r>
        <w:t xml:space="preserve"> </w:t>
      </w:r>
      <w:r>
        <w:t xml:space="preserve">(Haiku 4.5, n=4),</w:t>
      </w:r>
      <w:r>
        <w:t xml:space="preserve"> </w:t>
      </w:r>
      <w:r>
        <w:t xml:space="preserve">it averages about 54 percent less code</w:t>
      </w:r>
      <w:r>
        <w:t xml:space="preserve"> </w:t>
      </w:r>
      <w:r>
        <w:t xml:space="preserve">(up to 94 percent where the agent would otherwise overbuild, for example a date picker)</w:t>
      </w:r>
      <w:r>
        <w:t xml:space="preserve"> </w:t>
      </w:r>
      <w:r>
        <w:t xml:space="preserve">with about 20 percent lower cost and 27 percent faster,</w:t>
      </w:r>
      <w:r>
        <w:t xml:space="preserve"> </w:t>
      </w:r>
      <w:r>
        <w:t xml:space="preserve">while staying fully safe.</w:t>
      </w:r>
      <w:r>
        <w:t xml:space="preserve"> </w:t>
      </w:r>
      <w:r>
        <w:t xml:space="preserve">It installs as a plugin or skill for more than twenty agents</w:t>
      </w:r>
      <w:r>
        <w:t xml:space="preserve"> </w:t>
      </w:r>
      <w:r>
        <w:t xml:space="preserve">(Claude Code, Codex, Copilot, Cursor, OpenCode, Gemini, and others)</w:t>
      </w:r>
      <w:r>
        <w:t xml:space="preserve"> </w:t>
      </w:r>
      <w:r>
        <w:t xml:space="preserve">and works from a checkout via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where a plugin is not needed.</w:t>
      </w:r>
    </w:p>
    <w:p>
      <w:pPr>
        <w:pStyle w:val="BodyText"/>
      </w:pPr>
      <w:hyperlink r:id="rId180">
        <w:r>
          <w:rPr>
            <w:rStyle w:val="Hyperlink"/>
          </w:rPr>
          <w:t xml:space="preserve">Contextify</w:t>
        </w:r>
      </w:hyperlink>
      <w:r>
        <w:t xml:space="preserve"> </w:t>
      </w:r>
      <w:r>
        <w:t xml:space="preserve">keeps your Claude Code and Codex history forever</w:t>
      </w:r>
      <w:r>
        <w:t xml:space="preserve"> </w:t>
      </w:r>
      <w:r>
        <w:t xml:space="preserve">in a private, searchable timeline.</w:t>
      </w:r>
      <w:r>
        <w:t xml:space="preserve"> </w:t>
      </w:r>
      <w:r>
        <w:t xml:space="preserve">Claude Code deletes history after 30 days;</w:t>
      </w:r>
      <w:r>
        <w:t xml:space="preserve"> </w:t>
      </w:r>
      <w:r>
        <w:t xml:space="preserve">Contextify watches both tools,</w:t>
      </w:r>
      <w:r>
        <w:t xml:space="preserve"> </w:t>
      </w:r>
      <w:r>
        <w:t xml:space="preserve">summarizes each message (on-device via Apple Intelligence on macOS 26,</w:t>
      </w:r>
      <w:r>
        <w:t xml:space="preserve"> </w:t>
      </w:r>
      <w:r>
        <w:t xml:space="preserve">or Lite Mode on macOS 15),</w:t>
      </w:r>
      <w:r>
        <w:t xml:space="preserve"> </w:t>
      </w:r>
      <w:r>
        <w:t xml:space="preserve">and lets you search every conversation you ever had.</w:t>
      </w:r>
      <w:r>
        <w:t xml:space="preserve"> </w:t>
      </w:r>
      <w:r>
        <w:t xml:space="preserve">It runs local-first with no account required,</w:t>
      </w:r>
      <w:r>
        <w:t xml:space="preserve"> </w:t>
      </w:r>
      <w:r>
        <w:t xml:space="preserve">and optionally syncs across devices via Cloud Sync</w:t>
      </w:r>
      <w:r>
        <w:t xml:space="preserve"> </w:t>
      </w:r>
      <w:r>
        <w:t xml:space="preserve">or a self-hosted instance you operate.</w:t>
      </w:r>
      <w:r>
        <w:t xml:space="preserve"> </w:t>
      </w:r>
      <w:r>
        <w:t xml:space="preserve">The ambient timeline lets you follow sessions in real time</w:t>
      </w:r>
      <w:r>
        <w:t xml:space="preserve"> </w:t>
      </w:r>
      <w:r>
        <w:t xml:space="preserve">or skim what happened while you were away.</w:t>
      </w:r>
    </w:p>
    <w:p>
      <w:pPr>
        <w:pStyle w:val="BodyText"/>
      </w:pPr>
      <w:r>
        <w:t xml:space="preserve">The lab’s portable agent config lives in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.</w:t>
      </w:r>
      <w:r>
        <w:t xml:space="preserve"> </w:t>
      </w:r>
      <w:r>
        <w:t xml:space="preserve">It is a plugin-or-symlink install of skills, hooks, and memories —</w:t>
      </w:r>
      <w:r>
        <w:t xml:space="preserve"> </w:t>
      </w:r>
      <w:r>
        <w:t xml:space="preserve">not a third marketplace next to SemBr.</w:t>
      </w:r>
      <w:r>
        <w:t xml:space="preserve"> </w:t>
      </w:r>
      <w:r>
        <w:t xml:space="preserve">How that config actually reaches a machine,</w:t>
      </w:r>
      <w:r>
        <w:t xml:space="preserve"> </w:t>
      </w:r>
      <w:r>
        <w:t xml:space="preserve">and how a doubled plugin install fails,</w:t>
      </w:r>
      <w:r>
        <w:t xml:space="preserve"> </w:t>
      </w:r>
      <w:r>
        <w:t xml:space="preserve">is</w:t>
      </w:r>
      <w:r>
        <w:t xml:space="preserve"> </w:t>
      </w:r>
      <w:hyperlink w:anchor="sec-ai-config-install">
        <w:r>
          <w:rPr>
            <w:rStyle w:val="Hyperlink"/>
          </w:rPr>
          <w:t xml:space="preserve">Section 8</w:t>
        </w:r>
      </w:hyperlink>
      <w:r>
        <w:t xml:space="preserve">.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is the worked example of what the corpus contains.</w:t>
      </w:r>
      <w:r>
        <w:t xml:space="preserve"> </w:t>
      </w:r>
      <w:hyperlink w:anchor="sec-ai-plugin-catalog">
        <w:r>
          <w:rPr>
            <w:rStyle w:val="Hyperlink"/>
          </w:rPr>
          <w:t xml:space="preserve">Section 14</w:t>
        </w:r>
      </w:hyperlink>
      <w:r>
        <w:t xml:space="preserve"> </w:t>
      </w:r>
      <w:r>
        <w:t xml:space="preserve">maps the official and community marketplaces these four sit in</w:t>
      </w:r>
      <w:r>
        <w:t xml:space="preserve"> </w:t>
      </w:r>
      <w:r>
        <w:t xml:space="preserve">and sets each against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</w:p>
    <w:bookmarkEnd w:id="181"/>
    <w:bookmarkStart w:id="200" w:name="sec-ai-plugin-catalog"/>
    <w:p>
      <w:pPr>
        <w:pStyle w:val="Heading1"/>
      </w:pPr>
      <w:r>
        <w:t xml:space="preserve">14. The plugin catalog</w:t>
      </w:r>
    </w:p>
    <w:p>
      <w:pPr>
        <w:pStyle w:val="FirstParagraph"/>
      </w:pP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names four plugins the lab already uses.</w:t>
      </w:r>
      <w:r>
        <w:t xml:space="preserve"> </w:t>
      </w:r>
      <w:r>
        <w:t xml:space="preserve">This section is the map they sit on:</w:t>
      </w:r>
      <w:r>
        <w:t xml:space="preserve"> </w:t>
      </w:r>
      <w:r>
        <w:t xml:space="preserve">what Anthropic’s official marketplace contains,</w:t>
      </w:r>
      <w:r>
        <w:t xml:space="preserve"> </w:t>
      </w:r>
      <w:r>
        <w:t xml:space="preserve">which community plugins are worth knowing about,</w:t>
      </w:r>
      <w:r>
        <w:t xml:space="preserve"> </w:t>
      </w:r>
      <w:r>
        <w:t xml:space="preserve">and how each of them relates to the lab’s own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(Morrison Lab 2026a)</w:t>
      </w:r>
      <w:r>
        <w:t xml:space="preserve">.</w:t>
      </w:r>
      <w:r>
        <w:t xml:space="preserve"> </w:t>
      </w:r>
      <w:r>
        <w:t xml:space="preserve">It closes with the question that prompted it:</w:t>
      </w:r>
      <w:r>
        <w:t xml:space="preserve"> </w:t>
      </w:r>
      <w:r>
        <w:t xml:space="preserve">what the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plugin is,</w:t>
      </w:r>
      <w:r>
        <w:t xml:space="preserve"> </w:t>
      </w:r>
      <w:r>
        <w:t xml:space="preserve">and whether it is the same thing as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ardi</w:t>
      </w:r>
      <w:r>
        <w:t xml:space="preserve">.</w:t>
      </w:r>
    </w:p>
    <w:p>
      <w:pPr>
        <w:pStyle w:val="BodyText"/>
      </w:pPr>
      <w:r>
        <w:t xml:space="preserve">Plugin counts and names change weekly,</w:t>
      </w:r>
      <w:r>
        <w:t xml:space="preserve"> </w:t>
      </w:r>
      <w:r>
        <w:t xml:space="preserve">so every figure below is stamped with the date it was read.</w:t>
      </w:r>
      <w:r>
        <w:t xml:space="preserve"> </w:t>
      </w:r>
      <w:r>
        <w:t xml:space="preserve">The anatomy of a plugin bundle</w:t>
      </w:r>
      <w:r>
        <w:t xml:space="preserve"> </w:t>
      </w:r>
      <w:r>
        <w:t xml:space="preserve">(skills, hooks, MCP servers, agents, commands)</w:t>
      </w:r>
      <w:r>
        <w:t xml:space="preserve"> </w:t>
      </w:r>
      <w:r>
        <w:t xml:space="preserve">is</w:t>
      </w:r>
      <w:r>
        <w:t xml:space="preserve"> </w:t>
      </w:r>
      <w:hyperlink w:anchor="sec-ai-plugins-deep-dive">
        <w:r>
          <w:rPr>
            <w:rStyle w:val="Hyperlink"/>
          </w:rPr>
          <w:t xml:space="preserve">Section 16</w:t>
        </w:r>
      </w:hyperlink>
      <w:r>
        <w:t xml:space="preserve">;</w:t>
      </w:r>
      <w:r>
        <w:t xml:space="preserve"> </w:t>
      </w:r>
      <w:r>
        <w:t xml:space="preserve">this section assumes it.</w:t>
      </w:r>
    </w:p>
    <w:bookmarkStart w:id="186" w:name="the-three-anthropic-marketplaces"/>
    <w:p>
      <w:pPr>
        <w:pStyle w:val="Heading4"/>
      </w:pPr>
      <w:r>
        <w:t xml:space="preserve">The three Anthropic marketplaces</w:t>
      </w:r>
    </w:p>
    <w:p>
      <w:pPr>
        <w:pStyle w:val="FirstParagraph"/>
      </w:pPr>
      <w:r>
        <w:t xml:space="preserve">Anthropic runs three plugin catalogs for Claude Code,</w:t>
      </w:r>
      <w:r>
        <w:t xml:space="preserve"> </w:t>
      </w:r>
      <w:r>
        <w:t xml:space="preserve">and they differ in who curates them</w:t>
      </w:r>
      <w:r>
        <w:t xml:space="preserve"> </w:t>
      </w:r>
      <w:r>
        <w:t xml:space="preserve">(Anthropic 2026g)</w:t>
      </w:r>
      <w:r>
        <w:t xml:space="preserve">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claude-plugins-official</w:t>
      </w:r>
      <w:r>
        <w:t xml:space="preserve"> </w:t>
      </w:r>
      <w:r>
        <w:t xml:space="preserve">(</w:t>
      </w:r>
      <w:hyperlink r:id="rId182">
        <w:r>
          <w:rPr>
            <w:rStyle w:val="VerbatimChar"/>
          </w:rPr>
          <w:t xml:space="preserve">anthropics/claude-plugins-official</w:t>
        </w:r>
      </w:hyperlink>
      <w:r>
        <w:t xml:space="preserve"> </w:t>
      </w:r>
      <w:r>
        <w:t xml:space="preserve">(Anthropic 2026b)</w:t>
      </w:r>
      <w:r>
        <w:t xml:space="preserve">).</w:t>
      </w:r>
      <w:r>
        <w:t xml:space="preserve"> </w:t>
      </w:r>
      <w:r>
        <w:t xml:space="preserve">Curated by Anthropic at its discretion;</w:t>
      </w:r>
      <w:r>
        <w:t xml:space="preserve"> </w:t>
      </w:r>
      <w:r>
        <w:t xml:space="preserve">there is no application process.</w:t>
      </w:r>
      <w:r>
        <w:t xml:space="preserve"> </w:t>
      </w:r>
      <w:r>
        <w:t xml:space="preserve">Claude Code registers it automatically the first time it starts interactively,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/plugin install &lt;name&gt;@claude-plugins-official</w:t>
      </w:r>
      <w:r>
        <w:t xml:space="preserve"> </w:t>
      </w:r>
      <w:r>
        <w:t xml:space="preserve">works with no setup.</w:t>
      </w:r>
      <w:r>
        <w:t xml:space="preserve"> </w:t>
      </w:r>
      <w:r>
        <w:t xml:space="preserve">Browse it with</w:t>
      </w:r>
      <w:r>
        <w:t xml:space="preserve"> </w:t>
      </w:r>
      <w:r>
        <w:rPr>
          <w:rStyle w:val="VerbatimChar"/>
        </w:rPr>
        <w:t xml:space="preserve">/plugin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Discover</w:t>
      </w:r>
      <w:r>
        <w:t xml:space="preserve"> </w:t>
      </w:r>
      <w:r>
        <w:t xml:space="preserve">tab)</w:t>
      </w:r>
      <w:r>
        <w:t xml:space="preserve"> </w:t>
      </w:r>
      <w:r>
        <w:t xml:space="preserve">or at</w:t>
      </w:r>
      <w:r>
        <w:t xml:space="preserve"> </w:t>
      </w:r>
      <w:hyperlink r:id="rId183">
        <w:r>
          <w:rPr>
            <w:rStyle w:val="Hyperlink"/>
          </w:rPr>
          <w:t xml:space="preserve">claude.com/plugins</w:t>
        </w:r>
      </w:hyperlink>
      <w:r>
        <w:t xml:space="preserve">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claude-community</w:t>
      </w:r>
      <w:r>
        <w:t xml:space="preserve"> </w:t>
      </w:r>
      <w:r>
        <w:t xml:space="preserve">(</w:t>
      </w:r>
      <w:hyperlink r:id="rId184">
        <w:r>
          <w:rPr>
            <w:rStyle w:val="VerbatimChar"/>
          </w:rPr>
          <w:t xml:space="preserve">anthropics/claude-plugins-community</w:t>
        </w:r>
      </w:hyperlink>
      <w:r>
        <w:t xml:space="preserve"> </w:t>
      </w:r>
      <w:r>
        <w:t xml:space="preserve">(Anthropic 2026c)</w:t>
      </w:r>
      <w:r>
        <w:t xml:space="preserve">).</w:t>
      </w:r>
      <w:r>
        <w:t xml:space="preserve"> </w:t>
      </w:r>
      <w:r>
        <w:t xml:space="preserve">Third-party submissions that passed Anthropic’s automated validation and safety screening,</w:t>
      </w:r>
      <w:r>
        <w:t xml:space="preserve"> </w:t>
      </w:r>
      <w:r>
        <w:t xml:space="preserve">each pinned to a commit SHA and synced nightly from the review pipeline.</w:t>
      </w:r>
      <w:r>
        <w:t xml:space="preserve"> </w:t>
      </w:r>
      <w:r>
        <w:t xml:space="preserve">Added by hand:</w:t>
      </w:r>
      <w:r>
        <w:t xml:space="preserve"> </w:t>
      </w:r>
      <w:r>
        <w:rPr>
          <w:rStyle w:val="VerbatimChar"/>
        </w:rPr>
        <w:t xml:space="preserve">/plugin marketplace add anthropics/claude-plugins-community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/plugin install &lt;name&gt;@claude-community</w:t>
      </w:r>
      <w:r>
        <w:t xml:space="preserve">.</w:t>
      </w:r>
      <w:r>
        <w:t xml:space="preserve"> </w:t>
      </w:r>
      <w:r>
        <w:t xml:space="preserve">Pull requests against the mirror are closed automatically;</w:t>
      </w:r>
      <w:r>
        <w:t xml:space="preserve"> </w:t>
      </w:r>
      <w:r>
        <w:t xml:space="preserve">submissions go through a form.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claude-code-plugins</w:t>
      </w:r>
      <w:r>
        <w:t xml:space="preserve"> </w:t>
      </w:r>
      <w:r>
        <w:t xml:space="preserve">(</w:t>
      </w:r>
      <w:hyperlink r:id="rId185">
        <w:r>
          <w:rPr>
            <w:rStyle w:val="VerbatimChar"/>
          </w:rPr>
          <w:t xml:space="preserve">anthropics/claude-code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plugins/</w:t>
        </w:r>
      </w:hyperlink>
      <w:r>
        <w:t xml:space="preserve"> </w:t>
      </w:r>
      <w:r>
        <w:t xml:space="preserve">(Anthropic 2026a)</w:t>
      </w:r>
      <w:r>
        <w:t xml:space="preserve">).</w:t>
      </w:r>
      <w:r>
        <w:t xml:space="preserve"> </w:t>
      </w:r>
      <w:r>
        <w:t xml:space="preserve">The demo marketplace: thirteen example 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,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, and others)</w:t>
      </w:r>
      <w:r>
        <w:t xml:space="preserve"> </w:t>
      </w:r>
      <w:r>
        <w:t xml:space="preserve">that show what the plugin system can do.</w:t>
      </w:r>
      <w:r>
        <w:t xml:space="preserve"> </w:t>
      </w:r>
      <w:r>
        <w:t xml:space="preserve">Most of them also ship in the official marketplace under the same or a renamed entry</w:t>
      </w:r>
      <w:r>
        <w:t xml:space="preserve"> </w:t>
      </w:r>
      <w:r>
        <w:t xml:space="preserve">(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there is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here).</w:t>
      </w:r>
    </w:p>
    <w:p>
      <w:pPr>
        <w:pStyle w:val="FirstParagraph"/>
      </w:pPr>
      <w:r>
        <w:t xml:space="preserve">The official README carries the warning that governs all three:</w:t>
      </w:r>
      <w:r>
        <w:t xml:space="preserve"> </w:t>
      </w:r>
      <w:r>
        <w:t xml:space="preserve">Anthropic does not control what MCP servers, files, or other software a plugin includes,</w:t>
      </w:r>
      <w:r>
        <w:t xml:space="preserve"> </w:t>
      </w:r>
      <w:r>
        <w:t xml:space="preserve">and cannot verify that it works as intended or will not change</w:t>
      </w:r>
      <w:r>
        <w:t xml:space="preserve"> </w:t>
      </w:r>
      <w:r>
        <w:t xml:space="preserve">(Anthropic 2026b)</w:t>
      </w:r>
      <w:r>
        <w:t xml:space="preserve">.</w:t>
      </w:r>
      <w:r>
        <w:t xml:space="preserve"> </w:t>
      </w:r>
      <w:r>
        <w:t xml:space="preserve">A plugin runs arbitrary code with your user privileges,</w:t>
      </w:r>
      <w:r>
        <w:t xml:space="preserve"> </w:t>
      </w:r>
      <w:r>
        <w:t xml:space="preserve">so the trust decision is yours, per plugin, every time.</w:t>
      </w:r>
    </w:p>
    <w:bookmarkEnd w:id="186"/>
    <w:bookmarkStart w:id="194" w:name="what-the-official-marketplace-contains"/>
    <w:p>
      <w:pPr>
        <w:pStyle w:val="Heading4"/>
      </w:pPr>
      <w:r>
        <w:t xml:space="preserve">What the official marketplace contains</w:t>
      </w:r>
    </w:p>
    <w:p>
      <w:pPr>
        <w:pStyle w:val="FirstParagraph"/>
      </w:pPr>
      <w:r>
        <w:t xml:space="preserve">The official catalog’s</w:t>
      </w:r>
      <w:r>
        <w:t xml:space="preserve"> </w:t>
      </w:r>
      <w:r>
        <w:rPr>
          <w:rStyle w:val="VerbatimChar"/>
        </w:rPr>
        <w:t xml:space="preserve">marketplace.json</w:t>
      </w:r>
      <w:r>
        <w:t xml:space="preserve"> </w:t>
      </w:r>
      <w:r>
        <w:t xml:space="preserve">lists 287 plugins</w:t>
      </w:r>
      <w:r>
        <w:t xml:space="preserve"> </w:t>
      </w:r>
      <w:r>
        <w:t xml:space="preserve">(measured 2026-09-09 from the copy Claude Code caches locally;</w:t>
      </w:r>
      <w:r>
        <w:t xml:space="preserve"> </w:t>
      </w:r>
      <w:r>
        <w:t xml:space="preserve">(Anthropic 2026b)</w:t>
      </w:r>
      <w:r>
        <w:t xml:space="preserve">).</w:t>
      </w:r>
      <w:r>
        <w:t xml:space="preserve"> </w:t>
      </w:r>
      <w:r>
        <w:t xml:space="preserve">Only 38 of them live in the repository’s own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directory,</w:t>
      </w:r>
      <w:r>
        <w:t xml:space="preserve"> </w:t>
      </w:r>
      <w:r>
        <w:t xml:space="preserve">which the README describes as the plugins Anthropic develops and maintains.</w:t>
      </w:r>
      <w:r>
        <w:t xml:space="preserve"> </w:t>
      </w:r>
      <w:r>
        <w:t xml:space="preserve">Another 15 sit in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,</w:t>
      </w:r>
      <w:r>
        <w:t xml:space="preserve"> </w:t>
      </w:r>
      <w:r>
        <w:t xml:space="preserve">and the remaining 234 are pointers to third-party repositories</w:t>
      </w:r>
      <w:r>
        <w:t xml:space="preserve"> </w:t>
      </w:r>
      <w:r>
        <w:t xml:space="preserve">(Amazon, Microsoft, Google’s</w:t>
      </w:r>
      <w:r>
        <w:t xml:space="preserve"> </w:t>
      </w:r>
      <w:r>
        <w:rPr>
          <w:rStyle w:val="VerbatimChar"/>
        </w:rPr>
        <w:t xml:space="preserve">gemini-cli-extensions</w:t>
      </w:r>
      <w:r>
        <w:t xml:space="preserve">, Databricks, Hugging Face, Sentry, and many vendors),</w:t>
      </w:r>
      <w:r>
        <w:t xml:space="preserve"> </w:t>
      </w:r>
      <w:r>
        <w:t xml:space="preserve">each pinned to a commit SHA.</w:t>
      </w:r>
      <w:r>
        <w:t xml:space="preserve"> </w:t>
      </w:r>
      <w:r>
        <w:t xml:space="preserve">So</w:t>
      </w:r>
      <w:r>
        <w:t xml:space="preserve"> </w:t>
      </w:r>
      <w:r>
        <w:t xml:space="preserve">“official”</w:t>
      </w:r>
      <w:r>
        <w:t xml:space="preserve"> </w:t>
      </w:r>
      <w:r>
        <w:t xml:space="preserve">mostly means</w:t>
      </w:r>
      <w:r>
        <w:t xml:space="preserve"> </w:t>
      </w:r>
      <w:r>
        <w:t xml:space="preserve">“listed and pinned by Anthropic”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“written by Anthropic”</w:t>
      </w:r>
      <w:r>
        <w:t xml:space="preserve">.</w:t>
      </w:r>
      <w:r>
        <w:t xml:space="preserve"> </w:t>
      </w:r>
      <w:r>
        <w:t xml:space="preserve">By declared category the catalog is:</w:t>
      </w:r>
    </w:p>
    <w:p>
      <w:pPr>
        <w:pStyle w:val="Compact"/>
        <w:numPr>
          <w:ilvl w:val="0"/>
          <w:numId w:val="1070"/>
        </w:numPr>
      </w:pPr>
      <w:r>
        <w:t xml:space="preserve">development (119)</w:t>
      </w:r>
    </w:p>
    <w:p>
      <w:pPr>
        <w:pStyle w:val="Compact"/>
        <w:numPr>
          <w:ilvl w:val="0"/>
          <w:numId w:val="1070"/>
        </w:numPr>
      </w:pPr>
      <w:r>
        <w:t xml:space="preserve">productivity (49)</w:t>
      </w:r>
    </w:p>
    <w:p>
      <w:pPr>
        <w:pStyle w:val="Compact"/>
        <w:numPr>
          <w:ilvl w:val="0"/>
          <w:numId w:val="1070"/>
        </w:numPr>
      </w:pPr>
      <w:r>
        <w:t xml:space="preserve">database (38)</w:t>
      </w:r>
    </w:p>
    <w:p>
      <w:pPr>
        <w:pStyle w:val="Compact"/>
        <w:numPr>
          <w:ilvl w:val="0"/>
          <w:numId w:val="1070"/>
        </w:numPr>
      </w:pPr>
      <w:r>
        <w:t xml:space="preserve">monitoring (20)</w:t>
      </w:r>
    </w:p>
    <w:p>
      <w:pPr>
        <w:pStyle w:val="Compact"/>
        <w:numPr>
          <w:ilvl w:val="0"/>
          <w:numId w:val="1070"/>
        </w:numPr>
      </w:pPr>
      <w:r>
        <w:t xml:space="preserve">security (18)</w:t>
      </w:r>
    </w:p>
    <w:p>
      <w:pPr>
        <w:pStyle w:val="Compact"/>
        <w:numPr>
          <w:ilvl w:val="0"/>
          <w:numId w:val="1070"/>
        </w:numPr>
      </w:pPr>
      <w:r>
        <w:t xml:space="preserve">a long tail of deployment, design, automation, learning, location, testing, migration, and math</w:t>
      </w:r>
    </w:p>
    <w:p>
      <w:pPr>
        <w:pStyle w:val="FirstParagraph"/>
      </w:pPr>
      <w:r>
        <w:t xml:space="preserve">The 38 Anthropic-maintained plugins fall into five groups.</w:t>
      </w:r>
      <w:r>
        <w:t xml:space="preserve"> </w:t>
      </w:r>
      <w:r>
        <w:t xml:space="preserve">The verdicts are for this lab’s work</w:t>
      </w:r>
      <w:r>
        <w:t xml:space="preserve"> </w:t>
      </w:r>
      <w:r>
        <w:t xml:space="preserve">(R packages, Quarto sites, Python and shell tooling, GitHub pull requests),</w:t>
      </w:r>
      <w:r>
        <w:t xml:space="preserve"> </w:t>
      </w:r>
      <w:r>
        <w:t xml:space="preserve">not for software teams in general.</w:t>
      </w:r>
    </w:p>
    <w:bookmarkStart w:id="187" w:name="code-intelligence"/>
    <w:p>
      <w:pPr>
        <w:pStyle w:val="Heading5"/>
      </w:pPr>
      <w:r>
        <w:t xml:space="preserve">Code intelligence</w:t>
      </w:r>
    </w:p>
    <w:p>
      <w:pPr>
        <w:pStyle w:val="FirstParagraph"/>
      </w:pPr>
      <w:r>
        <w:t xml:space="preserve">Twelve</w:t>
      </w:r>
      <w:r>
        <w:t xml:space="preserve"> </w:t>
      </w:r>
      <w:r>
        <w:rPr>
          <w:rStyle w:val="VerbatimChar"/>
        </w:rPr>
        <w:t xml:space="preserve">*-lsp</w:t>
      </w:r>
      <w:r>
        <w:t xml:space="preserve"> </w:t>
      </w:r>
      <w:r>
        <w:t xml:space="preserve">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clangd</w:t>
      </w:r>
      <w:r>
        <w:t xml:space="preserve">,</w:t>
      </w:r>
      <w:r>
        <w:t xml:space="preserve"> </w:t>
      </w:r>
      <w:r>
        <w:rPr>
          <w:rStyle w:val="VerbatimChar"/>
        </w:rPr>
        <w:t xml:space="preserve">csharp</w:t>
      </w:r>
      <w:r>
        <w:t xml:space="preserve">,</w:t>
      </w:r>
      <w:r>
        <w:t xml:space="preserve"> </w:t>
      </w:r>
      <w:r>
        <w:rPr>
          <w:rStyle w:val="VerbatimChar"/>
        </w:rPr>
        <w:t xml:space="preserve">gopls</w:t>
      </w:r>
      <w:r>
        <w:t xml:space="preserve">,</w:t>
      </w:r>
      <w:r>
        <w:t xml:space="preserve"> </w:t>
      </w:r>
      <w:r>
        <w:rPr>
          <w:rStyle w:val="VerbatimChar"/>
        </w:rPr>
        <w:t xml:space="preserve">jdtls</w:t>
      </w:r>
      <w:r>
        <w:t xml:space="preserve">,</w:t>
      </w:r>
      <w:r>
        <w:t xml:space="preserve"> </w:t>
      </w:r>
      <w:r>
        <w:rPr>
          <w:rStyle w:val="VerbatimChar"/>
        </w:rPr>
        <w:t xml:space="preserve">kotlin</w:t>
      </w:r>
      <w:r>
        <w:t xml:space="preserve">,</w:t>
      </w:r>
      <w:r>
        <w:t xml:space="preserve"> </w:t>
      </w:r>
      <w:r>
        <w:rPr>
          <w:rStyle w:val="VerbatimChar"/>
        </w:rPr>
        <w:t xml:space="preserve">lua</w:t>
      </w:r>
      <w:r>
        <w:t xml:space="preserve">,</w:t>
      </w:r>
      <w:r>
        <w:t xml:space="preserve"> </w:t>
      </w:r>
      <w:r>
        <w:rPr>
          <w:rStyle w:val="VerbatimChar"/>
        </w:rPr>
        <w:t xml:space="preserve">php</w:t>
      </w:r>
      <w:r>
        <w:t xml:space="preserve">,</w:t>
      </w:r>
      <w:r>
        <w:t xml:space="preserve"> </w:t>
      </w:r>
      <w:r>
        <w:rPr>
          <w:rStyle w:val="VerbatimChar"/>
        </w:rPr>
        <w:t xml:space="preserve">pyright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ruby</w:t>
      </w:r>
      <w:r>
        <w:t xml:space="preserve">,</w:t>
      </w:r>
      <w:r>
        <w:t xml:space="preserve"> </w:t>
      </w:r>
      <w:r>
        <w:rPr>
          <w:rStyle w:val="VerbatimChar"/>
        </w:rPr>
        <w:t xml:space="preserve">rust-analyzer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)</w:t>
      </w:r>
      <w:r>
        <w:t xml:space="preserve"> </w:t>
      </w:r>
      <w:r>
        <w:t xml:space="preserve">connect a Language Server Protocol server so that Claude sees type errors and missing imports after every edit</w:t>
      </w:r>
      <w:r>
        <w:t xml:space="preserve"> </w:t>
      </w:r>
      <w:r>
        <w:t xml:space="preserve">and can jump to definitions instead of grepping</w:t>
      </w:r>
      <w:r>
        <w:t xml:space="preserve"> </w:t>
      </w:r>
      <w:r>
        <w:t xml:space="preserve">(Anthropic 2026g)</w:t>
      </w:r>
      <w:r>
        <w:t xml:space="preserve">.</w:t>
      </w:r>
      <w:r>
        <w:t xml:space="preserve"> </w:t>
      </w:r>
      <w:r>
        <w:t xml:space="preserve">The plugin does not install the language server binary;</w:t>
      </w:r>
      <w:r>
        <w:t xml:space="preserve"> </w:t>
      </w:r>
      <w:r>
        <w:t xml:space="preserve">you do, and cloud sessions never start it.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pyright-lsp</w:t>
      </w:r>
      <w:r>
        <w:t xml:space="preserve"> </w:t>
      </w:r>
      <w:r>
        <w:t xml:space="preserve">is worth installing wherever the lab writes Python.</w:t>
      </w:r>
      <w:r>
        <w:t xml:space="preserve"> </w:t>
      </w:r>
      <w:r>
        <w:t xml:space="preserve">There is no R entry in the catalog (measured 2026-09-09),</w:t>
      </w:r>
      <w:r>
        <w:t xml:space="preserve"> </w:t>
      </w:r>
      <w:r>
        <w:t xml:space="preserve">so R work gets no diagnostics from this route;</w:t>
      </w:r>
      <w:r>
        <w:t xml:space="preserve"> </w:t>
      </w:r>
      <w:r>
        <w:t xml:space="preserve">the docs describe an</w:t>
      </w:r>
      <w:r>
        <w:t xml:space="preserve"> </w:t>
      </w:r>
      <w:r>
        <w:rPr>
          <w:rStyle w:val="VerbatimChar"/>
        </w:rPr>
        <w:t xml:space="preserve">.lsp.json</w:t>
      </w:r>
      <w:r>
        <w:t xml:space="preserve"> </w:t>
      </w:r>
      <w:r>
        <w:t xml:space="preserve">for writing your own LSP plugin,</w:t>
      </w:r>
      <w:r>
        <w:t xml:space="preserve"> </w:t>
      </w:r>
      <w:r>
        <w:t xml:space="preserve">which is the path if anyone wants to wire up R’s</w:t>
      </w:r>
      <w:r>
        <w:t xml:space="preserve"> </w:t>
      </w:r>
      <w:r>
        <w:rPr>
          <w:rStyle w:val="VerbatimChar"/>
        </w:rPr>
        <w:t xml:space="preserve">languageserver</w:t>
      </w:r>
      <w:r>
        <w:t xml:space="preserve">.</w:t>
      </w:r>
    </w:p>
    <w:bookmarkEnd w:id="187"/>
    <w:bookmarkStart w:id="188" w:name="development-workflows"/>
    <w:p>
      <w:pPr>
        <w:pStyle w:val="Heading5"/>
      </w:pPr>
      <w:r>
        <w:t xml:space="preserve">Development workflows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commit-commands</w:t>
      </w:r>
      <w:r>
        <w:t xml:space="preserve">: commit, push, and open a PR from slash commands.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code-review</w:t>
      </w:r>
      <w:r>
        <w:t xml:space="preserve">: multi-agent PR review with confidence-based scoring.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pr-review-toolkit</w:t>
      </w:r>
      <w:r>
        <w:t xml:space="preserve">: reviewer agents specialized by concern (comments, tests, error handling, type design).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feature-dev</w:t>
      </w:r>
      <w:r>
        <w:t xml:space="preserve">: a phased explore-design-implement workflow with dedicated agents.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code-simplifier</w:t>
      </w:r>
      <w:r>
        <w:t xml:space="preserve">: an agent that refines code for clarity without changing behaviour.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code-modernization</w:t>
      </w:r>
      <w:r>
        <w:t xml:space="preserve">: a preflight-assess-transform workflow for legacy codebases.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security-guidance</w:t>
      </w:r>
      <w:r>
        <w:t xml:space="preserve">: pattern warnings on every edit plus an LLM diff review at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t xml:space="preserve">with fixes applied in the same session.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claude-security</w:t>
      </w:r>
      <w:r>
        <w:t xml:space="preserve">: deeper vulnerability scanning of your own code, at a chosen effort level.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ralph-loop</w:t>
      </w:r>
      <w:r>
        <w:t xml:space="preserve">: the self-referential iteration loop, treated on its own below.</w:t>
      </w:r>
    </w:p>
    <w:p>
      <w:pPr>
        <w:pStyle w:val="FirstParagraph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fills a gap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does not cover and costs little,</w:t>
      </w:r>
      <w:r>
        <w:t xml:space="preserve"> </w:t>
      </w:r>
      <w:r>
        <w:t xml:space="preserve">so install it.</w:t>
      </w:r>
      <w:r>
        <w:t xml:space="preserve"> 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pr-review-toolkit</w:t>
      </w:r>
      <w:r>
        <w:t xml:space="preserve"> </w:t>
      </w:r>
      <w:r>
        <w:t xml:space="preserve">overlap the lab’s forge workflow</w:t>
      </w:r>
      <w:r>
        <w:t xml:space="preserve"> </w:t>
      </w:r>
      <w:r>
        <w:t xml:space="preserve">(claim, PR-on-claim,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review action)</w:t>
      </w:r>
      <w:r>
        <w:t xml:space="preserve"> </w:t>
      </w:r>
      <w:r>
        <w:t xml:space="preserve">and would run beside it rather than replace it;</w:t>
      </w:r>
      <w:r>
        <w:t xml:space="preserve"> </w:t>
      </w:r>
      <w:r>
        <w:t xml:space="preserve">skip them unless you are working outside a lab repository.</w:t>
      </w:r>
      <w:r>
        <w:t xml:space="preserve"> </w:t>
      </w:r>
      <w:r>
        <w:rPr>
          <w:rStyle w:val="VerbatimChar"/>
        </w:rPr>
        <w:t xml:space="preserve">feature-dev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code-modernization</w:t>
      </w:r>
      <w:r>
        <w:t xml:space="preserve"> </w:t>
      </w:r>
      <w:r>
        <w:t xml:space="preserve">are aimed at application codebases and have not earned a place here.</w:t>
      </w:r>
    </w:p>
    <w:bookmarkEnd w:id="188"/>
    <w:bookmarkStart w:id="189" w:name="building-your-own-extensions"/>
    <w:p>
      <w:pPr>
        <w:pStyle w:val="Heading5"/>
      </w:pPr>
      <w:r>
        <w:t xml:space="preserve">Building your own extensions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plugin-dev</w:t>
      </w:r>
      <w:r>
        <w:t xml:space="preserve">: seven skills covering hooks, MCP integration, and plugin structure.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skill-creator</w:t>
      </w:r>
      <w:r>
        <w:t xml:space="preserve">: create, improve, and benchmark skills.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hookify</w:t>
      </w:r>
      <w:r>
        <w:t xml:space="preserve">: write a hook from a conversation pattern or an explicit instruction.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mcp-server-dev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agent-sdk-dev</w:t>
      </w:r>
      <w:r>
        <w:t xml:space="preserve">: building MCP servers and Claude Agent SDK programs.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mcp-tunnels</w:t>
      </w:r>
      <w:r>
        <w:t xml:space="preserve">: reach a private MCP server through an Anthropic tunnel.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claude-md-management</w:t>
      </w:r>
      <w:r>
        <w:t xml:space="preserve">: audit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capture session learnings, keep project memory tidy.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claude-code-setup</w:t>
      </w:r>
      <w:r>
        <w:t xml:space="preserve">: analyze a codebase and recommend hooks, skills, and MCP servers for it.</w:t>
      </w:r>
    </w:p>
    <w:p>
      <w:pPr>
        <w:pStyle w:val="FirstParagraph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plugin-dev</w:t>
      </w:r>
      <w:r>
        <w:t xml:space="preserve"> </w:t>
      </w:r>
      <w:r>
        <w:t xml:space="preserve">are the ones to reach for when adding 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since the corpus is itself a plugin.</w:t>
      </w:r>
      <w:r>
        <w:t xml:space="preserve"> </w:t>
      </w:r>
      <w:r>
        <w:rPr>
          <w:rStyle w:val="VerbatimChar"/>
        </w:rPr>
        <w:t xml:space="preserve">claude-md-management</w:t>
      </w:r>
      <w:r>
        <w:t xml:space="preserve"> </w:t>
      </w:r>
      <w:r>
        <w:t xml:space="preserve">duplicates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ums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memorize</w:t>
      </w:r>
      <w:r>
        <w:t xml:space="preserve"> </w:t>
      </w:r>
      <w:r>
        <w:t xml:space="preserve">skills</w:t>
      </w:r>
      <w:r>
        <w:t xml:space="preserve"> </w:t>
      </w:r>
      <w:r>
        <w:t xml:space="preserve">and its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conventions;</w:t>
      </w:r>
      <w:r>
        <w:t xml:space="preserve"> </w:t>
      </w:r>
      <w:r>
        <w:t xml:space="preserve">skip it in lab repositories.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generates a hook from a description;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 hooks are hand-written Python with a test per hook,</w:t>
      </w:r>
      <w:r>
        <w:t xml:space="preserve"> </w:t>
      </w:r>
      <w:r>
        <w:t xml:space="preserve">so use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for a personal one-off and the corpus for anything shared.</w:t>
      </w:r>
    </w:p>
    <w:bookmarkEnd w:id="189"/>
    <w:bookmarkStart w:id="191" w:name="output-styles-and-reports"/>
    <w:p>
      <w:pPr>
        <w:pStyle w:val="Heading5"/>
      </w:pPr>
      <w:r>
        <w:t xml:space="preserve">Output styles and reports</w:t>
      </w:r>
    </w:p>
    <w:p>
      <w:pPr>
        <w:pStyle w:val="FirstParagraph"/>
      </w:pPr>
      <w:r>
        <w:rPr>
          <w:rStyle w:val="VerbatimChar"/>
        </w:rPr>
        <w:t xml:space="preserve">explanatory-output-style</w:t>
      </w:r>
      <w:r>
        <w:t xml:space="preserve"> </w:t>
      </w:r>
      <w:r>
        <w:t xml:space="preserve">recreates the deprecated built-in Explanatory style</w:t>
      </w:r>
      <w:r>
        <w:t xml:space="preserve"> </w:t>
      </w:r>
      <w:r>
        <w:t xml:space="preserve">(commentary on implementation choices),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learning-output-style</w:t>
      </w:r>
      <w:r>
        <w:t xml:space="preserve"> </w:t>
      </w:r>
      <w:r>
        <w:t xml:space="preserve">implements a Learning style that never shipped</w:t>
      </w:r>
      <w:r>
        <w:t xml:space="preserve"> </w:t>
      </w:r>
      <w:r>
        <w:t xml:space="preserve">(prompts for you to write key pieces yourself).</w:t>
      </w:r>
      <w:r>
        <w:t xml:space="preserve"> </w:t>
      </w:r>
      <w:r>
        <w:rPr>
          <w:rStyle w:val="VerbatimChar"/>
        </w:rPr>
        <w:t xml:space="preserve">receipts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session-report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project-artifact</w:t>
      </w:r>
      <w:r>
        <w:t xml:space="preserve"> </w:t>
      </w:r>
      <w:r>
        <w:t xml:space="preserve">generate HTML reports</w:t>
      </w:r>
      <w:r>
        <w:t xml:space="preserve"> </w:t>
      </w:r>
      <w:r>
        <w:t xml:space="preserve">of what you shipped, what a session cost, and a project status page.</w:t>
      </w:r>
      <w:r>
        <w:t xml:space="preserve"> </w:t>
      </w:r>
      <w:r>
        <w:rPr>
          <w:rStyle w:val="VerbatimChar"/>
        </w:rPr>
        <w:t xml:space="preserve">playground</w:t>
      </w:r>
      <w:r>
        <w:t xml:space="preserve"> </w:t>
      </w:r>
      <w:r>
        <w:t xml:space="preserve">builds single-file interactive HTML explorers;</w:t>
      </w:r>
      <w:r>
        <w:t xml:space="preserve"> </w:t>
      </w:r>
      <w:r>
        <w:rPr>
          <w:rStyle w:val="VerbatimChar"/>
        </w:rPr>
        <w:t xml:space="preserve">frontend-design</w:t>
      </w:r>
      <w:r>
        <w:t xml:space="preserve"> </w:t>
      </w:r>
      <w:r>
        <w:t xml:space="preserve">targets distinctive web interfaces;</w:t>
      </w:r>
      <w:r>
        <w:t xml:space="preserve"> </w:t>
      </w:r>
      <w:r>
        <w:rPr>
          <w:rStyle w:val="VerbatimChar"/>
        </w:rPr>
        <w:t xml:space="preserve">math-olympiad</w:t>
      </w:r>
      <w:r>
        <w:t xml:space="preserve"> </w:t>
      </w:r>
      <w:r>
        <w:t xml:space="preserve">solves competition mathematics with adversarial verification;</w:t>
      </w:r>
      <w:r>
        <w:t xml:space="preserve"> </w:t>
      </w:r>
      <w:r>
        <w:rPr>
          <w:rStyle w:val="VerbatimChar"/>
        </w:rPr>
        <w:t xml:space="preserve">cwc-makers</w:t>
      </w:r>
      <w:r>
        <w:t xml:space="preserve"> </w:t>
      </w:r>
      <w:r>
        <w:t xml:space="preserve">sets up a hardware kit.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learning-output-style</w:t>
      </w:r>
      <w:r>
        <w:t xml:space="preserve"> </w:t>
      </w:r>
      <w:r>
        <w:t xml:space="preserve">is a reasonable choice for a student who wants to learn a codebase rather than delegate it,</w:t>
      </w:r>
      <w:r>
        <w:t xml:space="preserve"> </w:t>
      </w:r>
      <w:r>
        <w:t xml:space="preserve">per</w:t>
      </w:r>
      <w:r>
        <w:t xml:space="preserve"> </w:t>
      </w:r>
      <w:hyperlink r:id="rId190">
        <w:r>
          <w:rPr>
            <w:rStyle w:val="Hyperlink"/>
          </w:rPr>
          <w:t xml:space="preserve">when to use AI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session-report</w:t>
      </w:r>
      <w:r>
        <w:t xml:space="preserve"> </w:t>
      </w:r>
      <w:r>
        <w:t xml:space="preserve">is useful when a quota question comes up.</w:t>
      </w:r>
      <w:r>
        <w:t xml:space="preserve"> </w:t>
      </w:r>
      <w:r>
        <w:t xml:space="preserve">The rest are not relevant to lab work.</w:t>
      </w:r>
    </w:p>
    <w:bookmarkEnd w:id="191"/>
    <w:bookmarkStart w:id="193" w:name="external-integrations"/>
    <w:p>
      <w:pPr>
        <w:pStyle w:val="Heading5"/>
      </w:pPr>
      <w:r>
        <w:t xml:space="preserve">External integrations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 </w:t>
      </w:r>
      <w:r>
        <w:t xml:space="preserve">directory and many third-party entries bundle a pre-configured MCP server: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gitlab</w:t>
      </w:r>
      <w:r>
        <w:t xml:space="preserve">,</w:t>
      </w:r>
      <w:r>
        <w:t xml:space="preserve"> </w:t>
      </w:r>
      <w:r>
        <w:rPr>
          <w:rStyle w:val="VerbatimChar"/>
        </w:rPr>
        <w:t xml:space="preserve">atlassian</w:t>
      </w:r>
      <w:r>
        <w:t xml:space="preserve">,</w:t>
      </w:r>
      <w:r>
        <w:t xml:space="preserve"> </w:t>
      </w:r>
      <w:r>
        <w:rPr>
          <w:rStyle w:val="VerbatimChar"/>
        </w:rPr>
        <w:t xml:space="preserve">asana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figma</w:t>
      </w:r>
      <w:r>
        <w:t xml:space="preserve">,</w:t>
      </w:r>
      <w:r>
        <w:t xml:space="preserve"> </w:t>
      </w:r>
      <w:r>
        <w:rPr>
          <w:rStyle w:val="VerbatimChar"/>
        </w:rPr>
        <w:t xml:space="preserve">slack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vercel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context7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serena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terraform</w:t>
      </w:r>
      <w:r>
        <w:t xml:space="preserve">,</w:t>
      </w:r>
      <w:r>
        <w:t xml:space="preserve"> </w:t>
      </w:r>
      <w:r>
        <w:t xml:space="preserve">and messaging bridges for Discord, Telegram, and iMessage</w:t>
      </w:r>
      <w:r>
        <w:t xml:space="preserve"> </w:t>
      </w:r>
      <w:r>
        <w:t xml:space="preserve">(Anthropic 2026g)</w:t>
      </w:r>
      <w:r>
        <w:t xml:space="preserve">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is the one that matters here;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 </w:t>
      </w:r>
      <w:r>
        <w:t xml:space="preserve">covers configuring it,</w:t>
      </w:r>
      <w:r>
        <w:t xml:space="preserve"> </w:t>
      </w:r>
      <w:r>
        <w:t xml:space="preserve">and</w:t>
      </w:r>
      <w:r>
        <w:t xml:space="preserve"> </w:t>
      </w:r>
      <w:hyperlink r:id="rId192">
        <w:r>
          <w:rPr>
            <w:rStyle w:val="Hyperlink"/>
          </w:rPr>
          <w:t xml:space="preserve">PR activity notifications</w:t>
        </w:r>
      </w:hyperlink>
      <w:r>
        <w:t xml:space="preserve"> </w:t>
      </w:r>
      <w:r>
        <w:t xml:space="preserve">what it adds.</w:t>
      </w:r>
      <w:r>
        <w:t xml:space="preserve"> </w:t>
      </w:r>
      <w:r>
        <w:rPr>
          <w:rStyle w:val="VerbatimChar"/>
        </w:rPr>
        <w:t xml:space="preserve">context7</w:t>
      </w:r>
      <w:r>
        <w:t xml:space="preserve"> </w:t>
      </w:r>
      <w:r>
        <w:t xml:space="preserve">(live library documentation lookup) is worth a try for Python and JavaScript work.</w:t>
      </w:r>
      <w:r>
        <w:t xml:space="preserve"> </w:t>
      </w:r>
      <w:r>
        <w:t xml:space="preserve">Everything else depends on whether the lab uses the service.</w:t>
      </w:r>
    </w:p>
    <w:bookmarkEnd w:id="193"/>
    <w:bookmarkEnd w:id="194"/>
    <w:bookmarkStart w:id="196" w:name="community-plugins-worth-knowing"/>
    <w:p>
      <w:pPr>
        <w:pStyle w:val="Heading4"/>
      </w:pPr>
      <w:r>
        <w:t xml:space="preserve">Community plugins worth knowing</w:t>
      </w:r>
    </w:p>
    <w:p>
      <w:pPr>
        <w:pStyle w:val="FirstParagraph"/>
      </w:pPr>
      <w:r>
        <w:t xml:space="preserve">Beyond the three Anthropic catalogs,</w:t>
      </w:r>
      <w:r>
        <w:t xml:space="preserve"> </w:t>
      </w:r>
      <w:r>
        <w:t xml:space="preserve">any GitHub repository with a</w:t>
      </w:r>
      <w:r>
        <w:t xml:space="preserve"> </w:t>
      </w:r>
      <w:r>
        <w:rPr>
          <w:rStyle w:val="VerbatimChar"/>
        </w:rPr>
        <w:t xml:space="preserve">.claude-plugin/marketplace.json</w:t>
      </w:r>
      <w:r>
        <w:t xml:space="preserve"> </w:t>
      </w:r>
      <w:r>
        <w:t xml:space="preserve">is a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 owner/repo</w:t>
      </w:r>
      <w:r>
        <w:t xml:space="preserve">),</w:t>
      </w:r>
      <w:r>
        <w:t xml:space="preserve"> </w:t>
      </w:r>
      <w:r>
        <w:t xml:space="preserve">and the four plugins in</w:t>
      </w:r>
      <w:r>
        <w:t xml:space="preserve"> </w:t>
      </w: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sembr/skills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ponytail</w:t>
      </w:r>
      <w:r>
        <w:t xml:space="preserve">, Contextify, 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itself)</w:t>
      </w:r>
      <w:r>
        <w:t xml:space="preserve"> </w:t>
      </w:r>
      <w:r>
        <w:t xml:space="preserve">all reach you that way.</w:t>
      </w:r>
      <w:r>
        <w:t xml:space="preserve"> </w:t>
      </w:r>
      <w:r>
        <w:t xml:space="preserve">One more is widely enough used to describe here.</w:t>
      </w:r>
    </w:p>
    <w:p>
      <w:pPr>
        <w:pStyle w:val="BodyText"/>
      </w:pPr>
      <w:r>
        <w:rPr>
          <w:b/>
          <w:bCs/>
        </w:rPr>
        <w:t xml:space="preserve">Superpowers</w:t>
      </w:r>
      <w:r>
        <w:t xml:space="preserve"> </w:t>
      </w:r>
      <w:r>
        <w:t xml:space="preserve">(</w:t>
      </w:r>
      <w:hyperlink r:id="rId195">
        <w:r>
          <w:rPr>
            <w:rStyle w:val="VerbatimChar"/>
          </w:rPr>
          <w:t xml:space="preserve">obra/superpowers</w:t>
        </w:r>
      </w:hyperlink>
      <w:r>
        <w:t xml:space="preserve"> </w:t>
      </w:r>
      <w:r>
        <w:t xml:space="preserve">(Vincent 2026)</w:t>
      </w:r>
      <w:r>
        <w:t xml:space="preserve">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“a complete software development methodology for your coding agents,</w:t>
      </w:r>
      <w:r>
        <w:t xml:space="preserve"> </w:t>
      </w:r>
      <w:r>
        <w:t xml:space="preserve">built on top of a set of composable skills”</w:t>
      </w:r>
      <w:r>
        <w:t xml:space="preserve">.</w:t>
      </w:r>
      <w:r>
        <w:t xml:space="preserve"> </w:t>
      </w:r>
      <w:r>
        <w:t xml:space="preserve">The 6.3.0 build installed on one lab machine carries fourteen skills</w:t>
      </w:r>
      <w:r>
        <w:t xml:space="preserve"> </w:t>
      </w:r>
      <w:r>
        <w:t xml:space="preserve">(measured 2026-09-09):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brainstorming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writing-plans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executing-plans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test-driven-development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systematic-debugging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subagent-driven-development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dispatching-parallel-agents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requesting-code-review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receiving-code-review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using-git-worktrees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finishing-a-development-branch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verification-before-completion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using-superpowers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writing-skills</w:t>
      </w:r>
      <w:r>
        <w:t xml:space="preserve">, the two meta-skills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using-superpowers</w:t>
      </w:r>
      <w:r>
        <w:t xml:space="preserve"> </w:t>
      </w:r>
      <w:r>
        <w:t xml:space="preserve">skill loads at session start so the others trigger on their own.</w:t>
      </w:r>
      <w:r>
        <w:t xml:space="preserve"> </w:t>
      </w:r>
      <w:r>
        <w:t xml:space="preserve">It is MIT-licensed and installs into more than a dozen agents, among them:</w:t>
      </w:r>
    </w:p>
    <w:p>
      <w:pPr>
        <w:pStyle w:val="Compact"/>
        <w:numPr>
          <w:ilvl w:val="0"/>
          <w:numId w:val="1074"/>
        </w:numPr>
      </w:pPr>
      <w:r>
        <w:t xml:space="preserve">Claude Code, via</w:t>
      </w:r>
      <w:r>
        <w:t xml:space="preserve"> </w:t>
      </w:r>
      <w:r>
        <w:rPr>
          <w:rStyle w:val="VerbatimChar"/>
        </w:rPr>
        <w:t xml:space="preserve">/plugin install superpowers@claude-plugins-official</w:t>
      </w:r>
    </w:p>
    <w:p>
      <w:pPr>
        <w:pStyle w:val="Compact"/>
        <w:numPr>
          <w:ilvl w:val="0"/>
          <w:numId w:val="1074"/>
        </w:numPr>
      </w:pPr>
      <w:r>
        <w:t xml:space="preserve">Cursor, Codex, and Copilot CLI</w:t>
      </w:r>
    </w:p>
    <w:p>
      <w:pPr>
        <w:pStyle w:val="Compact"/>
        <w:numPr>
          <w:ilvl w:val="0"/>
          <w:numId w:val="1074"/>
        </w:numPr>
      </w:pPr>
      <w:r>
        <w:t xml:space="preserve">Gemini CLI, OpenCode, and Antigravity</w:t>
      </w:r>
    </w:p>
    <w:p>
      <w:pPr>
        <w:pStyle w:val="Compact"/>
        <w:numPr>
          <w:ilvl w:val="0"/>
          <w:numId w:val="1074"/>
        </w:numPr>
      </w:pPr>
      <w:r>
        <w:t xml:space="preserve">Pi and Hermes</w:t>
      </w:r>
    </w:p>
    <w:p>
      <w:pPr>
        <w:pStyle w:val="FirstParagraph"/>
      </w:pPr>
      <w:r>
        <w:t xml:space="preserve">Verdict: install it if you want an opinionated end-to-end process and are not already running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  <w:r>
        <w:t xml:space="preserve"> </w:t>
      </w:r>
      <w:r>
        <w:t xml:space="preserve">Running both means two session-start bootstraps competing to set the workflow,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already covers the same ground in its own vocabulary</w:t>
      </w:r>
      <w:r>
        <w:t xml:space="preserve"> </w:t>
      </w:r>
      <w:r>
        <w:t xml:space="preserve">(</w:t>
      </w:r>
      <w:r>
        <w:rPr>
          <w:rStyle w:val="VerbatimChar"/>
        </w:rPr>
        <w:t xml:space="preserve">brainstorm</w:t>
      </w:r>
      <w:r>
        <w:t xml:space="preserve">,</w:t>
      </w:r>
      <w:r>
        <w:t xml:space="preserve"> </w:t>
      </w:r>
      <w:r>
        <w:rPr>
          <w:rStyle w:val="VerbatimChar"/>
        </w:rPr>
        <w:t xml:space="preserve">st</w:t>
      </w:r>
      <w:r>
        <w:t xml:space="preserve">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adversarial-reviewer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clean-worktrees</w:t>
      </w:r>
      <w:r>
        <w:t xml:space="preserve">,</w:t>
      </w:r>
      <w:r>
        <w:t xml:space="preserve"> </w:t>
      </w:r>
      <w:r>
        <w:rPr>
          <w:rStyle w:val="VerbatimChar"/>
        </w:rPr>
        <w:t xml:space="preserve">wrap-up</w:t>
      </w:r>
      <w:r>
        <w:t xml:space="preserve">).</w:t>
      </w:r>
      <w:r>
        <w:t xml:space="preserve"> </w:t>
      </w:r>
      <w:r>
        <w:t xml:space="preserve">The skills that do not overlap</w:t>
      </w:r>
      <w:r>
        <w:t xml:space="preserve"> </w:t>
      </w:r>
      <w:r>
        <w:t xml:space="preserve">(</w:t>
      </w:r>
      <w:r>
        <w:rPr>
          <w:rStyle w:val="VerbatimChar"/>
        </w:rPr>
        <w:t xml:space="preserve">systematic-debugging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test-driven-development</w:t>
      </w:r>
      <w:r>
        <w:t xml:space="preserve">)</w:t>
      </w:r>
      <w:r>
        <w:t xml:space="preserve"> </w:t>
      </w:r>
      <w:r>
        <w:t xml:space="preserve">are worth reading even if you do not install the plugin.</w:t>
      </w:r>
    </w:p>
    <w:p>
      <w:pPr>
        <w:pStyle w:val="BodyText"/>
      </w:pPr>
      <w:r>
        <w:t xml:space="preserve">The community marketplace itself is small so far</w:t>
      </w:r>
      <w:r>
        <w:t xml:space="preserve"> </w:t>
      </w:r>
      <w:r>
        <w:t xml:space="preserve">(four plugin directories visible on 2026-09-09:</w:t>
      </w:r>
      <w:r>
        <w:t xml:space="preserve"> </w:t>
      </w:r>
      <w:r>
        <w:rPr>
          <w:rStyle w:val="VerbatimChar"/>
        </w:rPr>
        <w:t xml:space="preserve">eli5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quickdesign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testdino</w:t>
      </w:r>
      <w:r>
        <w:t xml:space="preserve">,</w:t>
      </w:r>
      <w:r>
        <w:t xml:space="preserve"> </w:t>
      </w:r>
      <w:r>
        <w:rPr>
          <w:rStyle w:val="VerbatimChar"/>
        </w:rPr>
        <w:t xml:space="preserve">tres-finance-plugin</w:t>
      </w:r>
      <w:r>
        <w:t xml:space="preserve">;</w:t>
      </w:r>
      <w:r>
        <w:t xml:space="preserve"> </w:t>
      </w:r>
      <w:r>
        <w:t xml:space="preserve">(Anthropic 2026c)</w:t>
      </w:r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“branching out”</w:t>
      </w:r>
      <w:r>
        <w:t xml:space="preserve"> </w:t>
      </w:r>
      <w:r>
        <w:t xml:space="preserve">today means the official catalog’s third-party entries</w:t>
      </w:r>
      <w:r>
        <w:t xml:space="preserve"> </w:t>
      </w:r>
      <w:r>
        <w:t xml:space="preserve">and independent repositories, not that mirror.</w:t>
      </w:r>
    </w:p>
    <w:bookmarkEnd w:id="196"/>
    <w:bookmarkStart w:id="198" w:name="compared-with-ai-config"/>
    <w:p>
      <w:pPr>
        <w:pStyle w:val="Heading4"/>
      </w:pPr>
      <w:r>
        <w:t xml:space="preserve">Compared with</w:t>
      </w:r>
      <w:r>
        <w:t xml:space="preserve"> </w:t>
      </w:r>
      <w:r>
        <w:rPr>
          <w:rStyle w:val="VerbatimChar"/>
        </w:rPr>
        <w:t xml:space="preserve">ai-config</w:t>
      </w:r>
    </w:p>
    <w:p>
      <w:pPr>
        <w:pStyle w:val="FirstParagraph"/>
      </w:pP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(Morrison Lab 2026a)</w:t>
      </w:r>
      <w:r>
        <w:t xml:space="preserve"> </w:t>
      </w:r>
      <w:r>
        <w:t xml:space="preserve">is the lab’s own plugin.</w:t>
      </w:r>
      <w:r>
        <w:t xml:space="preserve"> </w:t>
      </w:r>
      <w:r>
        <w:t xml:space="preserve">The copy Claude Code caches on one lab machine holds 198 skills and 90 hook scripts</w:t>
      </w:r>
      <w:r>
        <w:t xml:space="preserve"> </w:t>
      </w:r>
      <w:r>
        <w:t xml:space="preserve">(measured 2026-09-09),</w:t>
      </w:r>
      <w:r>
        <w:t xml:space="preserve"> </w:t>
      </w:r>
      <w:r>
        <w:t xml:space="preserve">plus memories and the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fragments this site vendors into</w:t>
      </w:r>
      <w:r>
        <w:t xml:space="preserve"> </w:t>
      </w:r>
      <w:hyperlink r:id="rId197">
        <w:r>
          <w:rPr>
            <w:rStyle w:val="Hyperlink"/>
          </w:rPr>
          <w:t xml:space="preserve">fully clean</w:t>
        </w:r>
      </w:hyperlink>
      <w:r>
        <w:t xml:space="preserve"> </w:t>
      </w:r>
      <w:r>
        <w:t xml:space="preserve">and its neighbours.</w:t>
      </w:r>
      <w:r>
        <w:t xml:space="preserve"> </w:t>
      </w:r>
      <w:r>
        <w:t xml:space="preserve">It installs as a Claude Code plugin (</w:t>
      </w:r>
      <w:r>
        <w:rPr>
          <w:rStyle w:val="VerbatimChar"/>
        </w:rPr>
        <w:t xml:space="preserve">/plugin marketplace add Morrison-Lab/ai-config</w:t>
      </w:r>
      <w:r>
        <w:t xml:space="preserve">),</w:t>
      </w:r>
      <w:r>
        <w:t xml:space="preserve"> </w:t>
      </w:r>
      <w:r>
        <w:t xml:space="preserve">as a Cursor plugin,</w:t>
      </w:r>
      <w:r>
        <w:t xml:space="preserve"> </w:t>
      </w:r>
      <w:r>
        <w:t xml:space="preserve">and via</w:t>
      </w:r>
      <w:r>
        <w:t xml:space="preserve"> </w:t>
      </w:r>
      <w:r>
        <w:rPr>
          <w:rStyle w:val="VerbatimChar"/>
        </w:rPr>
        <w:t xml:space="preserve">bootstrap.sh</w:t>
      </w:r>
      <w:r>
        <w:t xml:space="preserve"> </w:t>
      </w:r>
      <w:r>
        <w:t xml:space="preserve">for Codex, Gemini CLI and Antigravity, VS Code Copilot, and OpenCode</w:t>
      </w:r>
      <w:r>
        <w:t xml:space="preserve"> </w:t>
      </w:r>
      <w:r>
        <w:t xml:space="preserve">(</w:t>
      </w:r>
      <w:hyperlink w:anchor="sec-ai-config-install">
        <w:r>
          <w:rPr>
            <w:rStyle w:val="Hyperlink"/>
          </w:rPr>
          <w:t xml:space="preserve">Section 8</w:t>
        </w:r>
      </w:hyperlink>
      <w:r>
        <w:t xml:space="preserve">).</w:t>
      </w:r>
    </w:p>
    <w:p>
      <w:pPr>
        <w:pStyle w:val="BodyText"/>
      </w:pPr>
      <w:r>
        <w:t xml:space="preserve">Set beside the marketplaces above, four differences decide what to install: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Scope.</w:t>
      </w:r>
      <w:r>
        <w:t xml:space="preserve"> </w:t>
      </w:r>
      <w:r>
        <w:t xml:space="preserve">A marketplace plugin does one thing: one language server, one MCP server, one workflow.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 a whole working style: forge etiquette (claim, PR-on-claim,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</w:t>
      </w:r>
      <w:r>
        <w:t xml:space="preserve"> </w:t>
      </w:r>
      <w:r>
        <w:rPr>
          <w:rStyle w:val="VerbatimChar"/>
        </w:rPr>
        <w:t xml:space="preserve">mwc</w:t>
      </w:r>
      <w:r>
        <w:t xml:space="preserve">),</w:t>
      </w:r>
      <w:r>
        <w:t xml:space="preserve"> </w:t>
      </w:r>
      <w:r>
        <w:t xml:space="preserve">lab coding and writing conventions, quota management, and the memory that carries lessons between sessions.</w:t>
      </w:r>
      <w:r>
        <w:t xml:space="preserve"> </w:t>
      </w:r>
      <w:r>
        <w:t xml:space="preserve">Nothing in the official catalog is shaped like that;</w:t>
      </w:r>
      <w:r>
        <w:t xml:space="preserve"> </w:t>
      </w:r>
      <w:r>
        <w:rPr>
          <w:rStyle w:val="VerbatimChar"/>
        </w:rPr>
        <w:t xml:space="preserve">superpowers</w:t>
      </w:r>
      <w:r>
        <w:t xml:space="preserve"> </w:t>
      </w:r>
      <w:r>
        <w:t xml:space="preserve">is the closest, and it stops at the software-methodology layer.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Enforcement.</w:t>
      </w:r>
      <w:r>
        <w:t xml:space="preserve"> </w:t>
      </w:r>
      <w:r>
        <w:t xml:space="preserve">The official workflow plugins are mostly skills and agents, which advise.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pairs its skills with hooks that block:</w:t>
      </w:r>
      <w:r>
        <w:t xml:space="preserve"> </w:t>
      </w:r>
      <w:r>
        <w:t xml:space="preserve">an unauthorized merge, a force push, a reply that promises without a mechanism.</w:t>
      </w:r>
      <w:r>
        <w:t xml:space="preserve"> </w:t>
      </w:r>
      <w:r>
        <w:t xml:space="preserve">The one official plugin with a comparable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-hook design is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,</w:t>
      </w:r>
      <w:r>
        <w:t xml:space="preserve"> </w:t>
      </w:r>
      <w:r>
        <w:t xml:space="preserve">which is why it is the clearest addition.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Cross-agent reach.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superpowers</w:t>
      </w:r>
      <w:r>
        <w:t xml:space="preserve"> </w:t>
      </w:r>
      <w:r>
        <w:t xml:space="preserve">install into several agents from one repository;</w:t>
      </w:r>
      <w:r>
        <w:t xml:space="preserve"> </w:t>
      </w:r>
      <w:r>
        <w:t xml:space="preserve">the official plugins are Claude Code only.</w:t>
      </w:r>
      <w:r>
        <w:t xml:space="preserve"> </w:t>
      </w:r>
      <w:r>
        <w:t xml:space="preserve">If a lab member works in Codex or Antigravity as well, that decides it.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Ownership.</w:t>
      </w:r>
      <w:r>
        <w:t xml:space="preserve"> </w:t>
      </w:r>
      <w:r>
        <w:t xml:space="preserve">A finding in an official plugin is a bug report to Anthropic;</w:t>
      </w:r>
      <w:r>
        <w:t xml:space="preserve"> </w:t>
      </w:r>
      <w:r>
        <w:t xml:space="preserve">a finding 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 a PR you can open today,</w:t>
      </w:r>
      <w:r>
        <w:t xml:space="preserve"> </w:t>
      </w:r>
      <w:r>
        <w:t xml:space="preserve">and the corpus’s UMS discipline expects exactly that.</w:t>
      </w:r>
    </w:p>
    <w:p>
      <w:pPr>
        <w:pStyle w:val="FirstParagraph"/>
      </w:pPr>
      <w:r>
        <w:t xml:space="preserve">The practical composition, as of 2026-09-09: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as the base,</w:t>
      </w:r>
      <w:r>
        <w:t xml:space="preserve"> </w:t>
      </w:r>
      <w:r>
        <w:rPr>
          <w:rStyle w:val="VerbatimChar"/>
        </w:rPr>
        <w:t xml:space="preserve">pyright-lsp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from the official marketplace,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where the MCP server is not already configured by hand,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sembr/skills</w:t>
      </w:r>
      <w:r>
        <w:t xml:space="preserve"> </w:t>
      </w:r>
      <w:r>
        <w:t xml:space="preserve">for prose repositories.</w:t>
      </w:r>
      <w:r>
        <w:t xml:space="preserve"> </w:t>
      </w:r>
      <w:r>
        <w:t xml:space="preserve">Everything else is a per-person choice.</w:t>
      </w:r>
    </w:p>
    <w:bookmarkEnd w:id="198"/>
    <w:bookmarkStart w:id="199" w:name="what-is-ralph-loop-and-is-it-ardi"/>
    <w:p>
      <w:pPr>
        <w:pStyle w:val="Heading4"/>
      </w:pPr>
      <w:r>
        <w:t xml:space="preserve">What is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, and is it</w:t>
      </w:r>
      <w:r>
        <w:t xml:space="preserve"> </w:t>
      </w:r>
      <w:r>
        <w:rPr>
          <w:rStyle w:val="VerbatimChar"/>
        </w:rPr>
        <w:t xml:space="preserve">ardi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ralph-loop</w:t>
      </w:r>
      <w:r>
        <w:t xml:space="preserve"> </w:t>
      </w:r>
      <w:r>
        <w:t xml:space="preserve">(official marketplace;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in the demo marketplace)</w:t>
      </w:r>
      <w:r>
        <w:t xml:space="preserve"> </w:t>
      </w:r>
      <w:r>
        <w:t xml:space="preserve">packages Geoffrey Huntley’s</w:t>
      </w:r>
      <w:r>
        <w:t xml:space="preserve"> </w:t>
      </w:r>
      <w:r>
        <w:t xml:space="preserve">“Ralph”</w:t>
      </w:r>
      <w:r>
        <w:t xml:space="preserve"> </w:t>
      </w:r>
      <w:r>
        <w:t xml:space="preserve">technique</w:t>
      </w:r>
      <w:r>
        <w:t xml:space="preserve"> </w:t>
      </w:r>
      <w:r>
        <w:t xml:space="preserve">(Anthropic 2026h; Huntley 2025)</w:t>
      </w:r>
      <w:r>
        <w:t xml:space="preserve">.</w:t>
      </w:r>
      <w:r>
        <w:t xml:space="preserve"> </w:t>
      </w:r>
      <w:r>
        <w:t xml:space="preserve">Ralph, in Huntley’s words,</w:t>
      </w:r>
      <w:r>
        <w:t xml:space="preserve"> </w:t>
      </w:r>
      <w:r>
        <w:t xml:space="preserve">“is a Bash loop”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: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PROMPT.md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claude-code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The same prompt file is fed to a fresh agent run, over and over.</w:t>
      </w:r>
      <w:r>
        <w:t xml:space="preserve"> </w:t>
      </w:r>
      <w:r>
        <w:t xml:space="preserve">Nothing changes between iterations except the repository:</w:t>
      </w:r>
      <w:r>
        <w:t xml:space="preserve"> </w:t>
      </w:r>
      <w:r>
        <w:t xml:space="preserve">the previous run’s files, commits, and test results are what the next run reads.</w:t>
      </w:r>
      <w:r>
        <w:t xml:space="preserve"> </w:t>
      </w:r>
      <w:r>
        <w:t xml:space="preserve">Tests supply the backpressure that keeps each pass honest,</w:t>
      </w:r>
      <w:r>
        <w:t xml:space="preserve"> </w:t>
      </w:r>
      <w:r>
        <w:t xml:space="preserve">and the operator</w:t>
      </w:r>
      <w:r>
        <w:t xml:space="preserve"> </w:t>
      </w:r>
      <w:r>
        <w:t xml:space="preserve">“tunes Ralph by adding a sign”</w:t>
      </w:r>
      <w:r>
        <w:t xml:space="preserve"> </w:t>
      </w:r>
      <w:r>
        <w:t xml:space="preserve">to the prompt</w:t>
      </w:r>
      <w:r>
        <w:t xml:space="preserve"> </w:t>
      </w:r>
      <w:r>
        <w:t xml:space="preserve">when a failure pattern shows up</w:t>
      </w:r>
      <w:r>
        <w:t xml:space="preserve"> </w:t>
      </w:r>
      <w:r>
        <w:t xml:space="preserve">(Huntley 2025)</w:t>
      </w:r>
      <w:r>
        <w:t xml:space="preserve">.</w:t>
      </w:r>
      <w:r>
        <w:t xml:space="preserve"> </w:t>
      </w:r>
      <w:r>
        <w:t xml:space="preserve">Huntley says it works best on greenfield projects,</w:t>
      </w:r>
      <w:r>
        <w:t xml:space="preserve"> </w:t>
      </w:r>
      <w:r>
        <w:t xml:space="preserve">one task per loop</w:t>
      </w:r>
      <w:r>
        <w:t xml:space="preserve"> </w:t>
      </w:r>
      <w:r>
        <w:t xml:space="preserve">(Huntley 2025)</w:t>
      </w:r>
      <w:r>
        <w:t xml:space="preserve">.</w:t>
      </w:r>
    </w:p>
    <w:p>
      <w:pPr>
        <w:pStyle w:val="BodyText"/>
      </w:pPr>
      <w:r>
        <w:t xml:space="preserve">The plugin moves that loop inside a single Claude Code session.</w:t>
      </w:r>
      <w:r>
        <w:t xml:space="preserve"> </w:t>
      </w:r>
      <w:r>
        <w:rPr>
          <w:rStyle w:val="VerbatimChar"/>
        </w:rPr>
        <w:t xml:space="preserve">/ralph-loop "&lt;prompt&gt;" --max-iterations &lt;n&gt; --completion-promise "&lt;text&gt;"</w:t>
      </w:r>
      <w:r>
        <w:t xml:space="preserve"> </w:t>
      </w:r>
      <w:r>
        <w:t xml:space="preserve">installs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that intercepts the agent’s attempt to end the turn</w:t>
      </w:r>
      <w:r>
        <w:t xml:space="preserve"> </w:t>
      </w:r>
      <w:r>
        <w:t xml:space="preserve">and feeds the same prompt back,</w:t>
      </w:r>
      <w:r>
        <w:t xml:space="preserve"> </w:t>
      </w:r>
      <w:r>
        <w:t xml:space="preserve">until the agent’s output contains the completion-promise string exactly,</w:t>
      </w:r>
      <w:r>
        <w:t xml:space="preserve"> </w:t>
      </w:r>
      <w:r>
        <w:t xml:space="preserve">or the iteration cap is hit,</w:t>
      </w:r>
      <w:r>
        <w:t xml:space="preserve"> </w:t>
      </w:r>
      <w:r>
        <w:t xml:space="preserve">or you run</w:t>
      </w:r>
      <w:r>
        <w:t xml:space="preserve"> </w:t>
      </w:r>
      <w:r>
        <w:rPr>
          <w:rStyle w:val="VerbatimChar"/>
        </w:rPr>
        <w:t xml:space="preserve">/cancel-ralph</w:t>
      </w:r>
      <w:r>
        <w:t xml:space="preserve"> </w:t>
      </w:r>
      <w:r>
        <w:t xml:space="preserve">(Anthropic 2026h)</w:t>
      </w:r>
      <w:r>
        <w:t xml:space="preserve">.</w:t>
      </w:r>
      <w:r>
        <w:t xml:space="preserve"> </w:t>
      </w:r>
      <w:r>
        <w:t xml:space="preserve">The caveats in the README are the important part:</w:t>
      </w:r>
      <w:r>
        <w:t xml:space="preserve"> </w:t>
      </w:r>
      <w:r>
        <w:t xml:space="preserve">the promise is an exact-string match,</w:t>
      </w:r>
      <w:r>
        <w:t xml:space="preserve"> </w:t>
      </w:r>
      <w:r>
        <w:t xml:space="preserve">so it cannot distinguish</w:t>
      </w:r>
      <w:r>
        <w:t xml:space="preserve"> </w:t>
      </w:r>
      <w:r>
        <w:t xml:space="preserve">“done”</w:t>
      </w:r>
      <w:r>
        <w:t xml:space="preserve"> </w:t>
      </w:r>
      <w:r>
        <w:t xml:space="preserve">from</w:t>
      </w:r>
      <w:r>
        <w:t xml:space="preserve"> </w:t>
      </w:r>
      <w:r>
        <w:t xml:space="preserve">“blocked”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--max-iterations</w:t>
      </w:r>
      <w:r>
        <w:t xml:space="preserve"> </w:t>
      </w:r>
      <w:r>
        <w:t xml:space="preserve">(unlimited by default) is the only real safety net.</w:t>
      </w:r>
      <w:r>
        <w:t xml:space="preserve"> </w:t>
      </w:r>
      <w:r>
        <w:t xml:space="preserve">It lists tasks needing human judgment, one-shot operations,</w:t>
      </w:r>
      <w:r>
        <w:t xml:space="preserve"> </w:t>
      </w:r>
      <w:r>
        <w:t xml:space="preserve">unclear success criteria, and production debugging as cases where not to use it.</w:t>
      </w:r>
    </w:p>
    <w:p>
      <w:pPr>
        <w:pStyle w:val="BodyText"/>
      </w:pPr>
      <w:r>
        <w:t xml:space="preserve">So: is it like</w:t>
      </w:r>
      <w:r>
        <w:t xml:space="preserve"> </w:t>
      </w:r>
      <w:r>
        <w:rPr>
          <w:rStyle w:val="VerbatimChar"/>
        </w:rPr>
        <w:t xml:space="preserve">ardi</w:t>
      </w:r>
      <w:r>
        <w:t xml:space="preserve">?</w:t>
      </w:r>
      <w:r>
        <w:t xml:space="preserve"> </w:t>
      </w:r>
      <w:r>
        <w:t xml:space="preserve">Both are loops that refuse to let the agent stop early,</w:t>
      </w:r>
      <w:r>
        <w:t xml:space="preserve"> </w:t>
      </w:r>
      <w:r>
        <w:t xml:space="preserve">and both rely on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-time mechanism</w:t>
      </w:r>
      <w:r>
        <w:t xml:space="preserve"> </w:t>
      </w:r>
      <w:r>
        <w:t xml:space="preserve">(</w:t>
      </w:r>
      <w:r>
        <w:rPr>
          <w:rStyle w:val="VerbatimChar"/>
        </w:rPr>
        <w:t xml:space="preserve">ai-config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hooks are what block a placeholder reply or an empty promise).</w:t>
      </w:r>
      <w:r>
        <w:t xml:space="preserve"> </w:t>
      </w:r>
      <w:r>
        <w:t xml:space="preserve">Past that they answer different questions.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ralph-loop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loops over</w:t>
            </w:r>
          </w:p>
        </w:tc>
        <w:tc>
          <w:tcPr/>
          <w:p>
            <w:pPr>
              <w:pStyle w:val="Compact"/>
            </w:pPr>
            <w:r>
              <w:t xml:space="preserve">one prompt, re-fed to the same session</w:t>
            </w:r>
          </w:p>
        </w:tc>
        <w:tc>
          <w:tcPr/>
          <w:p>
            <w:pPr>
              <w:pStyle w:val="Compact"/>
            </w:pPr>
            <w:r>
              <w:t xml:space="preserve">one pull request, across review rounds and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decides</w:t>
            </w:r>
            <w:r>
              <w:t xml:space="preserve"> </w:t>
            </w:r>
            <w:r>
              <w:t xml:space="preserve">“done”</w:t>
            </w:r>
          </w:p>
        </w:tc>
        <w:tc>
          <w:tcPr/>
          <w:p>
            <w:pPr>
              <w:pStyle w:val="Compact"/>
            </w:pPr>
            <w:r>
              <w:t xml:space="preserve">the agent, by emitting an agreed string</w:t>
            </w:r>
          </w:p>
        </w:tc>
        <w:tc>
          <w:tcPr/>
          <w:p>
            <w:pPr>
              <w:pStyle w:val="Compact"/>
            </w:pPr>
            <w:r>
              <w:t xml:space="preserve">an independent reviewer’s verdict plus green CI on the current 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changes each round</w:t>
            </w:r>
          </w:p>
        </w:tc>
        <w:tc>
          <w:tcPr/>
          <w:p>
            <w:pPr>
              <w:pStyle w:val="Compact"/>
            </w:pPr>
            <w:r>
              <w:t xml:space="preserve">nothing but the repository state</w:t>
            </w:r>
          </w:p>
        </w:tc>
        <w:tc>
          <w:tcPr/>
          <w:p>
            <w:pPr>
              <w:pStyle w:val="Compact"/>
            </w:pPr>
            <w:r>
              <w:t xml:space="preserve">the reviewer’s new findings, each Addressed, Rebutted, or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valve</w:t>
            </w:r>
          </w:p>
        </w:tc>
        <w:tc>
          <w:tcPr/>
          <w:p>
            <w:pPr>
              <w:pStyle w:val="Compact"/>
            </w:pPr>
            <w:r>
              <w:t xml:space="preserve">an iteration cap you set</w:t>
            </w:r>
          </w:p>
        </w:tc>
        <w:tc>
          <w:tcPr/>
          <w:p>
            <w:pPr>
              <w:pStyle w:val="Compact"/>
            </w:pPr>
            <w:r>
              <w:t xml:space="preserve">a human merge gate; the loop reports ready and never merges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it fits</w:t>
            </w:r>
          </w:p>
        </w:tc>
        <w:tc>
          <w:tcPr/>
          <w:p>
            <w:pPr>
              <w:pStyle w:val="Compact"/>
            </w:pPr>
            <w:r>
              <w:t xml:space="preserve">before a PR exists: grind an implementation against tests</w:t>
            </w:r>
          </w:p>
        </w:tc>
        <w:tc>
          <w:tcPr/>
          <w:p>
            <w:pPr>
              <w:pStyle w:val="Compact"/>
            </w:pPr>
            <w:r>
              <w:t xml:space="preserve">after a PR exists: drive it to fully clean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ardi</w:t>
      </w:r>
      <w:r>
        <w:t xml:space="preserve"> </w:t>
      </w:r>
      <w:r>
        <w:t xml:space="preserve">is not self-referential.</w:t>
      </w:r>
      <w:r>
        <w:t xml:space="preserve"> </w:t>
      </w:r>
      <w:r>
        <w:t xml:space="preserve">Each iteration is triggered by something outside the agent</w:t>
      </w:r>
      <w:r>
        <w:t xml:space="preserve"> </w:t>
      </w:r>
      <w:r>
        <w:t xml:space="preserve">(a review landing, a check turning red),</w:t>
      </w:r>
      <w:r>
        <w:t xml:space="preserve"> </w:t>
      </w:r>
      <w:r>
        <w:t xml:space="preserve">it re-arms itself with a timer rather than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hook,</w:t>
      </w:r>
      <w:r>
        <w:t xml:space="preserve"> </w:t>
      </w:r>
      <w:r>
        <w:t xml:space="preserve">and its terminal condition is</w:t>
      </w:r>
      <w:r>
        <w:t xml:space="preserve"> </w:t>
      </w:r>
      <w:hyperlink r:id="rId197">
        <w:r>
          <w:rPr>
            <w:rStyle w:val="Hyperlink"/>
          </w:rPr>
          <w:t xml:space="preserve">fully clean</w:t>
        </w:r>
      </w:hyperlink>
      <w:r>
        <w:t xml:space="preserve">,</w:t>
      </w:r>
      <w:r>
        <w:t xml:space="preserve"> </w:t>
      </w:r>
      <w:r>
        <w:t xml:space="preserve">which an agent cannot declare about itself.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has no reviewer in the loop at all;</w:t>
      </w:r>
      <w:r>
        <w:t xml:space="preserve"> </w:t>
      </w:r>
      <w:r>
        <w:t xml:space="preserve">its judge is whichever tests the prompt tells it to run.</w:t>
      </w:r>
    </w:p>
    <w:p>
      <w:pPr>
        <w:pStyle w:val="BodyText"/>
      </w:pPr>
      <w:r>
        <w:t xml:space="preserve">The two compose rather than compete.</w:t>
      </w:r>
      <w:r>
        <w:t xml:space="preserve"> </w:t>
      </w:r>
      <w:r>
        <w:t xml:space="preserve">A Ralph loop is a reasonable way to get a well-specified, well-tested change to the point of opening a PR;</w:t>
      </w:r>
      <w:r>
        <w:t xml:space="preserve"> </w:t>
      </w:r>
      <w:r>
        <w:rPr>
          <w:rStyle w:val="VerbatimChar"/>
        </w:rPr>
        <w:t xml:space="preserve">ardi</w:t>
      </w:r>
      <w:r>
        <w:t xml:space="preserve"> </w:t>
      </w:r>
      <w:r>
        <w:t xml:space="preserve">takes over from there.</w:t>
      </w:r>
      <w:r>
        <w:t xml:space="preserve"> </w:t>
      </w:r>
      <w:r>
        <w:t xml:space="preserve">What the lab should not do is use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as a substitute for review:</w:t>
      </w:r>
      <w:r>
        <w:t xml:space="preserve"> </w:t>
      </w:r>
      <w:r>
        <w:t xml:space="preserve">a loop whose exit is a string the agent writes will exit</w:t>
      </w:r>
      <w:r>
        <w:t xml:space="preserve"> </w:t>
      </w:r>
      <w:r>
        <w:t xml:space="preserve">whether or not the work is right.</w:t>
      </w:r>
    </w:p>
    <w:bookmarkEnd w:id="199"/>
    <w:bookmarkEnd w:id="200"/>
    <w:bookmarkStart w:id="209" w:name="sec-ai-codex-plugin-cc"/>
    <w:p>
      <w:pPr>
        <w:pStyle w:val="Heading1"/>
      </w:pPr>
      <w:r>
        <w:t xml:space="preserve">15. Running Codex Inside Claude Code: the codex-plugin-cc Plugin</w:t>
      </w:r>
    </w:p>
    <w:p>
      <w:pPr>
        <w:pStyle w:val="FirstParagraph"/>
      </w:pPr>
      <w:hyperlink r:id="rId201">
        <w:r>
          <w:rPr>
            <w:rStyle w:val="VerbatimChar"/>
          </w:rPr>
          <w:t xml:space="preserve">openai/codex-plugin-cc</w:t>
        </w:r>
      </w:hyperlink>
      <w:r>
        <w:t xml:space="preserve"> </w:t>
      </w:r>
      <w:r>
        <w:t xml:space="preserve">is OpenAI’s official Claude Code plugin for running Codex</w:t>
      </w:r>
      <w:r>
        <w:t xml:space="preserve"> </w:t>
      </w:r>
      <w:r>
        <w:t xml:space="preserve">from inside a Claude Code session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It adds slash commands that ask Codex to review the current work</w:t>
      </w:r>
      <w:r>
        <w:t xml:space="preserve"> </w:t>
      </w:r>
      <w:r>
        <w:t xml:space="preserve">or take over a task,</w:t>
      </w:r>
      <w:r>
        <w:t xml:space="preserve"> </w:t>
      </w:r>
      <w:r>
        <w:t xml:space="preserve">while Claude Code stays the harness the user is typing into.</w:t>
      </w:r>
      <w:r>
        <w:t xml:space="preserve"> </w:t>
      </w:r>
      <w:r>
        <w:t xml:space="preserve">The repository is Apache-2.0 licensed,</w:t>
      </w:r>
      <w:r>
        <w:t xml:space="preserve"> </w:t>
      </w:r>
      <w:r>
        <w:t xml:space="preserve">has about 33,000 GitHub stars,</w:t>
      </w:r>
      <w:r>
        <w:t xml:space="preserve"> </w:t>
      </w:r>
      <w:r>
        <w:t xml:space="preserve">and its latest release is</w:t>
      </w:r>
      <w:r>
        <w:t xml:space="preserve"> </w:t>
      </w:r>
      <w:r>
        <w:rPr>
          <w:rStyle w:val="VerbatimChar"/>
        </w:rPr>
        <w:t xml:space="preserve">v1.0.6</w:t>
      </w:r>
      <w:r>
        <w:t xml:space="preserve"> </w:t>
      </w:r>
      <w:r>
        <w:t xml:space="preserve">from 2026-07-08</w:t>
      </w:r>
      <w:r>
        <w:t xml:space="preserve"> </w:t>
      </w:r>
      <w:r>
        <w:t xml:space="preserve">(measured 2026-09-09).</w:t>
      </w:r>
    </w:p>
    <w:bookmarkStart w:id="202" w:name="what-it-does-1"/>
    <w:p>
      <w:pPr>
        <w:pStyle w:val="Heading4"/>
      </w:pPr>
      <w:r>
        <w:t xml:space="preserve">What it does</w:t>
      </w:r>
    </w:p>
    <w:p>
      <w:pPr>
        <w:pStyle w:val="FirstParagraph"/>
      </w:pPr>
      <w:r>
        <w:t xml:space="preserve">The plugin does not ship a second Codex runtime.</w:t>
      </w:r>
      <w:r>
        <w:t xml:space="preserve"> </w:t>
      </w:r>
      <w:r>
        <w:t xml:space="preserve">It wraps the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binary already installed on the machine,</w:t>
      </w:r>
      <w:r>
        <w:t xml:space="preserve"> </w:t>
      </w:r>
      <w:r>
        <w:t xml:space="preserve">talking to it through the Codex app server,</w:t>
      </w:r>
      <w:r>
        <w:t xml:space="preserve"> </w:t>
      </w:r>
      <w:r>
        <w:t xml:space="preserve">so it uses the same login, the same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,</w:t>
      </w:r>
      <w:r>
        <w:t xml:space="preserve"> </w:t>
      </w:r>
      <w:r>
        <w:t xml:space="preserve">and the same repository checkout that the Codex CLI would use directly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A Node.js script (</w:t>
      </w:r>
      <w:r>
        <w:rPr>
          <w:rStyle w:val="VerbatimChar"/>
        </w:rPr>
        <w:t xml:space="preserve">codex-companion.mjs</w:t>
      </w:r>
      <w:r>
        <w:t xml:space="preserve">) does the actual work;</w:t>
      </w:r>
      <w:r>
        <w:t xml:space="preserve"> </w:t>
      </w:r>
      <w:r>
        <w:t xml:space="preserve">the Markdown command files tell Claude to invoke that script once</w:t>
      </w:r>
      <w:r>
        <w:t xml:space="preserve"> </w:t>
      </w:r>
      <w:r>
        <w:t xml:space="preserve">and to return Codex’s output verbatim rather than paraphrasing it.</w:t>
      </w:r>
      <w:r>
        <w:t xml:space="preserve"> </w:t>
      </w:r>
      <w:r>
        <w:t xml:space="preserve">The command files enforce this:</w:t>
      </w:r>
      <w:r>
        <w:t xml:space="preserve"> </w:t>
      </w:r>
      <w:r>
        <w:t xml:space="preserve">they forbid Claude from fixing anything</w:t>
      </w:r>
      <w:r>
        <w:t xml:space="preserve"> </w:t>
      </w:r>
      <w:r>
        <w:t xml:space="preserve">a Codex review reports until the user says which findings to act on.</w:t>
      </w:r>
    </w:p>
    <w:bookmarkEnd w:id="202"/>
    <w:bookmarkStart w:id="203" w:name="installation"/>
    <w:p>
      <w:pPr>
        <w:pStyle w:val="Heading4"/>
      </w:pPr>
      <w:r>
        <w:t xml:space="preserve">Installation</w:t>
      </w:r>
    </w:p>
    <w:p>
      <w:pPr>
        <w:pStyle w:val="FirstParagraph"/>
      </w:pPr>
      <w:r>
        <w:t xml:space="preserve">Node.js 18.18 or later is required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The plugin is installed through Claude Code’s plugin marketplace mechanism</w:t>
      </w:r>
      <w:r>
        <w:t xml:space="preserve"> </w:t>
      </w:r>
      <w:r>
        <w:t xml:space="preserve">(see</w:t>
      </w:r>
      <w:r>
        <w:t xml:space="preserve"> </w:t>
      </w:r>
      <w:hyperlink w:anchor="sec-ai-plugins-deep-dive">
        <w:r>
          <w:rPr>
            <w:rStyle w:val="Hyperlink"/>
          </w:rPr>
          <w:t xml:space="preserve">Section 16</w:t>
        </w:r>
      </w:hyperlink>
      <w:r>
        <w:t xml:space="preserve"> </w:t>
      </w:r>
      <w:r>
        <w:t xml:space="preserve">for how marketplaces and manifests fit together);</w:t>
      </w:r>
      <w:r>
        <w:t xml:space="preserve"> </w:t>
      </w:r>
      <w:r>
        <w:t xml:space="preserve">the repository’s</w:t>
      </w:r>
      <w:r>
        <w:t xml:space="preserve"> </w:t>
      </w:r>
      <w:r>
        <w:rPr>
          <w:rStyle w:val="VerbatimChar"/>
        </w:rPr>
        <w:t xml:space="preserve">marketplace.json</w:t>
      </w:r>
      <w:r>
        <w:t xml:space="preserve"> </w:t>
      </w:r>
      <w:r>
        <w:t xml:space="preserve">names the marketplace</w:t>
      </w:r>
      <w:r>
        <w:t xml:space="preserve"> </w:t>
      </w:r>
      <w:r>
        <w:rPr>
          <w:rStyle w:val="VerbatimChar"/>
        </w:rPr>
        <w:t xml:space="preserve">openai-codex</w:t>
      </w:r>
      <w:r>
        <w:t xml:space="preserve">,</w:t>
      </w:r>
      <w:r>
        <w:t xml:space="preserve"> </w:t>
      </w:r>
      <w:r>
        <w:t xml:space="preserve">which is why the install command does not repeat the repository name:</w:t>
      </w:r>
    </w:p>
    <w:p>
      <w:pPr>
        <w:pStyle w:val="SourceCode"/>
      </w:pPr>
      <w:r>
        <w:rPr>
          <w:rStyle w:val="VerbatimChar"/>
        </w:rPr>
        <w:t xml:space="preserve">/plugin marketplace add openai/codex-plugin-cc</w:t>
      </w:r>
      <w:r>
        <w:br/>
      </w:r>
      <w:r>
        <w:rPr>
          <w:rStyle w:val="VerbatimChar"/>
        </w:rPr>
        <w:t xml:space="preserve">/plugin install codex@openai-codex</w:t>
      </w:r>
      <w:r>
        <w:br/>
      </w:r>
      <w:r>
        <w:rPr>
          <w:rStyle w:val="VerbatimChar"/>
        </w:rPr>
        <w:t xml:space="preserve">/reload-plugins</w:t>
      </w:r>
      <w:r>
        <w:br/>
      </w:r>
      <w:r>
        <w:rPr>
          <w:rStyle w:val="VerbatimChar"/>
        </w:rPr>
        <w:t xml:space="preserve">/codex:setup</w:t>
      </w:r>
    </w:p>
    <w:p>
      <w:pPr>
        <w:pStyle w:val="FirstParagraph"/>
      </w:pPr>
      <w:r>
        <w:rPr>
          <w:rStyle w:val="VerbatimChar"/>
        </w:rPr>
        <w:t xml:space="preserve">/codex:setup</w:t>
      </w:r>
      <w:r>
        <w:t xml:space="preserve"> </w:t>
      </w:r>
      <w:r>
        <w:t xml:space="preserve">checks whether Codex is installed and logged in,</w:t>
      </w:r>
      <w:r>
        <w:t xml:space="preserve"> </w:t>
      </w:r>
      <w:r>
        <w:t xml:space="preserve">and offers to run</w:t>
      </w:r>
      <w:r>
        <w:t xml:space="preserve"> </w:t>
      </w:r>
      <w:r>
        <w:rPr>
          <w:rStyle w:val="VerbatimChar"/>
        </w:rPr>
        <w:t xml:space="preserve">npm install -g @openai/codex</w:t>
      </w:r>
      <w:r>
        <w:t xml:space="preserve"> </w:t>
      </w:r>
      <w:r>
        <w:t xml:space="preserve">when it is missing.</w:t>
      </w:r>
      <w:r>
        <w:t xml:space="preserve"> </w:t>
      </w:r>
      <w:r>
        <w:t xml:space="preserve">Logging in is done outside the plugin with</w:t>
      </w:r>
      <w:r>
        <w:t xml:space="preserve"> </w:t>
      </w:r>
      <w:r>
        <w:rPr>
          <w:rStyle w:val="VerbatimChar"/>
        </w:rPr>
        <w:t xml:space="preserve">codex login</w:t>
      </w:r>
      <w:r>
        <w:t xml:space="preserve">.</w:t>
      </w:r>
    </w:p>
    <w:bookmarkEnd w:id="203"/>
    <w:bookmarkStart w:id="204" w:name="what-gets-added"/>
    <w:p>
      <w:pPr>
        <w:pStyle w:val="Heading4"/>
      </w:pPr>
      <w:r>
        <w:t xml:space="preserve">What gets added</w:t>
      </w:r>
    </w:p>
    <w:p>
      <w:pPr>
        <w:pStyle w:val="FirstParagraph"/>
      </w:pPr>
      <w:r>
        <w:t xml:space="preserve">The marketplace manifest lists a single plugin,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,</w:t>
      </w:r>
      <w:r>
        <w:t xml:space="preserve"> </w:t>
      </w:r>
      <w:r>
        <w:t xml:space="preserve">whose bundle contains commands, one subagent, three skills, and a hook file</w:t>
      </w:r>
      <w:r>
        <w:t xml:space="preserve"> </w:t>
      </w:r>
      <w:r>
        <w:t xml:space="preserve">(OpenAI 2026a)</w:t>
      </w:r>
      <w:r>
        <w:t xml:space="preserve">.</w:t>
      </w:r>
    </w:p>
    <w:p>
      <w:pPr>
        <w:pStyle w:val="BodyText"/>
      </w:pPr>
      <w:r>
        <w:t xml:space="preserve">Slash commands: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/codex:review</w:t>
      </w:r>
      <w:r>
        <w:t xml:space="preserve"> </w:t>
      </w:r>
      <w:r>
        <w:t xml:space="preserve">runs Codex’s built-in read-only review</w:t>
      </w:r>
      <w:r>
        <w:t xml:space="preserve"> </w:t>
      </w:r>
      <w:r>
        <w:t xml:space="preserve">on the working tree or on the branch against</w:t>
      </w:r>
      <w:r>
        <w:t xml:space="preserve"> </w:t>
      </w:r>
      <w:r>
        <w:rPr>
          <w:rStyle w:val="VerbatimChar"/>
        </w:rPr>
        <w:t xml:space="preserve">--base &lt;ref&gt;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to force one or the other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to choose whether it blocks the session.</w:t>
      </w:r>
      <w:r>
        <w:t xml:space="preserve"> </w:t>
      </w:r>
      <w:r>
        <w:t xml:space="preserve">It takes no focus text.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/codex:adversarial-review</w:t>
      </w:r>
      <w:r>
        <w:t xml:space="preserve"> </w:t>
      </w:r>
      <w:r>
        <w:t xml:space="preserve">is the steerable version:</w:t>
      </w:r>
      <w:r>
        <w:t xml:space="preserve"> </w:t>
      </w:r>
      <w:r>
        <w:t xml:space="preserve">it questions the design and assumptions rather than only the diff,</w:t>
      </w:r>
      <w:r>
        <w:t xml:space="preserve"> </w:t>
      </w:r>
      <w:r>
        <w:t xml:space="preserve">accepts free-text focus such as</w:t>
      </w:r>
      <w:r>
        <w:t xml:space="preserve"> </w:t>
      </w:r>
      <w:r>
        <w:t xml:space="preserve">“look for race conditions”</w:t>
      </w:r>
      <w:r>
        <w:t xml:space="preserve">,</w:t>
      </w:r>
      <w:r>
        <w:t xml:space="preserve"> </w:t>
      </w:r>
      <w:r>
        <w:t xml:space="preserve">and takes the same</w:t>
      </w:r>
      <w:r>
        <w:t xml:space="preserve"> </w:t>
      </w:r>
      <w:r>
        <w:rPr>
          <w:rStyle w:val="VerbatimChar"/>
        </w:rPr>
        <w:t xml:space="preserve">--base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flags.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/codex:rescue</w:t>
      </w:r>
      <w:r>
        <w:t xml:space="preserve"> </w:t>
      </w:r>
      <w:r>
        <w:t xml:space="preserve">hands a task to Codex to investigate or fix,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--effort</w:t>
      </w:r>
      <w:r>
        <w:t xml:space="preserve">,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--fresh</w:t>
      </w:r>
      <w:r>
        <w:t xml:space="preserve"> </w:t>
      </w:r>
      <w:r>
        <w:t xml:space="preserve">flags.</w:t>
      </w:r>
      <w:r>
        <w:t xml:space="preserve"> </w:t>
      </w:r>
      <w:r>
        <w:t xml:space="preserve">By default this run is write-capable.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/codex:transfer</w:t>
      </w:r>
      <w:r>
        <w:t xml:space="preserve"> </w:t>
      </w:r>
      <w:r>
        <w:t xml:space="preserve">exports the current Claude Code transcript</w:t>
      </w:r>
      <w:r>
        <w:t xml:space="preserve"> </w:t>
      </w:r>
      <w:r>
        <w:t xml:space="preserve">into a Codex thread and prints the</w:t>
      </w:r>
      <w:r>
        <w:t xml:space="preserve"> </w:t>
      </w:r>
      <w:r>
        <w:rPr>
          <w:rStyle w:val="VerbatimChar"/>
        </w:rPr>
        <w:t xml:space="preserve">codex resume &lt;session-id&gt;</w:t>
      </w:r>
      <w:r>
        <w:t xml:space="preserve"> </w:t>
      </w:r>
      <w:r>
        <w:t xml:space="preserve">command,</w:t>
      </w:r>
      <w:r>
        <w:t xml:space="preserve"> </w:t>
      </w:r>
      <w:r>
        <w:t xml:space="preserve">for continuing the same conversation in Codex.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/codex:result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/codex:cancel</w:t>
      </w:r>
      <w:r>
        <w:t xml:space="preserve"> </w:t>
      </w:r>
      <w:r>
        <w:t xml:space="preserve">manage background jobs.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/codex:setup</w:t>
      </w:r>
      <w:r>
        <w:t xml:space="preserve"> </w:t>
      </w:r>
      <w:r>
        <w:t xml:space="preserve">checks the install and toggles the review gate described below.</w:t>
      </w:r>
    </w:p>
    <w:p>
      <w:pPr>
        <w:pStyle w:val="FirstParagraph"/>
      </w:pPr>
      <w:r>
        <w:t xml:space="preserve">Subagent: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codex:codex-rescue</w:t>
      </w:r>
      <w:r>
        <w:t xml:space="preserve"> </w:t>
      </w:r>
      <w:r>
        <w:t xml:space="preserve">(pinned to the Sonnet model tier)</w:t>
      </w:r>
      <w:r>
        <w:t xml:space="preserve"> </w:t>
      </w:r>
      <w:r>
        <w:t xml:space="preserve">is a thin forwarder that</w:t>
      </w:r>
      <w:r>
        <w:t xml:space="preserve"> </w:t>
      </w:r>
      <w:r>
        <w:rPr>
          <w:rStyle w:val="VerbatimChar"/>
        </w:rPr>
        <w:t xml:space="preserve">/codex:rescue</w:t>
      </w:r>
      <w:r>
        <w:t xml:space="preserve"> </w:t>
      </w:r>
      <w:r>
        <w:t xml:space="preserve">invokes.</w:t>
      </w:r>
      <w:r>
        <w:t xml:space="preserve"> </w:t>
      </w:r>
      <w:r>
        <w:t xml:space="preserve">Its definition tells it to make exactly one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call to the companion script</w:t>
      </w:r>
      <w:r>
        <w:t xml:space="preserve"> </w:t>
      </w:r>
      <w:r>
        <w:t xml:space="preserve">and to do no repository inspection or independent reasoning of its own,</w:t>
      </w:r>
      <w:r>
        <w:t xml:space="preserve"> </w:t>
      </w:r>
      <w:r>
        <w:t xml:space="preserve">beyond using the</w:t>
      </w:r>
      <w:r>
        <w:t xml:space="preserve"> </w:t>
      </w:r>
      <w:r>
        <w:rPr>
          <w:rStyle w:val="VerbatimChar"/>
        </w:rPr>
        <w:t xml:space="preserve">gpt-5-4-prompting</w:t>
      </w:r>
      <w:r>
        <w:t xml:space="preserve"> </w:t>
      </w:r>
      <w:r>
        <w:t xml:space="preserve">skill to tighten the forwarded prompt.</w:t>
      </w:r>
    </w:p>
    <w:p>
      <w:pPr>
        <w:pStyle w:val="FirstParagraph"/>
      </w:pPr>
      <w:r>
        <w:t xml:space="preserve">Skills (all marked</w:t>
      </w:r>
      <w:r>
        <w:t xml:space="preserve"> </w:t>
      </w:r>
      <w:r>
        <w:rPr>
          <w:rStyle w:val="VerbatimChar"/>
        </w:rPr>
        <w:t xml:space="preserve">user-invocable: false</w:t>
      </w:r>
      <w:r>
        <w:t xml:space="preserve">,</w:t>
      </w:r>
      <w:r>
        <w:t xml:space="preserve"> </w:t>
      </w:r>
      <w:r>
        <w:t xml:space="preserve">so Claude loads them by description and the user cannot call them by name):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codex-cli-runtime</w:t>
      </w:r>
      <w:r>
        <w:t xml:space="preserve">, the calling contract for the companion script,</w:t>
      </w:r>
      <w:r>
        <w:t xml:space="preserve"> </w:t>
      </w:r>
      <w:r>
        <w:t xml:space="preserve">attached to the subagent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gpt-5-4-prompting</w:t>
      </w:r>
      <w:r>
        <w:t xml:space="preserve">, guidance for tightening a request into a block-structured Codex prompt,</w:t>
      </w:r>
      <w:r>
        <w:t xml:space="preserve"> </w:t>
      </w:r>
      <w:r>
        <w:t xml:space="preserve">attached to the subagent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codex-result-handling</w:t>
      </w:r>
      <w:r>
        <w:t xml:space="preserve">, rules for presenting Codex output without altering it,</w:t>
      </w:r>
      <w:r>
        <w:t xml:space="preserve"> </w:t>
      </w:r>
      <w:r>
        <w:t xml:space="preserve">attached to no agent and so available to the main session</w:t>
      </w:r>
    </w:p>
    <w:p>
      <w:pPr>
        <w:pStyle w:val="FirstParagraph"/>
      </w:pPr>
      <w:r>
        <w:t xml:space="preserve">Hooks: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SessionStart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 </w:t>
      </w:r>
      <w:r>
        <w:t xml:space="preserve">hooks record the transcript path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/codex:transfer</w:t>
      </w:r>
      <w:r>
        <w:t xml:space="preserve"> </w:t>
      </w:r>
      <w:r>
        <w:t xml:space="preserve">later reads.</w:t>
      </w:r>
    </w:p>
    <w:p>
      <w:pPr>
        <w:pStyle w:val="Compact"/>
        <w:numPr>
          <w:ilvl w:val="0"/>
          <w:numId w:val="1079"/>
        </w:numPr>
      </w:pPr>
      <w:r>
        <w:t xml:space="preserve">An optional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implements a</w:t>
      </w:r>
      <w:r>
        <w:t xml:space="preserve"> </w:t>
      </w:r>
      <w:r>
        <w:rPr>
          <w:b/>
          <w:bCs/>
        </w:rPr>
        <w:t xml:space="preserve">review gate</w:t>
      </w:r>
      <w:r>
        <w:t xml:space="preserve">:</w:t>
      </w:r>
      <w:r>
        <w:t xml:space="preserve"> </w:t>
      </w:r>
      <w:r>
        <w:t xml:space="preserve">when enabled with</w:t>
      </w:r>
      <w:r>
        <w:t xml:space="preserve"> </w:t>
      </w:r>
      <w:r>
        <w:rPr>
          <w:rStyle w:val="VerbatimChar"/>
        </w:rPr>
        <w:t xml:space="preserve">/codex:setup --enable-review-gate</w:t>
      </w:r>
      <w:r>
        <w:t xml:space="preserve">,</w:t>
      </w:r>
      <w:r>
        <w:t xml:space="preserve"> </w:t>
      </w:r>
      <w:r>
        <w:t xml:space="preserve">every time Claude tries to end a turn,</w:t>
      </w:r>
      <w:r>
        <w:t xml:space="preserve"> </w:t>
      </w:r>
      <w:r>
        <w:t xml:space="preserve">Codex reviews that turn and blocks the stop if it finds problems.</w:t>
      </w:r>
      <w:r>
        <w:t xml:space="preserve"> </w:t>
      </w:r>
      <w:r>
        <w:t xml:space="preserve">The README warns that this can produce a long Claude-Codex loop</w:t>
      </w:r>
      <w:r>
        <w:t xml:space="preserve"> </w:t>
      </w:r>
      <w:r>
        <w:t xml:space="preserve">that drains usage limits quickly,</w:t>
      </w:r>
      <w:r>
        <w:t xml:space="preserve"> </w:t>
      </w:r>
      <w:r>
        <w:t xml:space="preserve">and recommends enabling it only in an actively monitored session</w:t>
      </w:r>
      <w:r>
        <w:t xml:space="preserve"> </w:t>
      </w:r>
      <w:r>
        <w:t xml:space="preserve">(OpenAI 2026a)</w:t>
      </w:r>
      <w:r>
        <w:t xml:space="preserve">.</w:t>
      </w:r>
    </w:p>
    <w:bookmarkEnd w:id="204"/>
    <w:bookmarkStart w:id="205" w:name="authentication-and-cost"/>
    <w:p>
      <w:pPr>
        <w:pStyle w:val="Heading4"/>
      </w:pPr>
      <w:r>
        <w:t xml:space="preserve">Authentication and cost</w:t>
      </w:r>
    </w:p>
    <w:p>
      <w:pPr>
        <w:pStyle w:val="FirstParagraph"/>
      </w:pPr>
      <w:r>
        <w:t xml:space="preserve">The plugin uses whatever</w:t>
      </w:r>
      <w:r>
        <w:t xml:space="preserve"> </w:t>
      </w:r>
      <w:r>
        <w:rPr>
          <w:rStyle w:val="VerbatimChar"/>
        </w:rPr>
        <w:t xml:space="preserve">codex login</w:t>
      </w:r>
      <w:r>
        <w:t xml:space="preserve"> </w:t>
      </w:r>
      <w:r>
        <w:t xml:space="preserve">set up.</w:t>
      </w:r>
      <w:r>
        <w:t xml:space="preserve"> </w:t>
      </w:r>
      <w:r>
        <w:t xml:space="preserve">Two routes exist</w:t>
      </w:r>
      <w:r>
        <w:t xml:space="preserve"> </w:t>
      </w:r>
      <w:r>
        <w:t xml:space="preserve">(OpenAI 2026a, 2026b)</w:t>
      </w:r>
      <w:r>
        <w:t xml:space="preserve">:</w:t>
      </w:r>
    </w:p>
    <w:p>
      <w:pPr>
        <w:pStyle w:val="Compact"/>
        <w:numPr>
          <w:ilvl w:val="0"/>
          <w:numId w:val="108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ChatGPT account</w:t>
      </w:r>
      <w:r>
        <w:t xml:space="preserve"> </w:t>
      </w:r>
      <w:r>
        <w:t xml:space="preserve">(including the Free tier)</w:t>
      </w:r>
      <w:r>
        <w:t xml:space="preserve"> </w:t>
      </w:r>
      <w:r>
        <w:t xml:space="preserve">draws on the Codex usage limits included in that plan;</w:t>
      </w:r>
      <w:r>
        <w:t xml:space="preserve"> </w:t>
      </w:r>
      <w:r>
        <w:t xml:space="preserve">every review or rescue run counts against them.</w:t>
      </w:r>
    </w:p>
    <w:p>
      <w:pPr>
        <w:pStyle w:val="Compact"/>
        <w:numPr>
          <w:ilvl w:val="0"/>
          <w:numId w:val="1080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OpenAI API key</w:t>
      </w:r>
      <w:r>
        <w:t xml:space="preserve"> </w:t>
      </w:r>
      <w:r>
        <w:t xml:space="preserve">bills at API rates,</w:t>
      </w:r>
      <w:r>
        <w:t xml:space="preserve"> </w:t>
      </w:r>
      <w:r>
        <w:t xml:space="preserve">which OpenAI positions for shared or automated environments such as CI.</w:t>
      </w:r>
    </w:p>
    <w:p>
      <w:pPr>
        <w:pStyle w:val="FirstParagraph"/>
      </w:pPr>
      <w:r>
        <w:t xml:space="preserve">Either way, the Claude Code session itself still bills to the Anthropic plan.</w:t>
      </w:r>
      <w:r>
        <w:t xml:space="preserve"> </w:t>
      </w:r>
      <w:r>
        <w:t xml:space="preserve">A rescue run therefore spends on both providers at once:</w:t>
      </w:r>
      <w:r>
        <w:t xml:space="preserve"> </w:t>
      </w:r>
      <w:r>
        <w:t xml:space="preserve">Claude’s tokens to dispatch and read back,</w:t>
      </w:r>
      <w:r>
        <w:t xml:space="preserve"> </w:t>
      </w:r>
      <w:r>
        <w:t xml:space="preserve">and Codex’s usage limits or API credits to do the work.</w:t>
      </w:r>
      <w:r>
        <w:t xml:space="preserve"> </w:t>
      </w:r>
      <w:r>
        <w:t xml:space="preserve">Model and reasoning-effort defaults come from</w:t>
      </w:r>
      <w:r>
        <w:t xml:space="preserve"> </w:t>
      </w:r>
      <w:r>
        <w:rPr>
          <w:rStyle w:val="VerbatimChar"/>
        </w:rPr>
        <w:t xml:space="preserve">~/.codex/config.toml</w:t>
      </w:r>
      <w:r>
        <w:t xml:space="preserve"> </w:t>
      </w:r>
      <w:r>
        <w:t xml:space="preserve">or a project-level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,</w:t>
      </w:r>
      <w:r>
        <w:t xml:space="preserve"> </w:t>
      </w:r>
      <w:r>
        <w:t xml:space="preserve">the latter only in a trusted project</w:t>
      </w:r>
      <w:r>
        <w:t xml:space="preserve"> </w:t>
      </w:r>
      <w:r>
        <w:t xml:space="preserve">(OpenAI 2026a)</w:t>
      </w:r>
      <w:r>
        <w:t xml:space="preserve">.</w:t>
      </w:r>
    </w:p>
    <w:bookmarkEnd w:id="205"/>
    <w:bookmarkStart w:id="207" w:name="Xbc49b6698a3684faeedb88fe36df9fa3c8a1166"/>
    <w:p>
      <w:pPr>
        <w:pStyle w:val="Heading4"/>
      </w:pPr>
      <w:r>
        <w:t xml:space="preserve">Comparison with the lab’s existing Codex paths</w:t>
      </w:r>
    </w:p>
    <w:p>
      <w:pPr>
        <w:pStyle w:val="FirstParagraph"/>
      </w:pPr>
      <w:r>
        <w:t xml:space="preserve">The lab already reaches Codex two ways,</w:t>
      </w:r>
      <w:r>
        <w:t xml:space="preserve"> </w:t>
      </w:r>
      <w:r>
        <w:t xml:space="preserve">and the plugin overlaps with both.</w:t>
      </w:r>
    </w:p>
    <w:p>
      <w:pPr>
        <w:pStyle w:val="BodyText"/>
      </w:pPr>
      <w:r>
        <w:rPr>
          <w:rStyle w:val="VerbatimChar"/>
          <w:b/>
          <w:bCs/>
        </w:rPr>
        <w:t xml:space="preserve">delegate-to-codex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ai-config</w:t>
      </w:r>
      <w:r>
        <w:t xml:space="preserve"> </w:t>
      </w:r>
      <w:r>
        <w:t xml:space="preserve">(Morrison Lab 2026b)</w:t>
      </w:r>
      <w:r>
        <w:t xml:space="preserve">.</w:t>
      </w:r>
      <w:r>
        <w:t xml:space="preserve"> </w:t>
      </w:r>
      <w:r>
        <w:t xml:space="preserve">That skill runs</w:t>
      </w:r>
      <w:r>
        <w:t xml:space="preserve"> </w:t>
      </w:r>
      <w:r>
        <w:rPr>
          <w:rStyle w:val="VerbatimChar"/>
        </w:rPr>
        <w:t xml:space="preserve">codex exec</w:t>
      </w:r>
      <w:r>
        <w:t xml:space="preserve"> </w:t>
      </w:r>
      <w:r>
        <w:t xml:space="preserve">directly from a Bash call,</w:t>
      </w:r>
      <w:r>
        <w:t xml:space="preserve"> </w:t>
      </w:r>
      <w:r>
        <w:t xml:space="preserve">with a read-only sandbox by default,</w:t>
      </w:r>
      <w:r>
        <w:t xml:space="preserve"> </w:t>
      </w:r>
      <w:r>
        <w:t xml:space="preserve">prompts written to files,</w:t>
      </w:r>
      <w:r>
        <w:t xml:space="preserve"> </w:t>
      </w:r>
      <w:r>
        <w:t xml:space="preserve">an optional JSON output schema,</w:t>
      </w:r>
      <w:r>
        <w:t xml:space="preserve"> </w:t>
      </w:r>
      <w:r>
        <w:t xml:space="preserve">and a background runner that fans out several prompts at once</w:t>
      </w:r>
      <w:r>
        <w:t xml:space="preserve"> </w:t>
      </w:r>
      <w:r>
        <w:t xml:space="preserve">and polls a completion marker.</w:t>
      </w:r>
      <w:r>
        <w:t xml:space="preserve"> </w:t>
      </w:r>
      <w:r>
        <w:t xml:space="preserve">It exists to spend the separately billed ChatGPT plan</w:t>
      </w:r>
      <w:r>
        <w:t xml:space="preserve"> </w:t>
      </w:r>
      <w:r>
        <w:t xml:space="preserve">on heavy read/draft/verify fan-out before Claude’s own quota.</w:t>
      </w:r>
      <w:r>
        <w:t xml:space="preserve"> </w:t>
      </w:r>
      <w:r>
        <w:t xml:space="preserve">The plugin covers the single-task case of that skill</w:t>
      </w:r>
      <w:r>
        <w:t xml:space="preserve"> </w:t>
      </w:r>
      <w:r>
        <w:t xml:space="preserve">and adds three things the skill lacks:</w:t>
      </w:r>
      <w:r>
        <w:t xml:space="preserve"> </w:t>
      </w:r>
      <w:r>
        <w:t xml:space="preserve">job tracking, threads that can be resumed, and a subagent Claude can call proactively.</w:t>
      </w:r>
      <w:r>
        <w:t xml:space="preserve"> </w:t>
      </w:r>
      <w:r>
        <w:t xml:space="preserve">It does not cover the fan-out case,</w:t>
      </w:r>
      <w:r>
        <w:t xml:space="preserve"> </w:t>
      </w:r>
      <w:r>
        <w:t xml:space="preserve">it defaults to write-capable runs where the skill defaults to read-only,</w:t>
      </w:r>
      <w:r>
        <w:t xml:space="preserve"> </w:t>
      </w:r>
      <w:r>
        <w:t xml:space="preserve">and it does not enforce structured output.</w:t>
      </w:r>
      <w:r>
        <w:t xml:space="preserve"> </w:t>
      </w:r>
      <w:r>
        <w:t xml:space="preserve">The two also disagree on who orchestrates:</w:t>
      </w:r>
      <w:r>
        <w:t xml:space="preserve"> </w:t>
      </w:r>
      <w:r>
        <w:t xml:space="preserve">the skill keeps Claude as the integrator that assembles Codex’s parts,</w:t>
      </w:r>
      <w:r>
        <w:t xml:space="preserve"> </w:t>
      </w:r>
      <w:r>
        <w:t xml:space="preserve">while the plugin’s result-handling skill tells Claude to relay Codex’s answer</w:t>
      </w:r>
      <w:r>
        <w:t xml:space="preserve"> </w:t>
      </w:r>
      <w:r>
        <w:t xml:space="preserve">and stop.</w:t>
      </w:r>
    </w:p>
    <w:p>
      <w:pPr>
        <w:pStyle w:val="BodyText"/>
      </w:pPr>
      <w:r>
        <w:rPr>
          <w:b/>
          <w:bCs/>
        </w:rPr>
        <w:t xml:space="preserve">Codex as a GitHub reviewer</w:t>
      </w:r>
      <w:r>
        <w:t xml:space="preserve"> </w:t>
      </w:r>
      <w:r>
        <w:t xml:space="preserve">(</w:t>
      </w:r>
      <w:hyperlink r:id="rId206">
        <w:r>
          <w:rPr>
            <w:rStyle w:val="Hyperlink"/>
          </w:rPr>
          <w:t xml:space="preserve">Codex GitHub review</w:t>
        </w:r>
      </w:hyperlink>
      <w:r>
        <w:t xml:space="preserve">).</w:t>
      </w:r>
      <w:r>
        <w:t xml:space="preserve"> </w:t>
      </w:r>
      <w:r>
        <w:t xml:space="preserve">That path runs through Codex Cloud and posts a review on the pull request,</w:t>
      </w:r>
      <w:r>
        <w:t xml:space="preserve"> </w:t>
      </w:r>
      <w:r>
        <w:t xml:space="preserve">so it needs a connected repository and a workspace that permits Codex Cloud.</w:t>
      </w:r>
      <w:r>
        <w:t xml:space="preserve"> </w:t>
      </w:r>
      <w:r>
        <w:rPr>
          <w:rStyle w:val="VerbatimChar"/>
        </w:rPr>
        <w:t xml:space="preserve">/codex:review</w:t>
      </w:r>
      <w:r>
        <w:t xml:space="preserve"> </w:t>
      </w:r>
      <w:r>
        <w:t xml:space="preserve">runs locally against the checkout instead,</w:t>
      </w:r>
      <w:r>
        <w:t xml:space="preserve"> </w:t>
      </w:r>
      <w:r>
        <w:t xml:space="preserve">with no GitHub side effects.</w:t>
      </w:r>
      <w:r>
        <w:t xml:space="preserve"> </w:t>
      </w:r>
      <w:r>
        <w:t xml:space="preserve">It is the same local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t xml:space="preserve">that the GitHub-review section names</w:t>
      </w:r>
      <w:r>
        <w:t xml:space="preserve"> </w:t>
      </w:r>
      <w:r>
        <w:t xml:space="preserve">as the fallback when an administrator has disabled Codex Cloud,</w:t>
      </w:r>
      <w:r>
        <w:t xml:space="preserve"> </w:t>
      </w:r>
      <w:r>
        <w:t xml:space="preserve">reachable without leaving Claude Code.</w:t>
      </w:r>
      <w:r>
        <w:t xml:space="preserve"> </w:t>
      </w:r>
      <w:r>
        <w:t xml:space="preserve">Its output stays in the terminal,</w:t>
      </w:r>
      <w:r>
        <w:t xml:space="preserve"> </w:t>
      </w:r>
      <w:r>
        <w:t xml:space="preserve">so it does not create the durable review record</w:t>
      </w:r>
      <w:r>
        <w:t xml:space="preserve"> </w:t>
      </w:r>
      <w:r>
        <w:t xml:space="preserve">that the lab’s pull-request workflow relies on.</w:t>
      </w:r>
    </w:p>
    <w:bookmarkEnd w:id="207"/>
    <w:bookmarkStart w:id="208" w:name="X3b905f712b84ebaf03a4051e5e2d7953768f220"/>
    <w:p>
      <w:pPr>
        <w:pStyle w:val="Heading4"/>
      </w:pPr>
      <w:r>
        <w:t xml:space="preserve">Useful to us? Yes, for local second-opinion reviews; not a replacement</w:t>
      </w:r>
    </w:p>
    <w:p>
      <w:pPr>
        <w:pStyle w:val="FirstParagraph"/>
      </w:pPr>
      <w:r>
        <w:t xml:space="preserve">The main use is</w:t>
      </w:r>
      <w:r>
        <w:t xml:space="preserve"> </w:t>
      </w:r>
      <w:r>
        <w:rPr>
          <w:rStyle w:val="VerbatimChar"/>
        </w:rPr>
        <w:t xml:space="preserve">/codex:adversarial-review --base main</w:t>
      </w:r>
      <w:r>
        <w:t xml:space="preserve"> </w:t>
      </w:r>
      <w:r>
        <w:t xml:space="preserve">as a cross-vendor second opinion before pushing,</w:t>
      </w:r>
      <w:r>
        <w:t xml:space="preserve"> </w:t>
      </w:r>
      <w:r>
        <w:t xml:space="preserve">which is what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 adversarial self-review rule asks for</w:t>
      </w:r>
      <w:r>
        <w:t xml:space="preserve"> </w:t>
      </w:r>
      <w:r>
        <w:t xml:space="preserve">and what 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 implements by hand.</w:t>
      </w:r>
      <w:r>
        <w:t xml:space="preserve"> </w:t>
      </w:r>
      <w:r>
        <w:t xml:space="preserve">The plugin makes that one command,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flag keeps a multi-file review from blocking the session.</w:t>
      </w:r>
    </w:p>
    <w:p>
      <w:pPr>
        <w:pStyle w:val="BodyText"/>
      </w:pPr>
      <w:r>
        <w:t xml:space="preserve">Three cautions apply:</w:t>
      </w:r>
    </w:p>
    <w:p>
      <w:pPr>
        <w:pStyle w:val="Compact"/>
        <w:numPr>
          <w:ilvl w:val="0"/>
          <w:numId w:val="1081"/>
        </w:numPr>
      </w:pPr>
      <w:r>
        <w:t xml:space="preserve">Leave the review gate off.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that reruns Codex on every turn</w:t>
      </w:r>
      <w:r>
        <w:t xml:space="preserve"> </w:t>
      </w:r>
      <w:r>
        <w:t xml:space="preserve">spends on both providers at the rate of a chat conversation,</w:t>
      </w:r>
      <w:r>
        <w:t xml:space="preserve"> </w:t>
      </w:r>
      <w:r>
        <w:t xml:space="preserve">and the lab’s own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hooks already gate on cheaper deterministic checks.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/codex:rescue</w:t>
      </w:r>
      <w:r>
        <w:t xml:space="preserve"> </w:t>
      </w:r>
      <w:r>
        <w:t xml:space="preserve">writes to the working tree by default.</w:t>
      </w:r>
      <w:r>
        <w:t xml:space="preserve"> </w:t>
      </w:r>
      <w:r>
        <w:t xml:space="preserve">In a shared worktree or a multi-agent session,</w:t>
      </w:r>
      <w:r>
        <w:t xml:space="preserve"> </w:t>
      </w:r>
      <w:r>
        <w:t xml:space="preserve">ask for a read-only run or use 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skill,</w:t>
      </w:r>
      <w:r>
        <w:t xml:space="preserve"> </w:t>
      </w:r>
      <w:r>
        <w:t xml:space="preserve">which sandboxes by default.</w:t>
      </w:r>
    </w:p>
    <w:p>
      <w:pPr>
        <w:pStyle w:val="Compact"/>
        <w:numPr>
          <w:ilvl w:val="0"/>
          <w:numId w:val="1081"/>
        </w:numPr>
      </w:pPr>
      <w:r>
        <w:t xml:space="preserve">The plugin is a wrapper, so it inherits Codex’s model access rules:</w:t>
      </w:r>
      <w:r>
        <w:t xml:space="preserve"> </w:t>
      </w:r>
      <w:r>
        <w:t xml:space="preserve">a ChatGPT login cannot reach every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 </w:t>
      </w:r>
      <w:r>
        <w:t xml:space="preserve">value the CLI accepts,</w:t>
      </w:r>
      <w:r>
        <w:t xml:space="preserve"> </w:t>
      </w:r>
      <w:r>
        <w:t xml:space="preserve">and the refusal arrives from the API after the flag is accepted.</w:t>
      </w:r>
    </w:p>
    <w:p>
      <w:pPr>
        <w:pStyle w:val="FirstParagraph"/>
      </w:pPr>
      <w:r>
        <w:t xml:space="preserve">For fan-out work, structured output, or anything a script needs to consume,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 remains the right tool.</w:t>
      </w:r>
      <w:r>
        <w:t xml:space="preserve"> </w:t>
      </w:r>
      <w:r>
        <w:t xml:space="preserve">For pull-request reviews that must be visible to other contributors,</w:t>
      </w:r>
      <w:r>
        <w:t xml:space="preserve"> </w:t>
      </w:r>
      <w:r>
        <w:t xml:space="preserve">the GitHub integration in</w:t>
      </w:r>
      <w:r>
        <w:t xml:space="preserve"> </w:t>
      </w:r>
      <w:hyperlink r:id="rId206">
        <w:r>
          <w:rPr>
            <w:rStyle w:val="Hyperlink"/>
          </w:rPr>
          <w:t xml:space="preserve">Codex GitHub review</w:t>
        </w:r>
      </w:hyperlink>
      <w:r>
        <w:t xml:space="preserve"> </w:t>
      </w:r>
      <w:r>
        <w:t xml:space="preserve">remains the right tool.</w:t>
      </w:r>
      <w:r>
        <w:t xml:space="preserve"> </w:t>
      </w:r>
      <w:r>
        <w:t xml:space="preserve">See</w:t>
      </w:r>
      <w:r>
        <w:t xml:space="preserve"> </w:t>
      </w: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for the rest of the plugins the lab has evaluated.</w:t>
      </w:r>
    </w:p>
    <w:bookmarkEnd w:id="208"/>
    <w:bookmarkEnd w:id="209"/>
    <w:bookmarkStart w:id="213" w:name="sec-ai-plugins-deep-dive"/>
    <w:p>
      <w:pPr>
        <w:pStyle w:val="Heading1"/>
      </w:pPr>
      <w:r>
        <w:t xml:space="preserve">16. Anatomy of Agent Plugins</w:t>
      </w:r>
    </w:p>
    <w:p>
      <w:pPr>
        <w:pStyle w:val="FirstParagraph"/>
      </w:pPr>
      <w:r>
        <w:t xml:space="preserve">In modern AI coding assistants (such as Google Antigravity and Claude Code; see</w:t>
      </w:r>
      <w:r>
        <w:t xml:space="preserve"> </w:t>
      </w:r>
      <w:hyperlink r:id="rId119">
        <w:r>
          <w:rPr>
            <w:rStyle w:val="Hyperlink"/>
          </w:rPr>
          <w:t xml:space="preserve">the harness landscape</w:t>
        </w:r>
      </w:hyperlink>
      <w:r>
        <w:t xml:space="preserve"> </w:t>
      </w:r>
      <w:r>
        <w:t xml:space="preserve">on the sunset of legacy Gemini CLI and its folding into Antigravity CLI),</w:t>
      </w:r>
      <w:r>
        <w:t xml:space="preserve"> </w:t>
      </w:r>
      <w:r>
        <w:rPr>
          <w:b/>
          <w:bCs/>
        </w:rPr>
        <w:t xml:space="preserve">plugins</w:t>
      </w:r>
      <w:r>
        <w:t xml:space="preserve"> </w:t>
      </w:r>
      <w:r>
        <w:t xml:space="preserve">serve as the top-level packaging and distribution layer for agent capabilities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While individual skills or Model Context Protocol (MCP) servers extend specific tasks,</w:t>
      </w:r>
      <w:r>
        <w:t xml:space="preserve"> </w:t>
      </w:r>
      <w:r>
        <w:t xml:space="preserve">a plugin aggregates multiple extensibility primitives into a unified, version-controlled bundle.</w:t>
      </w:r>
    </w:p>
    <w:bookmarkStart w:id="210" w:name="anatomy-of-a-plugin-bundle"/>
    <w:p>
      <w:pPr>
        <w:pStyle w:val="Heading4"/>
      </w:pPr>
      <w:r>
        <w:t xml:space="preserve">Anatomy of a plugin bundle</w:t>
      </w:r>
    </w:p>
    <w:p>
      <w:pPr>
        <w:pStyle w:val="FirstParagraph"/>
      </w:pPr>
      <w:r>
        <w:t xml:space="preserve">A plugin manifest (such as</w:t>
      </w:r>
      <w:r>
        <w:t xml:space="preserve"> </w:t>
      </w:r>
      <w:r>
        <w:rPr>
          <w:rStyle w:val="VerbatimChar"/>
        </w:rPr>
        <w:t xml:space="preserve">plugin.json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) orchestrates four distinct architectural components: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Skills (</w:t>
      </w:r>
      <w:r>
        <w:rPr>
          <w:rStyle w:val="VerbatimChar"/>
          <w:b/>
          <w:bCs/>
        </w:rPr>
        <w:t xml:space="preserve">skills/**/SKILL.md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Procedural Markdown instructions that teach the agent domain-specific workflows,</w:t>
      </w:r>
      <w:r>
        <w:t xml:space="preserve"> </w:t>
      </w:r>
      <w:r>
        <w:t xml:space="preserve">coding conventions, and structured checklists.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Model Context Protocol (MCP) servers</w:t>
      </w:r>
      <w:r>
        <w:t xml:space="preserve">:</w:t>
      </w:r>
      <w:r>
        <w:t xml:space="preserve"> </w:t>
      </w:r>
      <w:r>
        <w:t xml:space="preserve">External process definitions exposing executable tool functions,</w:t>
      </w:r>
      <w:r>
        <w:t xml:space="preserve"> </w:t>
      </w:r>
      <w:r>
        <w:t xml:space="preserve">database connectors, and live workspace resources via standard MCP JSON-RPC endpoints.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Lifecycle hooks</w:t>
      </w:r>
      <w:r>
        <w:t xml:space="preserve">:</w:t>
      </w:r>
      <w:r>
        <w:t xml:space="preserve"> </w:t>
      </w:r>
      <w:r>
        <w:t xml:space="preserve">Deterministic executable scripts configured via hook manifests (such as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)</w:t>
      </w:r>
      <w:r>
        <w:t xml:space="preserve"> </w:t>
      </w:r>
      <w:r>
        <w:t xml:space="preserve">attached to agent lifecycle events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command inspection,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review-gate verification, and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context injection).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Specialized agent roles and slash commands</w:t>
      </w:r>
      <w:r>
        <w:t xml:space="preserve">:</w:t>
      </w:r>
      <w:r>
        <w:t xml:space="preserve"> </w:t>
      </w:r>
      <w:r>
        <w:t xml:space="preserve">Pre-configured subagent personas (such as dedicated reviewers or researchers)</w:t>
      </w:r>
      <w:r>
        <w:t xml:space="preserve"> </w:t>
      </w:r>
      <w:r>
        <w:t xml:space="preserve">and user-facing shortcut commands (</w:t>
      </w:r>
      <w:r>
        <w:rPr>
          <w:rStyle w:val="VerbatimChar"/>
        </w:rPr>
        <w:t xml:space="preserve">/command</w:t>
      </w:r>
      <w:r>
        <w:t xml:space="preserve">).</w:t>
      </w:r>
    </w:p>
    <w:bookmarkEnd w:id="210"/>
    <w:bookmarkStart w:id="211" w:name="Xb156bac2e0c888c1ab3d0e38107d9942105af8d"/>
    <w:p>
      <w:pPr>
        <w:pStyle w:val="Heading4"/>
      </w:pPr>
      <w:r>
        <w:t xml:space="preserve">Comparison: Skills vs. MCP Servers &amp; Tools vs. Plugins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Skills (</w:t>
            </w:r>
            <w:r>
              <w:rPr>
                <w:rStyle w:val="VerbatimChar"/>
              </w:rPr>
              <w:t xml:space="preserve">SKILL.md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MCP Servers &amp; Tools</w:t>
            </w:r>
          </w:p>
        </w:tc>
        <w:tc>
          <w:tcPr/>
          <w:p>
            <w:pPr>
              <w:pStyle w:val="Compact"/>
            </w:pPr>
            <w:r>
              <w:t xml:space="preserve">Plugins (</w:t>
            </w:r>
            <w:r>
              <w:rPr>
                <w:rStyle w:val="VerbatimChar"/>
              </w:rPr>
              <w:t xml:space="preserve">plugin.json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purpose</w:t>
            </w:r>
          </w:p>
        </w:tc>
        <w:tc>
          <w:tcPr/>
          <w:p>
            <w:pPr>
              <w:pStyle w:val="Compact"/>
            </w:pPr>
            <w:r>
              <w:t xml:space="preserve">Procedural guidance &amp; workflows</w:t>
            </w:r>
          </w:p>
        </w:tc>
        <w:tc>
          <w:tcPr/>
          <w:p>
            <w:pPr>
              <w:pStyle w:val="Compact"/>
            </w:pPr>
            <w:r>
              <w:t xml:space="preserve">External tool execution &amp; data access</w:t>
            </w:r>
          </w:p>
        </w:tc>
        <w:tc>
          <w:tcPr/>
          <w:p>
            <w:pPr>
              <w:pStyle w:val="Compact"/>
            </w:pPr>
            <w:r>
              <w:t xml:space="preserve">Unified packaging &amp;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model</w:t>
            </w:r>
          </w:p>
        </w:tc>
        <w:tc>
          <w:tcPr/>
          <w:p>
            <w:pPr>
              <w:pStyle w:val="Compact"/>
            </w:pPr>
            <w:r>
              <w:t xml:space="preserve">Progressively loaded on demand</w:t>
            </w:r>
          </w:p>
        </w:tc>
        <w:tc>
          <w:tcPr/>
          <w:p>
            <w:pPr>
              <w:pStyle w:val="Compact"/>
            </w:pPr>
            <w:r>
              <w:t xml:space="preserve">Executed by agent harness over IPC</w:t>
            </w:r>
          </w:p>
        </w:tc>
        <w:tc>
          <w:tcPr/>
          <w:p>
            <w:pPr>
              <w:pStyle w:val="Compact"/>
            </w:pPr>
            <w:r>
              <w:t xml:space="preserve">Discovered &amp; loaded by agent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Plain Markdown &amp; scripts</w:t>
            </w:r>
          </w:p>
        </w:tc>
        <w:tc>
          <w:tcPr/>
          <w:p>
            <w:pPr>
              <w:pStyle w:val="Compact"/>
            </w:pPr>
            <w:r>
              <w:t xml:space="preserve">Language runtimes (Node.js, Python, binaries)</w:t>
            </w:r>
          </w:p>
        </w:tc>
        <w:tc>
          <w:tcPr/>
          <w:p>
            <w:pPr>
              <w:pStyle w:val="Compact"/>
            </w:pPr>
            <w:r>
              <w:t xml:space="preserve">Bundles skills, MCP configs, and 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Lifecycle control</w:t>
            </w:r>
          </w:p>
        </w:tc>
        <w:tc>
          <w:tcPr/>
          <w:p>
            <w:pPr>
              <w:pStyle w:val="Compact"/>
            </w:pPr>
            <w:r>
              <w:t xml:space="preserve">Passive context instructions</w:t>
            </w:r>
          </w:p>
        </w:tc>
        <w:tc>
          <w:tcPr/>
          <w:p>
            <w:pPr>
              <w:pStyle w:val="Compact"/>
            </w:pPr>
            <w:r>
              <w:t xml:space="preserve">Dynamic tool calls during agent turn</w:t>
            </w:r>
          </w:p>
        </w:tc>
        <w:tc>
          <w:tcPr/>
          <w:p>
            <w:pPr>
              <w:pStyle w:val="Compact"/>
            </w:pPr>
            <w:r>
              <w:t xml:space="preserve">Active deterministic hook gates</w:t>
            </w:r>
          </w:p>
        </w:tc>
      </w:tr>
    </w:tbl>
    <w:bookmarkEnd w:id="211"/>
    <w:bookmarkStart w:id="212" w:name="managing-token-budget-and-context-bloat"/>
    <w:p>
      <w:pPr>
        <w:pStyle w:val="Heading4"/>
      </w:pPr>
      <w:r>
        <w:t xml:space="preserve">Managing token budget and context bloat</w:t>
      </w:r>
    </w:p>
    <w:p>
      <w:pPr>
        <w:pStyle w:val="FirstParagraph"/>
      </w:pPr>
      <w:r>
        <w:t xml:space="preserve">A common hazard when adopting large community plugin bundles is context window saturation.</w:t>
      </w:r>
      <w:r>
        <w:t xml:space="preserve"> </w:t>
      </w:r>
      <w:r>
        <w:t xml:space="preserve">When multiple plugins eagerly inject verbose instructions and exhaustive tool schemas into every turn,</w:t>
      </w:r>
      <w:r>
        <w:t xml:space="preserve"> </w:t>
      </w:r>
      <w:r>
        <w:t xml:space="preserve">available context for actual code and reasoning shrinks.</w:t>
      </w:r>
    </w:p>
    <w:p>
      <w:pPr>
        <w:pStyle w:val="BodyText"/>
      </w:pPr>
      <w:r>
        <w:t xml:space="preserve">Effective plugin architectures mitigate this through several strategies: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Lazy tool discovery</w:t>
      </w:r>
      <w:r>
        <w:t xml:space="preserve">:</w:t>
      </w:r>
      <w:r>
        <w:t xml:space="preserve"> </w:t>
      </w:r>
      <w:r>
        <w:t xml:space="preserve">Only core system tools load eagerly; specialized plugin tools declare schemas that load lazily on demand.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On-demand skill activation</w:t>
      </w:r>
      <w:r>
        <w:t xml:space="preserve">:</w:t>
      </w:r>
      <w:r>
        <w:t xml:space="preserve"> </w:t>
      </w:r>
      <w:r>
        <w:t xml:space="preserve">Agents search skill catalogs dynamically when relevant keywords appear,</w:t>
      </w:r>
      <w:r>
        <w:t xml:space="preserve"> </w:t>
      </w:r>
      <w:r>
        <w:t xml:space="preserve">rather than loading the entire skill directory into the initial system prompt.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Prefix caching preservation</w:t>
      </w:r>
      <w:r>
        <w:t xml:space="preserve">:</w:t>
      </w:r>
      <w:r>
        <w:t xml:space="preserve"> </w:t>
      </w:r>
      <w:r>
        <w:t xml:space="preserve">Static plugin definitions are placed at the root of prompt structures</w:t>
      </w:r>
      <w:r>
        <w:t xml:space="preserve"> </w:t>
      </w:r>
      <w:r>
        <w:t xml:space="preserve">so provider-level prompt caching remains undisturbed during multi-turn sessions.</w:t>
      </w:r>
    </w:p>
    <w:bookmarkEnd w:id="212"/>
    <w:bookmarkEnd w:id="213"/>
    <w:bookmarkStart w:id="230" w:name="sec-ai-mcp-server-setup"/>
    <w:p>
      <w:pPr>
        <w:pStyle w:val="Heading1"/>
      </w:pPr>
      <w:r>
        <w:t xml:space="preserve">17. Setting up MCP servers</w:t>
      </w:r>
    </w:p>
    <w:p>
      <w:pPr>
        <w:pStyle w:val="FirstParagraph"/>
      </w:pPr>
      <w:r>
        <w:t xml:space="preserve">The</w:t>
      </w:r>
      <w:r>
        <w:t xml:space="preserve"> </w:t>
      </w:r>
      <w:hyperlink r:id="rId116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</w:t>
      </w:r>
      <w:r>
        <w:t xml:space="preserve"> </w:t>
      </w:r>
      <w:r>
        <w:t xml:space="preserve">is how a harness gains typed access to external systems.</w:t>
      </w:r>
      <w:r>
        <w:t xml:space="preserve"> </w:t>
      </w:r>
      <w:r>
        <w:t xml:space="preserve">Configuring a server is usually a one-line command.</w:t>
      </w:r>
      <w:r>
        <w:t xml:space="preserve"> </w:t>
      </w:r>
      <w:r>
        <w:t xml:space="preserve">Diagnosing one that</w:t>
      </w:r>
      <w:r>
        <w:t xml:space="preserve"> </w:t>
      </w:r>
      <w:r>
        <w:rPr>
          <w:i/>
          <w:iCs/>
        </w:rPr>
        <w:t xml:space="preserve">silently</w:t>
      </w:r>
      <w:r>
        <w:t xml:space="preserve"> </w:t>
      </w:r>
      <w:r>
        <w:t xml:space="preserve">isn’t working is the part worth writing down,</w:t>
      </w:r>
      <w:r>
        <w:t xml:space="preserve"> </w:t>
      </w:r>
      <w:r>
        <w:t xml:space="preserve">because the common failure mode produces no error at all —</w:t>
      </w:r>
      <w:r>
        <w:t xml:space="preserve"> </w:t>
      </w:r>
      <w:r>
        <w:t xml:space="preserve">only a quiet absence of tools you assumed were there.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were written in July 2026,</w:t>
            </w:r>
            <w:r>
              <w:t xml:space="preserve"> </w:t>
            </w:r>
            <w:r>
              <w:t xml:space="preserve">from a real diagnosis on a Linux machine.</w:t>
            </w:r>
            <w:r>
              <w:t xml:space="preserve"> </w:t>
            </w:r>
            <w:r>
              <w:t xml:space="preserve">As with the rest of this chapter,</w:t>
            </w:r>
            <w:r>
              <w:t xml:space="preserve"> </w:t>
            </w:r>
            <w:r>
              <w:t xml:space="preserve">treat the specifics with caution —</w:t>
            </w:r>
            <w:r>
              <w:t xml:space="preserve"> </w:t>
            </w:r>
            <w:r>
              <w:t xml:space="preserve">harness internals and vendor defaults change quickly.</w:t>
            </w:r>
          </w:p>
          <w:p/>
        </w:tc>
      </w:tr>
    </w:tbl>
    <w:bookmarkStart w:id="217" w:name="installed-is-not-registered"/>
    <w:p>
      <w:pPr>
        <w:pStyle w:val="Heading4"/>
      </w:pPr>
      <w:r>
        <w:t xml:space="preserve">Installed is not registered</w:t>
      </w:r>
    </w:p>
    <w:p>
      <w:pPr>
        <w:pStyle w:val="FirstParagraph"/>
      </w:pPr>
      <w:r>
        <w:t xml:space="preserve">A server binary sitting on disk is not available to your agent.</w:t>
      </w:r>
      <w:r>
        <w:t xml:space="preserve"> </w:t>
      </w:r>
      <w:r>
        <w:t xml:space="preserve">The harness knows only what its configuration declares,</w:t>
      </w:r>
      <w:r>
        <w:t xml:space="preserve"> </w:t>
      </w:r>
      <w:r>
        <w:t xml:space="preserve">so installing</w:t>
      </w:r>
      <w:r>
        <w:t xml:space="preserve"> </w:t>
      </w:r>
      <w:hyperlink r:id="rId216">
        <w:r>
          <w:rPr>
            <w:rStyle w:val="VerbatimChar"/>
          </w:rPr>
          <w:t xml:space="preserve">github-mcp-server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registering</w:t>
      </w:r>
      <w:r>
        <w:t xml:space="preserve"> </w:t>
      </w:r>
      <w:r>
        <w:t xml:space="preserve">it are two separate acts.</w:t>
      </w:r>
      <w:r>
        <w:t xml:space="preserve"> </w:t>
      </w:r>
      <w:r>
        <w:t xml:space="preserve">Skipping the second is easy to miss,</w:t>
      </w:r>
      <w:r>
        <w:t xml:space="preserve"> </w:t>
      </w:r>
      <w:r>
        <w:t xml:space="preserve">because the first one felt like the hard part.</w:t>
      </w:r>
    </w:p>
    <w:p>
      <w:pPr>
        <w:pStyle w:val="BodyText"/>
      </w:pPr>
      <w:r>
        <w:t xml:space="preserve">The check is one command: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list</w:t>
      </w:r>
    </w:p>
    <w:bookmarkEnd w:id="217"/>
    <w:bookmarkStart w:id="218" w:name="Xf6682145328c756d2e167d2c91be34f7f913a7f"/>
    <w:p>
      <w:pPr>
        <w:pStyle w:val="Heading4"/>
      </w:pPr>
      <w:r>
        <w:t xml:space="preserve">A broken server can occupy the name your working one wanted</w:t>
      </w:r>
    </w:p>
    <w:p>
      <w:pPr>
        <w:pStyle w:val="FirstParagraph"/>
      </w:pPr>
      <w:r>
        <w:t xml:space="preserve">This is the failure worth knowing about,</w:t>
      </w:r>
      <w:r>
        <w:t xml:space="preserve"> </w:t>
      </w:r>
      <w:r>
        <w:t xml:space="preserve">and it is nastier than a missing entry,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claude mcp list</w:t>
      </w:r>
      <w:r>
        <w:t xml:space="preserve"> </w:t>
      </w:r>
      <w:r>
        <w:t xml:space="preserve">shows you something that looks right.</w:t>
      </w:r>
    </w:p>
    <w:p>
      <w:pPr>
        <w:pStyle w:val="BodyText"/>
      </w:pPr>
      <w:r>
        <w:t xml:space="preserve">Plugin marketplaces can register servers of their own.</w:t>
      </w:r>
      <w:r>
        <w:t xml:space="preserve"> </w:t>
      </w:r>
      <w:r>
        <w:t xml:space="preserve">An official GitHub plugin may install a</w:t>
      </w:r>
      <w:r>
        <w:t xml:space="preserve"> </w:t>
      </w:r>
      <w:r>
        <w:rPr>
          <w:b/>
          <w:bCs/>
        </w:rPr>
        <w:t xml:space="preserve">remote</w:t>
      </w:r>
      <w:r>
        <w:t xml:space="preserve"> </w:t>
      </w:r>
      <w:r>
        <w:t xml:space="preserve">server</w:t>
      </w:r>
      <w:r>
        <w:t xml:space="preserve"> </w:t>
      </w:r>
      <w:r>
        <w:t xml:space="preserve">under exactly the name you meant to give your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one.</w:t>
      </w:r>
      <w:r>
        <w:t xml:space="preserve"> </w:t>
      </w:r>
      <w:r>
        <w:t xml:space="preserve">The listing then reports a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server that is not your setup at all,</w:t>
      </w:r>
      <w:r>
        <w:t xml:space="preserve"> </w:t>
      </w:r>
      <w:r>
        <w:t xml:space="preserve">and the local binary you installed goes unregistered and unnoticed.</w:t>
      </w:r>
    </w:p>
    <w:p>
      <w:pPr>
        <w:pStyle w:val="BodyText"/>
      </w:pPr>
      <w:r>
        <w:t xml:space="preserve">So read the listing for the</w:t>
      </w:r>
      <w:r>
        <w:t xml:space="preserve"> </w:t>
      </w:r>
      <w:r>
        <w:rPr>
          <w:i/>
          <w:iCs/>
        </w:rPr>
        <w:t xml:space="preserve">transport and address</w:t>
      </w:r>
      <w:r>
        <w:t xml:space="preserve">,</w:t>
      </w:r>
      <w:r>
        <w:t xml:space="preserve"> </w:t>
      </w:r>
      <w:r>
        <w:t xml:space="preserve">not just the name:</w:t>
      </w:r>
    </w:p>
    <w:p>
      <w:pPr>
        <w:pStyle w:val="SourceCode"/>
      </w:pPr>
      <w:r>
        <w:rPr>
          <w:rStyle w:val="VerbatimChar"/>
        </w:rPr>
        <w:t xml:space="preserve">plugin:github:github: https://api.githubcopilot.com/mcp/ (HTTP) - X Failed to</w:t>
      </w:r>
      <w:r>
        <w:br/>
      </w:r>
      <w:r>
        <w:rPr>
          <w:rStyle w:val="VerbatimChar"/>
        </w:rPr>
        <w:t xml:space="preserve">connect - HTTP 400: ... Authorization header is badly formatted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rStyle w:val="VerbatimChar"/>
        </w:rPr>
        <w:t xml:space="preserve">(HTTP)</w:t>
      </w:r>
      <w:r>
        <w:t xml:space="preserve"> </w:t>
      </w:r>
      <w:r>
        <w:t xml:space="preserve">entry pointing at a vendor URL is a remote server.</w:t>
      </w:r>
      <w:r>
        <w:t xml:space="preserve"> </w:t>
      </w:r>
      <w:r>
        <w:t xml:space="preserve">A local one shows a command path instead.</w:t>
      </w:r>
    </w:p>
    <w:bookmarkEnd w:id="218"/>
    <w:bookmarkStart w:id="219" w:name="and-401-mean-different-things"/>
    <w:p>
      <w:pPr>
        <w:pStyle w:val="Heading4"/>
      </w:pPr>
      <w:r>
        <w:t xml:space="preserve">400 and 401 mean different things</w:t>
      </w:r>
    </w:p>
    <w:p>
      <w:pPr>
        <w:pStyle w:val="FirstParagraph"/>
      </w:pPr>
      <w:r>
        <w:t xml:space="preserve">The status code is the whole diagnosis here,</w:t>
      </w:r>
      <w:r>
        <w:t xml:space="preserve"> </w:t>
      </w:r>
      <w:r>
        <w:t xml:space="preserve">and it is easy to skim past.</w:t>
      </w:r>
    </w:p>
    <w:p>
      <w:pPr>
        <w:pStyle w:val="BodyText"/>
      </w:pPr>
      <w:r>
        <w:t xml:space="preserve">The configuration a plugin ships may hardcode a credential placeholder: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"Authorization"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${GITHUB_PERSONAL_ACCESS_TOKEN}"</w:t>
      </w:r>
      <w:r>
        <w:rPr>
          <w:rStyle w:val="FunctionTok"/>
        </w:rPr>
        <w:t xml:space="preserve">}}</w:t>
      </w:r>
    </w:p>
    <w:p>
      <w:pPr>
        <w:pStyle w:val="FirstParagraph"/>
      </w:pPr>
      <w:r>
        <w:t xml:space="preserve">If that variable has no value when the harness starts,</w:t>
      </w:r>
      <w:r>
        <w:t xml:space="preserve"> </w:t>
      </w:r>
      <w:r>
        <w:t xml:space="preserve">the header goes out as a bare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with nothing after it.</w:t>
      </w:r>
      <w:r>
        <w:t xml:space="preserve"> </w:t>
      </w:r>
      <w:r>
        <w:t xml:space="preserve">That is</w:t>
      </w:r>
      <w:r>
        <w:t xml:space="preserve"> </w:t>
      </w:r>
      <w:r>
        <w:rPr>
          <w:b/>
          <w:bCs/>
        </w:rPr>
        <w:t xml:space="preserve">malformed</w:t>
      </w:r>
      <w:r>
        <w:t xml:space="preserve">, not</w:t>
      </w:r>
      <w:r>
        <w:t xml:space="preserve"> </w:t>
      </w:r>
      <w:r>
        <w:rPr>
          <w:b/>
          <w:bCs/>
        </w:rPr>
        <w:t xml:space="preserve">unauthorized</w:t>
      </w:r>
      <w:r>
        <w:t xml:space="preserve">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401</w:t>
      </w:r>
      <w:r>
        <w:t xml:space="preserve"> </w:t>
      </w:r>
      <w:r>
        <w:t xml:space="preserve">means the server read your token and rejected it —</w:t>
      </w:r>
      <w:r>
        <w:t xml:space="preserve"> </w:t>
      </w:r>
      <w:r>
        <w:t xml:space="preserve">a real credential problem: expired, wrong scopes, wrong account.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400</w:t>
      </w:r>
      <w:r>
        <w:t xml:space="preserve"> </w:t>
      </w:r>
      <w:r>
        <w:t xml:space="preserve">means no token was ever substituted —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configuration</w:t>
      </w:r>
      <w:r>
        <w:t xml:space="preserve"> </w:t>
      </w:r>
      <w:r>
        <w:t xml:space="preserve">problem, and no amount of re-issuing tokens will fix it.</w:t>
      </w:r>
    </w:p>
    <w:p>
      <w:pPr>
        <w:pStyle w:val="FirstParagraph"/>
      </w:pPr>
      <w:r>
        <w:t xml:space="preserve">Chasing a 400 as though it were a 401</w:t>
      </w:r>
      <w:r>
        <w:t xml:space="preserve"> </w:t>
      </w:r>
      <w:r>
        <w:t xml:space="preserve">sends you to the token-minting page for a problem that lives in a config file.</w:t>
      </w:r>
    </w:p>
    <w:bookmarkEnd w:id="219"/>
    <w:bookmarkStart w:id="220" w:name="install-the-binary-the-platforms-own-way"/>
    <w:p>
      <w:pPr>
        <w:pStyle w:val="Heading4"/>
      </w:pPr>
      <w:r>
        <w:t xml:space="preserve">Install the binary the platform’s own way</w:t>
      </w:r>
    </w:p>
    <w:p>
      <w:pPr>
        <w:pStyle w:val="FirstParagraph"/>
      </w:pPr>
      <w:r>
        <w:t xml:space="preserve">These notes started from a Linux install,</w:t>
      </w:r>
      <w:r>
        <w:t xml:space="preserve"> </w:t>
      </w:r>
      <w:r>
        <w:t xml:space="preserve">where the binary lands under</w:t>
      </w:r>
      <w:r>
        <w:t xml:space="preserve"> </w:t>
      </w:r>
      <w:r>
        <w:rPr>
          <w:rStyle w:val="VerbatimChar"/>
        </w:rPr>
        <w:t xml:space="preserve">$HOME/.local/bin</w:t>
      </w:r>
      <w:r>
        <w:t xml:space="preserve">.</w:t>
      </w:r>
      <w:r>
        <w:t xml:space="preserve"> </w:t>
      </w:r>
      <w:r>
        <w:t xml:space="preserve">On macOS the same server is a Homebrew formula,</w:t>
      </w:r>
      <w:r>
        <w:t xml:space="preserve"> </w:t>
      </w:r>
      <w:r>
        <w:t xml:space="preserve">and getting it is one command: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github-mcp-server</w:t>
      </w:r>
    </w:p>
    <w:p>
      <w:pPr>
        <w:pStyle w:val="FirstParagraph"/>
      </w:pPr>
      <w:r>
        <w:t xml:space="preserve">That installs to</w:t>
      </w:r>
      <w:r>
        <w:t xml:space="preserve"> </w:t>
      </w:r>
      <w:r>
        <w:rPr>
          <w:rStyle w:val="VerbatimChar"/>
        </w:rPr>
        <w:t xml:space="preserve">/opt/homebrew/bin</w:t>
      </w:r>
      <w:r>
        <w:t xml:space="preserve"> </w:t>
      </w:r>
      <w:r>
        <w:t xml:space="preserve">on Apple silicon</w:t>
      </w:r>
      <w:r>
        <w:t xml:space="preserve"> </w:t>
      </w:r>
      <w:r>
        <w:t xml:space="preserve">(</w:t>
      </w:r>
      <w:r>
        <w:rPr>
          <w:rStyle w:val="VerbatimChar"/>
        </w:rPr>
        <w:t xml:space="preserve">/usr/local/bin</w:t>
      </w:r>
      <w:r>
        <w:t xml:space="preserve"> </w:t>
      </w:r>
      <w:r>
        <w:t xml:space="preserve">under Intel Homebrew),</w:t>
      </w:r>
      <w:r>
        <w:t xml:space="preserve"> </w:t>
      </w:r>
      <w:r>
        <w:t xml:space="preserve">so no manual download is needed.</w:t>
      </w:r>
    </w:p>
    <w:p>
      <w:pPr>
        <w:pStyle w:val="BodyText"/>
      </w:pPr>
      <w:r>
        <w:t xml:space="preserve">The official install guide leads with a Docker recipe instead,</w:t>
      </w:r>
      <w:r>
        <w:t xml:space="preserve"> </w:t>
      </w:r>
      <w:r>
        <w:t xml:space="preserve">and it has a catch worth knowing before you follow it: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being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does not mean the daemon is running.</w:t>
      </w:r>
      <w:r>
        <w:t xml:space="preserve"> </w:t>
      </w:r>
      <w:r>
        <w:t xml:space="preserve">With Docker Desktop stopped,</w:t>
      </w:r>
      <w:r>
        <w:t xml:space="preserve"> </w:t>
      </w:r>
      <w:r>
        <w:t xml:space="preserve">the server fails to connect to the Docker API,</w:t>
      </w:r>
      <w:r>
        <w:t xml:space="preserve"> </w:t>
      </w:r>
      <w:r>
        <w:t xml:space="preserve">and that failure surfaces at</w:t>
      </w:r>
      <w:r>
        <w:t xml:space="preserve"> </w:t>
      </w:r>
      <w:r>
        <w:rPr>
          <w:i/>
          <w:iCs/>
        </w:rPr>
        <w:t xml:space="preserve">server start</w:t>
      </w:r>
      <w:r>
        <w:t xml:space="preserve">, not at registration —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succeeds,</w:t>
      </w:r>
      <w:r>
        <w:t xml:space="preserve"> </w:t>
      </w:r>
      <w:r>
        <w:t xml:space="preserve">and the break only shows up later, as a silent absence of tools.</w:t>
      </w:r>
      <w:r>
        <w:t xml:space="preserve"> </w:t>
      </w:r>
      <w:r>
        <w:t xml:space="preserve">That is one more reason to prefer the binary path above.</w:t>
      </w:r>
    </w:p>
    <w:p>
      <w:pPr>
        <w:pStyle w:val="BodyText"/>
      </w:pPr>
      <w:r>
        <w:t xml:space="preserve">Because the binary’s location differs by platform and by installer,</w:t>
      </w:r>
      <w:r>
        <w:t xml:space="preserve"> </w:t>
      </w:r>
      <w:r>
        <w:t xml:space="preserve">a launch wrapper should resolve it from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rather than hardcode it,</w:t>
      </w:r>
      <w:r>
        <w:t xml:space="preserve"> </w:t>
      </w:r>
      <w:r>
        <w:t xml:space="preserve">with an override for the case where it isn’t on one.</w:t>
      </w:r>
    </w:p>
    <w:bookmarkEnd w:id="220"/>
    <w:bookmarkStart w:id="221" w:name="X2adb24e9b1a0644f0fbebe685525dadd8a56387"/>
    <w:p>
      <w:pPr>
        <w:pStyle w:val="Heading4"/>
      </w:pPr>
      <w:r>
        <w:t xml:space="preserve">Supply credentials without storing a token</w:t>
      </w:r>
    </w:p>
    <w:p>
      <w:pPr>
        <w:pStyle w:val="FirstParagraph"/>
      </w:pPr>
      <w:r>
        <w:t xml:space="preserve">The obvious registration bakes a token straight into harness config: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github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GITHUB_PERSONAL_ACCESS_TOKEN=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stdio</w:t>
      </w:r>
    </w:p>
    <w:p>
      <w:pPr>
        <w:pStyle w:val="FirstParagraph"/>
      </w:pPr>
      <w:r>
        <w:t xml:space="preserve">That writes a live credential to a config file in plain text,</w:t>
      </w:r>
      <w:r>
        <w:t xml:space="preserve"> </w:t>
      </w:r>
      <w:r>
        <w:t xml:space="preserve">and pins you to one token that will eventually expire.</w:t>
      </w:r>
    </w:p>
    <w:p>
      <w:pPr>
        <w:pStyle w:val="BodyText"/>
      </w:pPr>
      <w:r>
        <w:t xml:space="preserve">A launch wrapper avoids both.</w:t>
      </w:r>
      <w:r>
        <w:t xml:space="preserve"> </w:t>
      </w:r>
      <w:r>
        <w:t xml:space="preserve">It reads the credential at start time from a tool that already holds one,</w:t>
      </w:r>
      <w:r>
        <w:t xml:space="preserve"> </w:t>
      </w:r>
      <w:r>
        <w:t xml:space="preserve">so nothing is stored</w:t>
      </w:r>
      <w:r>
        <w:t xml:space="preserve"> </w:t>
      </w:r>
      <w:r>
        <w:t xml:space="preserve">and the server follows whatever account you are currently logged in as:</w:t>
      </w:r>
    </w:p>
    <w:p>
      <w:pPr>
        <w:pStyle w:val="SourceCode"/>
      </w:pPr>
      <w:r>
        <w:rPr>
          <w:rStyle w:val="CommentTok"/>
        </w:rPr>
        <w:t xml:space="preserve">#!/bin/sh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</w:t>
      </w:r>
      <w:r>
        <w:br/>
      </w:r>
      <w:r>
        <w:br/>
      </w:r>
      <w:r>
        <w:rPr>
          <w:rStyle w:val="VariableTok"/>
        </w:rPr>
        <w:t xml:space="preserve">SERVER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${GITHUB_MCP_SERVER_BIN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github-mcp-server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"github-mcp-server not on PATH; install it or set GITHUB_MCP_SERVER_BIN"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GITHUB_TOOLSETS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${GITHUB_TOOLSETS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default,actions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GITHUB_TOOLSETS</w:t>
      </w:r>
      <w:r>
        <w:br/>
      </w:r>
      <w:r>
        <w:br/>
      </w:r>
      <w:r>
        <w:rPr>
          <w:rStyle w:val="VariableTok"/>
        </w:rPr>
        <w:t xml:space="preserve">GITHUB_PERSONAL_ACCESS_TOKEN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token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$GITHUB_PERSONAL_ACCESS_TOKEN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"empty token; run 'gh auth login'"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GITHUB_PERSONAL_ACCESS_TOKEN</w:t>
      </w:r>
      <w:r>
        <w:br/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stdio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Register the wrapper rather than the binary: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user github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~/.local/bin/github-mcp-server-stdio</w:t>
      </w:r>
    </w:p>
    <w:p>
      <w:pPr>
        <w:pStyle w:val="FirstParagraph"/>
      </w:pPr>
      <w:r>
        <w:t xml:space="preserve">Note the explicit failure when the token comes back empty.</w:t>
      </w:r>
      <w:r>
        <w:t xml:space="preserve"> </w:t>
      </w:r>
      <w:r>
        <w:t xml:space="preserve">A wrapper that silently exports an empty string</w:t>
      </w:r>
      <w:r>
        <w:t xml:space="preserve"> </w:t>
      </w:r>
      <w:r>
        <w:t xml:space="preserve">reproduces the bare-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bug you just finished diagnosing.</w:t>
      </w:r>
    </w:p>
    <w:bookmarkEnd w:id="221"/>
    <w:bookmarkStart w:id="222" w:name="X448547516ab06679b064b391b05a896db41ea57"/>
    <w:p>
      <w:pPr>
        <w:pStyle w:val="Heading4"/>
      </w:pPr>
      <w:r>
        <w:t xml:space="preserve">Toolsets are opt-in, and the default may omit what you need</w:t>
      </w:r>
    </w:p>
    <w:p>
      <w:pPr>
        <w:pStyle w:val="FirstParagraph"/>
      </w:pPr>
      <w:r>
        <w:t xml:space="preserve">A server does not necessarily expose everything it can do.</w:t>
      </w:r>
      <w:r>
        <w:t xml:space="preserve"> </w:t>
      </w:r>
      <w:r>
        <w:t xml:space="preserve">GitHub’s server exposes a default group,</w:t>
      </w:r>
      <w:r>
        <w:t xml:space="preserve"> </w:t>
      </w:r>
      <w:r>
        <w:t xml:space="preserve">and that default carries</w:t>
      </w:r>
      <w:r>
        <w:t xml:space="preserve"> </w:t>
      </w:r>
      <w:r>
        <w:rPr>
          <w:b/>
          <w:bCs/>
        </w:rPr>
        <w:t xml:space="preserve">no continuous-integration access at all</w:t>
      </w:r>
      <w:r>
        <w:t xml:space="preserve"> </w:t>
      </w:r>
      <w:r>
        <w:t xml:space="preserve">—</w:t>
      </w:r>
      <w:r>
        <w:t xml:space="preserve"> </w:t>
      </w:r>
      <w:r>
        <w:t xml:space="preserve">no workflow runs, no job logs, no re-run trigger.</w:t>
      </w:r>
      <w:r>
        <w:t xml:space="preserve"> </w:t>
      </w:r>
      <w:r>
        <w:t xml:space="preserve">As of this writing (server v1.7.0)</w:t>
      </w:r>
      <w:r>
        <w:t xml:space="preserve"> </w:t>
      </w:r>
      <w:r>
        <w:t xml:space="preserve">the actions toolset’s four tools are</w:t>
      </w:r>
      <w:r>
        <w:t xml:space="preserve"> </w:t>
      </w:r>
      <w:r>
        <w:rPr>
          <w:rStyle w:val="VerbatimChar"/>
        </w:rPr>
        <w:t xml:space="preserve">actions_get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actions_run_trigger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get_job_logs</w:t>
      </w:r>
      <w:r>
        <w:t xml:space="preserve"> </w:t>
      </w:r>
      <w:r>
        <w:t xml:space="preserve">—</w:t>
      </w:r>
      <w:r>
        <w:t xml:space="preserve"> </w:t>
      </w:r>
      <w:r>
        <w:t xml:space="preserve">the exact names have moved around across releases,</w:t>
      </w:r>
      <w:r>
        <w:t xml:space="preserve"> </w:t>
      </w:r>
      <w:r>
        <w:t xml:space="preserve">so treat this list as a snapshot rather than a promise.</w:t>
      </w:r>
    </w:p>
    <w:p>
      <w:pPr>
        <w:pStyle w:val="BodyText"/>
      </w:pPr>
      <w:r>
        <w:t xml:space="preserve">If your workflow involves driving pull requests to a clean state,</w:t>
      </w:r>
      <w:r>
        <w:t xml:space="preserve"> </w:t>
      </w:r>
      <w:r>
        <w:t xml:space="preserve">that omission matters,</w:t>
      </w:r>
      <w:r>
        <w:t xml:space="preserve"> </w:t>
      </w:r>
      <w:r>
        <w:t xml:space="preserve">because reading check status is most of the job.</w:t>
      </w:r>
      <w:r>
        <w:t xml:space="preserve"> </w:t>
      </w:r>
      <w:r>
        <w:t xml:space="preserve">Request the extra group explicitly:</w:t>
      </w:r>
    </w:p>
    <w:p>
      <w:pPr>
        <w:pStyle w:val="SourceCode"/>
      </w:pPr>
      <w:r>
        <w:rPr>
          <w:rStyle w:val="VariableTok"/>
        </w:rPr>
        <w:t xml:space="preserve">GITHUB_TOOLSETS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default,actions</w:t>
      </w:r>
    </w:p>
    <w:p>
      <w:pPr>
        <w:pStyle w:val="FirstParagraph"/>
      </w:pPr>
      <w:r>
        <w:t xml:space="preserve">Note that the selection</w:t>
      </w:r>
      <w:r>
        <w:t xml:space="preserve"> </w:t>
      </w:r>
      <w:r>
        <w:rPr>
          <w:b/>
          <w:bCs/>
        </w:rPr>
        <w:t xml:space="preserve">replaces</w:t>
      </w:r>
      <w:r>
        <w:t xml:space="preserve"> </w:t>
      </w:r>
      <w:r>
        <w:t xml:space="preserve">the default rather than extending it,</w:t>
      </w:r>
      <w:r>
        <w:t xml:space="preserve"> </w:t>
      </w:r>
      <w:r>
        <w:t xml:space="preserve">which is why the value above names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explicitly.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alone would silently trade away every default tool</w:t>
      </w:r>
      <w:r>
        <w:t xml:space="preserve"> </w:t>
      </w:r>
      <w:r>
        <w:t xml:space="preserve">for the four you asked for —</w:t>
      </w:r>
      <w:r>
        <w:t xml:space="preserve"> </w:t>
      </w:r>
      <w:r>
        <w:t xml:space="preserve">a net</w:t>
      </w:r>
      <w:r>
        <w:t xml:space="preserve"> </w:t>
      </w:r>
      <w:r>
        <w:rPr>
          <w:i/>
          <w:iCs/>
        </w:rPr>
        <w:t xml:space="preserve">loss</w:t>
      </w:r>
      <w:r>
        <w:t xml:space="preserve"> </w:t>
      </w:r>
      <w:r>
        <w:t xml:space="preserve">that looks like a successful configuration change.</w:t>
      </w:r>
    </w:p>
    <w:p>
      <w:pPr>
        <w:pStyle w:val="BodyText"/>
      </w:pPr>
      <w:r>
        <w:t xml:space="preserve">So compare the tool list before and after,</w:t>
      </w:r>
      <w:r>
        <w:t xml:space="preserve"> </w:t>
      </w:r>
      <w:r>
        <w:t xml:space="preserve">and confirm the count went up rather than sideways.</w:t>
      </w:r>
      <w:r>
        <w:t xml:space="preserve"> </w:t>
      </w:r>
      <w:r>
        <w:t xml:space="preserve">On the same v1.7.0 server,</w:t>
      </w:r>
      <w:r>
        <w:t xml:space="preserve"> </w:t>
      </w:r>
      <w:r>
        <w:t xml:space="preserve">the default group carries 44 tools,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default,actions,discussions,dependabot,labels,notifications</w:t>
      </w:r>
      <w:r>
        <w:t xml:space="preserve"> </w:t>
      </w:r>
      <w:r>
        <w:t xml:space="preserve">carries 63 —</w:t>
      </w:r>
      <w:r>
        <w:t xml:space="preserve"> </w:t>
      </w:r>
      <w:r>
        <w:t xml:space="preserve">the count moving the right direction, as the check above expects.</w:t>
      </w:r>
    </w:p>
    <w:bookmarkEnd w:id="222"/>
    <w:bookmarkStart w:id="223" w:name="X4a4c9992603eee0123b58b5b37e7fedbb817150"/>
    <w:p>
      <w:pPr>
        <w:pStyle w:val="Heading4"/>
      </w:pPr>
      <w:r>
        <w:rPr>
          <w:rStyle w:val="VerbatimChar"/>
        </w:rPr>
        <w:t xml:space="preserve">subscribe_pr_activity</w:t>
      </w:r>
      <w:r>
        <w:t xml:space="preserve"> </w:t>
      </w:r>
      <w:r>
        <w:t xml:space="preserve">isn’t a local-server tool</w:t>
      </w:r>
    </w:p>
    <w:p>
      <w:pPr>
        <w:pStyle w:val="FirstParagraph"/>
      </w:pPr>
      <w:r>
        <w:t xml:space="preserve">Workflow guidance written for remote or web agent sessions</w:t>
      </w:r>
      <w:r>
        <w:t xml:space="preserve"> </w:t>
      </w:r>
      <w:r>
        <w:t xml:space="preserve">sometimes names</w:t>
      </w:r>
      <w:r>
        <w:t xml:space="preserve"> </w:t>
      </w:r>
      <w:r>
        <w:rPr>
          <w:rStyle w:val="VerbatimChar"/>
        </w:rPr>
        <w:t xml:space="preserve">subscribe_pr_activity</w:t>
      </w:r>
      <w:r>
        <w:t xml:space="preserve"> </w:t>
      </w:r>
      <w:r>
        <w:t xml:space="preserve">as the way to watch a pull request’s activity.</w:t>
      </w:r>
      <w:r>
        <w:t xml:space="preserve"> </w:t>
      </w:r>
      <w:r>
        <w:t xml:space="preserve">It doesn’t appear in a locally-run GitHub MCP server,</w:t>
      </w:r>
      <w:r>
        <w:t xml:space="preserve"> </w:t>
      </w:r>
      <w:r>
        <w:t xml:space="preserve">under any toolset combination.</w:t>
      </w:r>
    </w:p>
    <w:p>
      <w:pPr>
        <w:pStyle w:val="BodyText"/>
      </w:pPr>
      <w:r>
        <w:t xml:space="preserve">The local analogues are</w:t>
      </w:r>
      <w:r>
        <w:t xml:space="preserve"> </w:t>
      </w:r>
      <w:r>
        <w:rPr>
          <w:rStyle w:val="VerbatimChar"/>
        </w:rPr>
        <w:t xml:space="preserve">manage_notification_subscription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manage_repository_notification_subscription</w:t>
      </w:r>
      <w:r>
        <w:t xml:space="preserve">.</w:t>
      </w:r>
      <w:r>
        <w:t xml:space="preserve"> </w:t>
      </w:r>
      <w:r>
        <w:t xml:space="preserve">Reach for those instead when working from a local harness.</w:t>
      </w:r>
    </w:p>
    <w:bookmarkEnd w:id="223"/>
    <w:bookmarkStart w:id="224" w:name="Xb256c2a3c0a422f2f687a98903d3521fd60a1b1"/>
    <w:p>
      <w:pPr>
        <w:pStyle w:val="Heading4"/>
      </w:pPr>
      <w:r>
        <w:t xml:space="preserve">Verify with a real call, and expect to restart</w:t>
      </w:r>
    </w:p>
    <w:p>
      <w:pPr>
        <w:pStyle w:val="FirstParagraph"/>
      </w:pPr>
      <w:r>
        <w:t xml:space="preserve">Two habits close this out.</w:t>
      </w:r>
    </w:p>
    <w:p>
      <w:pPr>
        <w:pStyle w:val="BodyText"/>
      </w:pPr>
      <w:r>
        <w:rPr>
          <w:b/>
          <w:bCs/>
        </w:rPr>
        <w:t xml:space="preserve">Verify by calling, not by reading a list.</w:t>
      </w:r>
      <w:r>
        <w:t xml:space="preserve"> </w:t>
      </w:r>
      <w:r>
        <w:t xml:space="preserve">A tool appearing in the registry proves the harness parsed a config file.</w:t>
      </w:r>
      <w:r>
        <w:t xml:space="preserve"> </w:t>
      </w:r>
      <w:r>
        <w:t xml:space="preserve">It does not prove the server started,</w:t>
      </w:r>
      <w:r>
        <w:t xml:space="preserve"> </w:t>
      </w:r>
      <w:r>
        <w:t xml:space="preserve">authenticated,</w:t>
      </w:r>
      <w:r>
        <w:t xml:space="preserve"> </w:t>
      </w:r>
      <w:r>
        <w:t xml:space="preserve">or can reach the API.</w:t>
      </w:r>
      <w:r>
        <w:t xml:space="preserve"> </w:t>
      </w:r>
      <w:r>
        <w:t xml:space="preserve">One cheap identity call plus one read</w:t>
      </w:r>
      <w:r>
        <w:t xml:space="preserve"> </w:t>
      </w:r>
      <w:r>
        <w:t xml:space="preserve">(for GitHub:</w:t>
      </w:r>
      <w:r>
        <w:t xml:space="preserve"> </w:t>
      </w:r>
      <w:r>
        <w:rPr>
          <w:rStyle w:val="VerbatimChar"/>
        </w:rPr>
        <w:t xml:space="preserve">get_me</w:t>
      </w:r>
      <w:r>
        <w:t xml:space="preserve">, then listing pull requests on a repo you know)</w:t>
      </w:r>
      <w:r>
        <w:t xml:space="preserve"> </w:t>
      </w:r>
      <w:r>
        <w:t xml:space="preserve">proves the whole path end to end.</w:t>
      </w:r>
    </w:p>
    <w:p>
      <w:pPr>
        <w:pStyle w:val="BodyText"/>
      </w:pPr>
      <w:r>
        <w:rPr>
          <w:b/>
          <w:bCs/>
        </w:rPr>
        <w:t xml:space="preserve">Expect the tools to be missing until you restart.</w:t>
      </w:r>
      <w:r>
        <w:t xml:space="preserve"> </w:t>
      </w:r>
      <w:r>
        <w:t xml:space="preserve">MCP servers connect when a session starts,</w:t>
      </w:r>
      <w:r>
        <w:t xml:space="preserve"> </w:t>
      </w:r>
      <w:r>
        <w:t xml:space="preserve">so a server registered mid-session is inert for the rest of it.</w:t>
      </w:r>
      <w:r>
        <w:t xml:space="preserve"> </w:t>
      </w:r>
      <w:r>
        <w:t xml:space="preserve">This is a common false alarm:</w:t>
      </w:r>
      <w:r>
        <w:t xml:space="preserve"> </w:t>
      </w:r>
      <w:r>
        <w:t xml:space="preserve">the registration worked,</w:t>
      </w:r>
      <w:r>
        <w:t xml:space="preserve"> </w:t>
      </w:r>
      <w:r>
        <w:t xml:space="preserve">and the tools genuinely are not there yet.</w:t>
      </w:r>
    </w:p>
    <w:p>
      <w:pPr>
        <w:pStyle w:val="BodyText"/>
      </w:pPr>
      <w:r>
        <w:t xml:space="preserve">Finally, note which new tools can</w:t>
      </w:r>
      <w:r>
        <w:t xml:space="preserve"> </w:t>
      </w:r>
      <w:r>
        <w:rPr>
          <w:i/>
          <w:iCs/>
        </w:rPr>
        <w:t xml:space="preserve">write</w:t>
      </w:r>
      <w:r>
        <w:t xml:space="preserve">.</w:t>
      </w:r>
      <w:r>
        <w:t xml:space="preserve"> </w:t>
      </w:r>
      <w:r>
        <w:t xml:space="preserve">A re-run or dispatch tool can trigger CI,</w:t>
      </w:r>
      <w:r>
        <w:t xml:space="preserve"> </w:t>
      </w:r>
      <w:r>
        <w:t xml:space="preserve">and permissive permission modes will not prompt before it does.</w:t>
      </w:r>
      <w:r>
        <w:t xml:space="preserve"> </w:t>
      </w:r>
      <w:r>
        <w:t xml:space="preserve">Treat those the way you would treat a merge —</w:t>
      </w:r>
      <w:r>
        <w:t xml:space="preserve"> </w:t>
      </w:r>
      <w:r>
        <w:t xml:space="preserve">something a human authorizes,</w:t>
      </w:r>
      <w:r>
        <w:t xml:space="preserve"> </w:t>
      </w:r>
      <w:r>
        <w:t xml:space="preserve">not something an agent does in passing.</w:t>
      </w:r>
    </w:p>
    <w:bookmarkEnd w:id="224"/>
    <w:bookmarkStart w:id="227" w:name="Xd44df015462fcf288556a538677f0a762c9ef1d"/>
    <w:p>
      <w:pPr>
        <w:pStyle w:val="Heading4"/>
      </w:pPr>
      <w:r>
        <w:t xml:space="preserve">Copilot on GitHub uses a different config surface</w:t>
      </w:r>
    </w:p>
    <w:p>
      <w:pPr>
        <w:pStyle w:val="FirstParagraph"/>
      </w:pPr>
      <w:r>
        <w:t xml:space="preserve">The notes above are for a local harness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 mcp list</w:t>
      </w:r>
      <w:r>
        <w:t xml:space="preserve">, a binary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).</w:t>
      </w:r>
      <w:r>
        <w:t xml:space="preserve"> </w:t>
      </w:r>
      <w:hyperlink r:id="rId225">
        <w:r>
          <w:rPr>
            <w:rStyle w:val="Hyperlink"/>
          </w:rPr>
          <w:t xml:space="preserve">Copilot cloud agent</w:t>
        </w:r>
      </w:hyperlink>
      <w:r>
        <w:t xml:space="preserve"> </w:t>
      </w:r>
      <w:r>
        <w:t xml:space="preserve">and Copilot code review on GitHub.com</w:t>
      </w:r>
      <w:r>
        <w:t xml:space="preserve"> </w:t>
      </w:r>
      <w:r>
        <w:t xml:space="preserve">do not read that file.</w:t>
      </w:r>
    </w:p>
    <w:p>
      <w:pPr>
        <w:pStyle w:val="BodyText"/>
      </w:pPr>
      <w:r>
        <w:t xml:space="preserve">Repository administrators configure those agents from</w:t>
      </w:r>
      <w:r>
        <w:t xml:space="preserve"> </w:t>
      </w:r>
      <w:r>
        <w:rPr>
          <w:b/>
          <w:bCs/>
        </w:rPr>
        <w:t xml:space="preserve">Settings &gt; Copilot &gt; MCP servers</w:t>
      </w:r>
      <w:r>
        <w:t xml:space="preserve"> </w:t>
      </w:r>
      <w:r>
        <w:t xml:space="preserve">using a JSON</w:t>
      </w:r>
      <w:r>
        <w:t xml:space="preserve"> </w:t>
      </w:r>
      <w:r>
        <w:rPr>
          <w:rStyle w:val="VerbatimChar"/>
        </w:rPr>
        <w:t xml:space="preserve">mcpServers</w:t>
      </w:r>
      <w:r>
        <w:t xml:space="preserve"> </w:t>
      </w:r>
      <w:r>
        <w:t xml:space="preserve">object.</w:t>
      </w:r>
      <w:r>
        <w:t xml:space="preserve"> </w:t>
      </w:r>
      <w:r>
        <w:t xml:space="preserve">GitHub’s</w:t>
      </w:r>
      <w:r>
        <w:t xml:space="preserve"> </w:t>
      </w:r>
      <w:hyperlink r:id="rId226">
        <w:r>
          <w:rPr>
            <w:rStyle w:val="Hyperlink"/>
          </w:rPr>
          <w:t xml:space="preserve">Configure MCP servers</w:t>
        </w:r>
      </w:hyperlink>
      <w:r>
        <w:t xml:space="preserve"> </w:t>
      </w:r>
      <w:r>
        <w:t xml:space="preserve">page is the source of truth for the schema.</w:t>
      </w:r>
      <w:r>
        <w:t xml:space="preserve"> </w:t>
      </w:r>
      <w:r>
        <w:t xml:space="preserve">As of that page:</w:t>
      </w:r>
    </w:p>
    <w:p>
      <w:pPr>
        <w:pStyle w:val="Compact"/>
        <w:numPr>
          <w:ilvl w:val="0"/>
          <w:numId w:val="1085"/>
        </w:numPr>
      </w:pPr>
      <w:r>
        <w:t xml:space="preserve">The GitHub MCP server and the Playwright MCP server are enabled by default.</w:t>
      </w:r>
    </w:p>
    <w:p>
      <w:pPr>
        <w:pStyle w:val="Compact"/>
        <w:numPr>
          <w:ilvl w:val="0"/>
          <w:numId w:val="1085"/>
        </w:numPr>
      </w:pPr>
      <w:r>
        <w:t xml:space="preserve">Cloud agent and code review share the repository config;</w:t>
      </w:r>
      <w:r>
        <w:t xml:space="preserve"> </w:t>
      </w:r>
      <w:r>
        <w:t xml:space="preserve">a separate toggle can disable MCP tools for code review only.</w:t>
      </w:r>
    </w:p>
    <w:p>
      <w:pPr>
        <w:pStyle w:val="Compact"/>
        <w:numPr>
          <w:ilvl w:val="0"/>
          <w:numId w:val="1085"/>
        </w:numPr>
      </w:pPr>
      <w:r>
        <w:t xml:space="preserve">Only MCP</w:t>
      </w:r>
      <w:r>
        <w:t xml:space="preserve"> </w:t>
      </w:r>
      <w:r>
        <w:rPr>
          <w:i/>
          <w:iCs/>
        </w:rPr>
        <w:t xml:space="preserve">tools</w:t>
      </w:r>
      <w:r>
        <w:t xml:space="preserve"> </w:t>
      </w:r>
      <w:r>
        <w:t xml:space="preserve">are supported, not resources or prompts.</w:t>
      </w:r>
    </w:p>
    <w:p>
      <w:pPr>
        <w:pStyle w:val="Compact"/>
        <w:numPr>
          <w:ilvl w:val="0"/>
          <w:numId w:val="1085"/>
        </w:numPr>
      </w:pPr>
      <w:r>
        <w:t xml:space="preserve">Remote servers that authenticate with OAuth are not supported.</w:t>
      </w:r>
    </w:p>
    <w:p>
      <w:pPr>
        <w:pStyle w:val="Compact"/>
        <w:numPr>
          <w:ilvl w:val="0"/>
          <w:numId w:val="1085"/>
        </w:numPr>
      </w:pPr>
      <w:r>
        <w:t xml:space="preserve">Secrets and variables must be named with a</w:t>
      </w:r>
      <w:r>
        <w:t xml:space="preserve"> </w:t>
      </w:r>
      <w:r>
        <w:rPr>
          <w:rStyle w:val="VerbatimChar"/>
        </w:rPr>
        <w:t xml:space="preserve">COPILOT_MCP_</w:t>
      </w:r>
      <w:r>
        <w:t xml:space="preserve"> </w:t>
      </w:r>
      <w:r>
        <w:t xml:space="preserve">prefix</w:t>
      </w:r>
      <w:r>
        <w:t xml:space="preserve"> </w:t>
      </w:r>
      <w:r>
        <w:t xml:space="preserve">or they are invisible to the config.</w:t>
      </w:r>
    </w:p>
    <w:p>
      <w:pPr>
        <w:pStyle w:val="Compact"/>
        <w:numPr>
          <w:ilvl w:val="0"/>
          <w:numId w:val="1085"/>
        </w:numPr>
      </w:pPr>
      <w:r>
        <w:t xml:space="preserve">Once a tool is enabled, Copilot uses it without asking for approval,</w:t>
      </w:r>
      <w:r>
        <w:t xml:space="preserve"> </w:t>
      </w:r>
      <w:r>
        <w:t xml:space="preserve">so allowlist specific read-only tools rather than</w:t>
      </w:r>
      <w:r>
        <w:t xml:space="preserve"> </w:t>
      </w:r>
      <w:r>
        <w:rPr>
          <w:rStyle w:val="VerbatimChar"/>
        </w:rPr>
        <w:t xml:space="preserve">*</w:t>
      </w:r>
      <w:r>
        <w:t xml:space="preserve">.</w:t>
      </w:r>
    </w:p>
    <w:p>
      <w:pPr>
        <w:pStyle w:val="FirstParagraph"/>
      </w:pPr>
      <w:r>
        <w:t xml:space="preserve">Do not copy a local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registration into that JSON</w:t>
      </w:r>
      <w:r>
        <w:t xml:space="preserve"> </w:t>
      </w:r>
      <w:r>
        <w:t xml:space="preserve">and expect it to work.</w:t>
      </w:r>
    </w:p>
    <w:bookmarkEnd w:id="227"/>
    <w:bookmarkStart w:id="229" w:name="granola-mcp-your-meetings-as-context"/>
    <w:p>
      <w:pPr>
        <w:pStyle w:val="Heading4"/>
      </w:pPr>
      <w:r>
        <w:t xml:space="preserve">Granola MCP: your meetings as context</w:t>
      </w:r>
    </w:p>
    <w:p>
      <w:pPr>
        <w:pStyle w:val="FirstParagraph"/>
      </w:pPr>
      <w:hyperlink r:id="rId228">
        <w:r>
          <w:rPr>
            <w:rStyle w:val="Hyperlink"/>
          </w:rPr>
          <w:t xml:space="preserve">Granola MCP</w:t>
        </w:r>
      </w:hyperlink>
      <w:r>
        <w:t xml:space="preserve"> </w:t>
      </w:r>
      <w:r>
        <w:t xml:space="preserve">is the other side of that same pattern:</w:t>
      </w:r>
      <w:r>
        <w:t xml:space="preserve"> </w:t>
      </w:r>
      <w:r>
        <w:t xml:space="preserve">it is not a code-host server but a meeting-context server.</w:t>
      </w:r>
      <w:r>
        <w:t xml:space="preserve"> </w:t>
      </w:r>
      <w:r>
        <w:t xml:space="preserve">Granola is an AI notepad for back-to-back meetings;</w:t>
      </w:r>
      <w:r>
        <w:t xml:space="preserve"> </w:t>
      </w:r>
      <w:r>
        <w:t xml:space="preserve">its MCP exposes your meeting notes to any MCP client.</w:t>
      </w:r>
    </w:p>
    <w:p>
      <w:pPr>
        <w:pStyle w:val="BodyText"/>
      </w:pPr>
      <w:r>
        <w:t xml:space="preserve">The gap it closes is the copy-paste loop:</w:t>
      </w:r>
      <w:r>
        <w:t xml:space="preserve"> </w:t>
      </w:r>
      <w:r>
        <w:t xml:space="preserve">without it, using something you discussed in a meeting</w:t>
      </w:r>
      <w:r>
        <w:t xml:space="preserve"> </w:t>
      </w:r>
      <w:r>
        <w:t xml:space="preserve">while working in Claude, ChatGPT, or Cursor</w:t>
      </w:r>
      <w:r>
        <w:t xml:space="preserve"> </w:t>
      </w:r>
      <w:r>
        <w:t xml:space="preserve">means finding the note, copying the relevant bit, and pasting it in.</w:t>
      </w:r>
      <w:r>
        <w:t xml:space="preserve"> </w:t>
      </w:r>
      <w:r>
        <w:t xml:space="preserve">With the MCP connected, that context rides with you.</w:t>
      </w:r>
      <w:r>
        <w:t xml:space="preserve"> </w:t>
      </w:r>
      <w:r>
        <w:t xml:space="preserve">Use it to turn a standup into Linear tickets,</w:t>
      </w:r>
      <w:r>
        <w:t xml:space="preserve"> </w:t>
      </w:r>
      <w:r>
        <w:t xml:space="preserve">scaffold a feature from what was agreed,</w:t>
      </w:r>
      <w:r>
        <w:t xml:space="preserve"> </w:t>
      </w:r>
      <w:r>
        <w:t xml:space="preserve">or draft a follow-up from what was actually said.</w:t>
      </w:r>
    </w:p>
    <w:p>
      <w:pPr>
        <w:pStyle w:val="BodyText"/>
      </w:pPr>
      <w:r>
        <w:t xml:space="preserve">It connects through the standard</w:t>
      </w:r>
      <w:r>
        <w:t xml:space="preserve"> </w:t>
      </w:r>
      <w:hyperlink r:id="rId116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</w:t>
      </w:r>
      <w:r>
        <w:t xml:space="preserve"> </w:t>
      </w:r>
      <w:r>
        <w:t xml:space="preserve">as a remote server at</w:t>
      </w:r>
      <w:r>
        <w:t xml:space="preserve"> </w:t>
      </w:r>
      <w:r>
        <w:rPr>
          <w:rStyle w:val="VerbatimChar"/>
        </w:rPr>
        <w:t xml:space="preserve">https://mcp.granola.ai/mcp</w:t>
      </w:r>
      <w:r>
        <w:t xml:space="preserve">.</w:t>
      </w:r>
      <w:r>
        <w:t xml:space="preserve"> </w:t>
      </w:r>
      <w:r>
        <w:t xml:space="preserve">For Claude or ChatGPT, enable it from the app’s connector/app settings</w:t>
      </w:r>
      <w:r>
        <w:t xml:space="preserve"> </w:t>
      </w:r>
      <w:r>
        <w:t xml:space="preserve">and authenticate;</w:t>
      </w:r>
      <w:r>
        <w:t xml:space="preserve"> </w:t>
      </w:r>
      <w:r>
        <w:t xml:space="preserve">for Cursor, Claude Code, or any other MCP client that supports a manual URL,</w:t>
      </w:r>
      <w:r>
        <w:t xml:space="preserve"> </w:t>
      </w:r>
      <w:r>
        <w:t xml:space="preserve">register that URL directly</w:t>
      </w:r>
      <w:r>
        <w:t xml:space="preserve"> </w:t>
      </w:r>
      <w:r>
        <w:t xml:space="preserve">(see</w:t>
      </w:r>
      <w:r>
        <w:t xml:space="preserve"> </w:t>
      </w:r>
      <w:hyperlink r:id="rId228">
        <w:r>
          <w:rPr>
            <w:rStyle w:val="Hyperlink"/>
          </w:rPr>
          <w:t xml:space="preserve">the announcement</w:t>
        </w:r>
      </w:hyperlink>
      <w:r>
        <w:t xml:space="preserve"> </w:t>
      </w:r>
      <w:r>
        <w:t xml:space="preserve">for per-client steps).</w:t>
      </w:r>
      <w:r>
        <w:t xml:space="preserve"> </w:t>
      </w:r>
      <w:r>
        <w:t xml:space="preserve">On an Enterprise plan it is an early-access beta,</w:t>
      </w:r>
      <w:r>
        <w:t xml:space="preserve"> </w:t>
      </w:r>
      <w:r>
        <w:t xml:space="preserve">off by default until an admin enables it.</w:t>
      </w:r>
    </w:p>
    <w:bookmarkEnd w:id="229"/>
    <w:bookmarkEnd w:id="230"/>
    <w:bookmarkStart w:id="235" w:name="sec-ai-antigravity-python-sdk"/>
    <w:p>
      <w:pPr>
        <w:pStyle w:val="Heading1"/>
      </w:pPr>
      <w:r>
        <w:t xml:space="preserve">18. Google Antigravity Python SDK</w:t>
      </w:r>
    </w:p>
    <w:p>
      <w:pPr>
        <w:pStyle w:val="FirstParagraph"/>
      </w:pPr>
      <w:r>
        <w:t xml:space="preserve">The</w:t>
      </w:r>
      <w:r>
        <w:t xml:space="preserve"> </w:t>
      </w:r>
      <w:hyperlink r:id="rId231">
        <w:r>
          <w:rPr>
            <w:rStyle w:val="VerbatimChar"/>
          </w:rPr>
          <w:t xml:space="preserve">google-antigravity/antigravity-sdk-python</w:t>
        </w:r>
      </w:hyperlink>
      <w:r>
        <w:t xml:space="preserve"> </w:t>
      </w:r>
      <w:r>
        <w:t xml:space="preserve">repository provides the official Python SDK</w:t>
      </w:r>
      <w:r>
        <w:t xml:space="preserve"> </w:t>
      </w:r>
      <w:r>
        <w:t xml:space="preserve">for building and automating agents on the Google Antigravity agent runtime</w:t>
      </w:r>
      <w:r>
        <w:t xml:space="preserve"> </w:t>
      </w:r>
      <w:r>
        <w:t xml:space="preserve">(measured 2026-08-31; distributed via PyPI as</w:t>
      </w:r>
      <w:r>
        <w:t xml:space="preserve"> </w:t>
      </w:r>
      <w:r>
        <w:rPr>
          <w:rStyle w:val="VerbatimChar"/>
        </w:rPr>
        <w:t xml:space="preserve">google-antigravity</w:t>
      </w:r>
      <w:r>
        <w:t xml:space="preserve">).</w:t>
      </w:r>
    </w:p>
    <w:bookmarkStart w:id="232" w:name="architecture-and-runtime-model"/>
    <w:p>
      <w:pPr>
        <w:pStyle w:val="Heading4"/>
      </w:pPr>
      <w:r>
        <w:t xml:space="preserve">Architecture and runtime model</w:t>
      </w:r>
    </w:p>
    <w:p>
      <w:pPr>
        <w:pStyle w:val="FirstParagraph"/>
      </w:pPr>
      <w:r>
        <w:t xml:space="preserve">The SDK embeds the compiled Antigravity runtime engine directly into Python applications: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Lifecycle management</w:t>
      </w:r>
      <w:r>
        <w:t xml:space="preserve">:</w:t>
      </w:r>
      <w:r>
        <w:t xml:space="preserve"> </w:t>
      </w:r>
      <w:r>
        <w:t xml:space="preserve">Agents are instantiated through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objects configured via</w:t>
      </w:r>
      <w:r>
        <w:t xml:space="preserve"> </w:t>
      </w:r>
      <w:r>
        <w:rPr>
          <w:rStyle w:val="VerbatimChar"/>
        </w:rPr>
        <w:t xml:space="preserve">LocalAgentConfig</w:t>
      </w:r>
      <w:r>
        <w:t xml:space="preserve">,</w:t>
      </w:r>
      <w:r>
        <w:t xml:space="preserve"> </w:t>
      </w:r>
      <w:r>
        <w:t xml:space="preserve">managed within asynchronous Python context managers (</w:t>
      </w:r>
      <w:r>
        <w:rPr>
          <w:rStyle w:val="VerbatimChar"/>
        </w:rPr>
        <w:t xml:space="preserve">async with</w:t>
      </w:r>
      <w:r>
        <w:t xml:space="preserve">).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Autonomous agentic loop</w:t>
      </w:r>
      <w:r>
        <w:t xml:space="preserve">:</w:t>
      </w:r>
      <w:r>
        <w:t xml:space="preserve"> </w:t>
      </w:r>
      <w:r>
        <w:t xml:space="preserve">The underlying runtime drives multi-turn reasoning, streaming model responses,</w:t>
      </w:r>
      <w:r>
        <w:t xml:space="preserve"> </w:t>
      </w:r>
      <w:r>
        <w:t xml:space="preserve">subagent spawning, and tool dispatch without requiring hand-rolled state machines.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Binary distribution</w:t>
      </w:r>
      <w:r>
        <w:t xml:space="preserve">:</w:t>
      </w:r>
      <w:r>
        <w:t xml:space="preserve"> </w:t>
      </w:r>
      <w:r>
        <w:t xml:space="preserve">The Python package distributes pre-compiled native runtime binaries via wheels,</w:t>
      </w:r>
      <w:r>
        <w:t xml:space="preserve"> </w:t>
      </w:r>
      <w:r>
        <w:t xml:space="preserve">ensuring consistent agent execution across Windows, macOS, and Linux environments.</w:t>
      </w:r>
    </w:p>
    <w:bookmarkEnd w:id="232"/>
    <w:bookmarkStart w:id="233" w:name="extensibility-and-policy-enforcement"/>
    <w:p>
      <w:pPr>
        <w:pStyle w:val="Heading4"/>
      </w:pPr>
      <w:r>
        <w:t xml:space="preserve">Extensibility and policy enforcement</w:t>
      </w:r>
    </w:p>
    <w:p>
      <w:pPr>
        <w:pStyle w:val="FirstParagraph"/>
      </w:pPr>
      <w:r>
        <w:t xml:space="preserve">Developers can customize agent behavior and enforce safety policies: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Custom tools and MCP servers</w:t>
      </w:r>
      <w:r>
        <w:t xml:space="preserve">:</w:t>
      </w:r>
      <w:r>
        <w:t xml:space="preserve"> </w:t>
      </w:r>
      <w:r>
        <w:t xml:space="preserve">Register custom Python functions as callable agent tools</w:t>
      </w:r>
      <w:r>
        <w:t xml:space="preserve"> </w:t>
      </w:r>
      <w:r>
        <w:t xml:space="preserve">or connect external Model Context Protocol (MCP) server endpoints.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Steering hooks</w:t>
      </w:r>
      <w:r>
        <w:t xml:space="preserve">:</w:t>
      </w:r>
      <w:r>
        <w:t xml:space="preserve"> </w:t>
      </w:r>
      <w:r>
        <w:t xml:space="preserve">Attach pre-tool and post-tool lifecycle hooks to inspect, steer,</w:t>
      </w:r>
      <w:r>
        <w:t xml:space="preserve"> </w:t>
      </w:r>
      <w:r>
        <w:t xml:space="preserve">or veto actions (such as restricting command execution or gating repository modifications).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Skill discovery</w:t>
      </w:r>
      <w:r>
        <w:t xml:space="preserve">:</w:t>
      </w:r>
      <w:r>
        <w:t xml:space="preserve"> </w:t>
      </w:r>
      <w:r>
        <w:t xml:space="preserve">Load skill catalogs (</w:t>
      </w:r>
      <w:r>
        <w:rPr>
          <w:rStyle w:val="VerbatimChar"/>
        </w:rPr>
        <w:t xml:space="preserve">skills/**/SKILL.md</w:t>
      </w:r>
      <w:r>
        <w:t xml:space="preserve">) dynamically,</w:t>
      </w:r>
      <w:r>
        <w:t xml:space="preserve"> </w:t>
      </w:r>
      <w:r>
        <w:t xml:space="preserve">allowing agents to leverage shared procedural instructions.</w:t>
      </w:r>
    </w:p>
    <w:bookmarkEnd w:id="233"/>
    <w:bookmarkStart w:id="234" w:name="Xeddea508349c3fceeae23b1265edb60e3f99a32"/>
    <w:p>
      <w:pPr>
        <w:pStyle w:val="Heading4"/>
      </w:pPr>
      <w:r>
        <w:t xml:space="preserve">Comparison with interactive Antigravity surfaces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Antigravity Python SDK</w:t>
            </w:r>
          </w:p>
        </w:tc>
        <w:tc>
          <w:tcPr/>
          <w:p>
            <w:pPr>
              <w:pStyle w:val="Compact"/>
            </w:pPr>
            <w:r>
              <w:t xml:space="preserve">Antigravity CLI &amp; IDE Extensions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use case</w:t>
            </w:r>
          </w:p>
        </w:tc>
        <w:tc>
          <w:tcPr/>
          <w:p>
            <w:pPr>
              <w:pStyle w:val="Compact"/>
            </w:pPr>
            <w:r>
              <w:t xml:space="preserve">Automated pipelines, CI evaluation, custom harnesses</w:t>
            </w:r>
          </w:p>
        </w:tc>
        <w:tc>
          <w:tcPr/>
          <w:p>
            <w:pPr>
              <w:pStyle w:val="Compact"/>
            </w:pPr>
            <w:r>
              <w:t xml:space="preserve">Interactive terminal and GUI pair programming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Python API (</w:t>
            </w:r>
            <w:r>
              <w:rPr>
                <w:rStyle w:val="VerbatimChar"/>
              </w:rPr>
              <w:t xml:space="preserve">async with Agent(...)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Interactive CLI prompt or editor chat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definitions</w:t>
            </w:r>
          </w:p>
        </w:tc>
        <w:tc>
          <w:tcPr/>
          <w:p>
            <w:pPr>
              <w:pStyle w:val="Compact"/>
            </w:pPr>
            <w:r>
              <w:t xml:space="preserve">In-process Python callables &amp; MCP</w:t>
            </w:r>
          </w:p>
        </w:tc>
        <w:tc>
          <w:tcPr/>
          <w:p>
            <w:pPr>
              <w:pStyle w:val="Compact"/>
            </w:pPr>
            <w:r>
              <w:t xml:space="preserve">JSON manifests, plugins, and CLI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 engine</w:t>
            </w:r>
          </w:p>
        </w:tc>
        <w:tc>
          <w:tcPr/>
          <w:p>
            <w:pPr>
              <w:pStyle w:val="Compact"/>
            </w:pPr>
            <w:r>
              <w:t xml:space="preserve">Embedded native binary</w:t>
            </w:r>
          </w:p>
        </w:tc>
        <w:tc>
          <w:tcPr/>
          <w:p>
            <w:pPr>
              <w:pStyle w:val="Compact"/>
            </w:pPr>
            <w:r>
              <w:t xml:space="preserve">Managed local service</w:t>
            </w:r>
          </w:p>
        </w:tc>
      </w:tr>
    </w:tbl>
    <w:bookmarkEnd w:id="234"/>
    <w:bookmarkEnd w:id="235"/>
    <w:bookmarkStart w:id="239" w:name="sec-ai-magic-context"/>
    <w:p>
      <w:pPr>
        <w:pStyle w:val="Heading1"/>
      </w:pPr>
      <w:r>
        <w:t xml:space="preserve">19. Unbounded Context with Magic Context</w:t>
      </w:r>
    </w:p>
    <w:p>
      <w:pPr>
        <w:pStyle w:val="FirstParagraph"/>
      </w:pPr>
      <w:hyperlink r:id="rId236">
        <w:r>
          <w:rPr>
            <w:rStyle w:val="VerbatimChar"/>
          </w:rPr>
          <w:t xml:space="preserve">cortexkit/magic-context</w:t>
        </w:r>
      </w:hyperlink>
      <w:r>
        <w:t xml:space="preserve"> </w:t>
      </w:r>
      <w:r>
        <w:t xml:space="preserve">is an open-source self-managing memory engine</w:t>
      </w:r>
      <w:r>
        <w:t xml:space="preserve"> </w:t>
      </w:r>
      <w:r>
        <w:t xml:space="preserve">designed to provide unbounded context for AI coding agents</w:t>
      </w:r>
      <w:r>
        <w:t xml:space="preserve"> </w:t>
      </w:r>
      <w:r>
        <w:t xml:space="preserve">(measured 2026-08-31).</w:t>
      </w:r>
      <w:r>
        <w:t xml:space="preserve"> </w:t>
      </w:r>
      <w:r>
        <w:t xml:space="preserve">It operates as a background memory subsystem—often described as a</w:t>
      </w:r>
      <w:r>
        <w:t xml:space="preserve"> </w:t>
      </w:r>
      <w:r>
        <w:t xml:space="preserve">“hippocampus for coding agents”</w:t>
      </w:r>
      <w:r>
        <w:t xml:space="preserve">—that extracts,</w:t>
      </w:r>
      <w:r>
        <w:t xml:space="preserve"> </w:t>
      </w:r>
      <w:r>
        <w:t xml:space="preserve">consolidates, and retrieves long-term repository state without pausing the active coding turn.</w:t>
      </w:r>
    </w:p>
    <w:bookmarkStart w:id="237" w:name="core-architecture-and-agent-roles"/>
    <w:p>
      <w:pPr>
        <w:pStyle w:val="Heading4"/>
      </w:pPr>
      <w:r>
        <w:t xml:space="preserve">Core architecture and agent roles</w:t>
      </w:r>
    </w:p>
    <w:p>
      <w:pPr>
        <w:pStyle w:val="FirstParagraph"/>
      </w:pPr>
      <w:r>
        <w:t xml:space="preserve">Rather than requiring the primary coding agent to interrupt its execution to prune conversation buffers,</w:t>
      </w:r>
      <w:r>
        <w:t xml:space="preserve"> </w:t>
      </w:r>
      <w:r>
        <w:rPr>
          <w:rStyle w:val="VerbatimChar"/>
        </w:rPr>
        <w:t xml:space="preserve">magic-context</w:t>
      </w:r>
      <w:r>
        <w:t xml:space="preserve"> </w:t>
      </w:r>
      <w:r>
        <w:t xml:space="preserve">delegates memory lifecycle operations to specialized background workers: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Historian</w:t>
      </w:r>
      <w:r>
        <w:t xml:space="preserve">:</w:t>
      </w:r>
      <w:r>
        <w:t xml:space="preserve"> </w:t>
      </w:r>
      <w:r>
        <w:t xml:space="preserve">Runs background context compaction on completed turns,</w:t>
      </w:r>
      <w:r>
        <w:t xml:space="preserve"> </w:t>
      </w:r>
      <w:r>
        <w:t xml:space="preserve">compressing verbose tool outputs and dialog history while preserving architectural decisions and code rationale.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Dreamer</w:t>
      </w:r>
      <w:r>
        <w:t xml:space="preserve">:</w:t>
      </w:r>
      <w:r>
        <w:t xml:space="preserve"> </w:t>
      </w:r>
      <w:r>
        <w:t xml:space="preserve">Executes periodic consolidation passes to deduplicate memory records across multiple sessions,</w:t>
      </w:r>
      <w:r>
        <w:t xml:space="preserve"> </w:t>
      </w:r>
      <w:r>
        <w:t xml:space="preserve">distilling recurring observations into canonical project facts and persistent guidelines.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Sidekick</w:t>
      </w:r>
      <w:r>
        <w:t xml:space="preserve">:</w:t>
      </w:r>
      <w:r>
        <w:t xml:space="preserve"> </w:t>
      </w:r>
      <w:r>
        <w:t xml:space="preserve">Acts as an on-demand retrieval companion that augments active prompts with relevant project context,</w:t>
      </w:r>
      <w:r>
        <w:t xml:space="preserve"> </w:t>
      </w:r>
      <w:r>
        <w:t xml:space="preserve">supplying historical context matched to the current file or task.</w:t>
      </w:r>
    </w:p>
    <w:bookmarkEnd w:id="237"/>
    <w:bookmarkStart w:id="238" w:name="cache-aware-memory-management"/>
    <w:p>
      <w:pPr>
        <w:pStyle w:val="Heading4"/>
      </w:pPr>
      <w:r>
        <w:t xml:space="preserve">Cache-aware memory management</w:t>
      </w:r>
    </w:p>
    <w:p>
      <w:pPr>
        <w:pStyle w:val="FirstParagraph"/>
      </w:pPr>
      <w:r>
        <w:t xml:space="preserve">A key challenge with dynamic prompt injection is preserving prompt caching efficiency.</w:t>
      </w:r>
      <w:r>
        <w:t xml:space="preserve"> </w:t>
      </w:r>
      <w:r>
        <w:rPr>
          <w:rStyle w:val="VerbatimChar"/>
        </w:rPr>
        <w:t xml:space="preserve">magic-context</w:t>
      </w:r>
      <w:r>
        <w:t xml:space="preserve"> </w:t>
      </w:r>
      <w:r>
        <w:t xml:space="preserve">addresses this through cache-conscious orchestration: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Cache-stable prompt layout</w:t>
      </w:r>
      <w:r>
        <w:t xml:space="preserve">:</w:t>
      </w:r>
      <w:r>
        <w:t xml:space="preserve"> </w:t>
      </w:r>
      <w:r>
        <w:t xml:space="preserve">Maintains a deterministic prompt layout and replay ordering,</w:t>
      </w:r>
      <w:r>
        <w:t xml:space="preserve"> </w:t>
      </w:r>
      <w:r>
        <w:t xml:space="preserve">preserving provider prompt caching prefixes across conversational turns without invalidating cached tokens.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Deferred background extraction</w:t>
      </w:r>
      <w:r>
        <w:t xml:space="preserve">:</w:t>
      </w:r>
      <w:r>
        <w:t xml:space="preserve"> </w:t>
      </w:r>
      <w:r>
        <w:t xml:space="preserve">Memory analysis and summarization tasks are deferred to idle windows or subagent threads,</w:t>
      </w:r>
      <w:r>
        <w:t xml:space="preserve"> </w:t>
      </w:r>
      <w:r>
        <w:t xml:space="preserve">preventing token churn and latency spikes during high-tempo coding loops.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Cross-session persistence</w:t>
      </w:r>
      <w:r>
        <w:t xml:space="preserve">:</w:t>
      </w:r>
      <w:r>
        <w:t xml:space="preserve"> </w:t>
      </w:r>
      <w:r>
        <w:t xml:space="preserve">Extracted knowledge persists in lightweight local stores across IDE restarts,</w:t>
      </w:r>
      <w:r>
        <w:t xml:space="preserve"> </w:t>
      </w:r>
      <w:r>
        <w:t xml:space="preserve">enabling coding agents to resume work with full institutional memory of past decisions.</w:t>
      </w:r>
    </w:p>
    <w:bookmarkEnd w:id="238"/>
    <w:bookmarkEnd w:id="239"/>
    <w:bookmarkStart w:id="243" w:name="sec-ai-conductor-extension"/>
    <w:p>
      <w:pPr>
        <w:pStyle w:val="Heading1"/>
      </w:pPr>
      <w:r>
        <w:t xml:space="preserve">20. Spec-Driven Development with Conductor</w:t>
      </w:r>
    </w:p>
    <w:p>
      <w:pPr>
        <w:pStyle w:val="FirstParagraph"/>
      </w:pPr>
      <w:hyperlink r:id="rId240">
        <w:r>
          <w:rPr>
            <w:rStyle w:val="VerbatimChar"/>
          </w:rPr>
          <w:t xml:space="preserve">gemini-cli-extensions/conductor</w:t>
        </w:r>
      </w:hyperlink>
      <w:r>
        <w:t xml:space="preserve"> </w:t>
      </w:r>
      <w:r>
        <w:t xml:space="preserve">is an open-source plugin for AI coding agents (including Google Antigravity and Claude Code)</w:t>
      </w:r>
      <w:r>
        <w:t xml:space="preserve"> </w:t>
      </w:r>
      <w:r>
        <w:t xml:space="preserve">that implements</w:t>
      </w:r>
      <w:r>
        <w:t xml:space="preserve"> </w:t>
      </w:r>
      <w:r>
        <w:rPr>
          <w:b/>
          <w:bCs/>
        </w:rPr>
        <w:t xml:space="preserve">Spec-Driven Development</w:t>
      </w:r>
      <w:r>
        <w:t xml:space="preserve"> </w:t>
      </w:r>
      <w:r>
        <w:t xml:space="preserve">(measured 2026-08-31).</w:t>
      </w:r>
      <w:r>
        <w:t xml:space="preserve"> </w:t>
      </w:r>
      <w:r>
        <w:t xml:space="preserve">Rather than relying on conversational chat history that degrades over extended sessions,</w:t>
      </w:r>
      <w:r>
        <w:t xml:space="preserve"> </w:t>
      </w:r>
      <w:r>
        <w:t xml:space="preserve">Conductor anchors agent behavior in structured, version-controlled Markdown artifacts stored directly in the repository,</w:t>
      </w:r>
      <w:r>
        <w:t xml:space="preserve"> </w:t>
      </w:r>
      <w:r>
        <w:t xml:space="preserve">providing persistent context across multi-session workflows.</w:t>
      </w:r>
    </w:p>
    <w:bookmarkStart w:id="241" w:name="core-workflow-phases"/>
    <w:p>
      <w:pPr>
        <w:pStyle w:val="Heading4"/>
      </w:pPr>
      <w:r>
        <w:t xml:space="preserve">Core workflow phases</w:t>
      </w:r>
    </w:p>
    <w:p>
      <w:pPr>
        <w:pStyle w:val="FirstParagraph"/>
      </w:pPr>
      <w:r>
        <w:t xml:space="preserve">Conductor structures development into four distinct, sequential phases: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Context establishment (</w:t>
      </w:r>
      <w:r>
        <w:rPr>
          <w:rStyle w:val="VerbatimChar"/>
          <w:b/>
          <w:bCs/>
        </w:rPr>
        <w:t xml:space="preserve">/conductor:conductor-setup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Interactively initializes baseline project documentation</w:t>
      </w:r>
      <w:r>
        <w:t xml:space="preserve"> </w:t>
      </w:r>
      <w:r>
        <w:t xml:space="preserve">(including product goals, technical stack choices, and testing guidelines),</w:t>
      </w:r>
      <w:r>
        <w:t xml:space="preserve"> </w:t>
      </w:r>
      <w:r>
        <w:t xml:space="preserve">giving coding agents persistent reference material across subsequent sessions.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Specification and track planning (</w:t>
      </w:r>
      <w:r>
        <w:rPr>
          <w:rStyle w:val="VerbatimChar"/>
          <w:b/>
          <w:bCs/>
        </w:rPr>
        <w:t xml:space="preserve">/conductor:conductor-new-track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Transforms feature requests or bug fixes into a dedicated track containing a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(functional scope and acceptance criteria)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(ordered implementation phases broken into verifiable task checklists).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Phased implementation (</w:t>
      </w:r>
      <w:r>
        <w:rPr>
          <w:rStyle w:val="VerbatimChar"/>
          <w:b/>
          <w:bCs/>
        </w:rPr>
        <w:t xml:space="preserve">/conductor:conductor-implement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Guides the agent through the active track’s plan sequentially,</w:t>
      </w:r>
      <w:r>
        <w:t xml:space="preserve"> </w:t>
      </w:r>
      <w:r>
        <w:t xml:space="preserve">executing file edits, running local test suites, and marking tasks complete as acceptance criteria are met.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Track review and plan compliance (</w:t>
      </w:r>
      <w:r>
        <w:rPr>
          <w:rStyle w:val="VerbatimChar"/>
          <w:b/>
          <w:bCs/>
        </w:rPr>
        <w:t xml:space="preserve">/conductor:conductor-review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Conducts an adversarial verification pass against the original track specification,</w:t>
      </w:r>
      <w:r>
        <w:t xml:space="preserve"> </w:t>
      </w:r>
      <w:r>
        <w:t xml:space="preserve">ensuring that all declared acceptance criteria are satisfied and no architectural drift occurred during execution.</w:t>
      </w:r>
    </w:p>
    <w:bookmarkEnd w:id="241"/>
    <w:bookmarkStart w:id="242" w:name="X77ef489dfb143e988ad2e3ca7603d332f669d82"/>
    <w:p>
      <w:pPr>
        <w:pStyle w:val="Heading4"/>
      </w:pPr>
      <w:r>
        <w:t xml:space="preserve">Architectural benefits of Spec-Driven Development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Conversational Prompting</w:t>
            </w:r>
          </w:p>
        </w:tc>
        <w:tc>
          <w:tcPr/>
          <w:p>
            <w:pPr>
              <w:pStyle w:val="Compact"/>
            </w:pPr>
            <w:r>
              <w:t xml:space="preserve">Spec-Driven Development (Conductor)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persistence</w:t>
            </w:r>
          </w:p>
        </w:tc>
        <w:tc>
          <w:tcPr/>
          <w:p>
            <w:pPr>
              <w:pStyle w:val="Compact"/>
            </w:pPr>
            <w:r>
              <w:t xml:space="preserve">Volatile in-memory chat buffer</w:t>
            </w:r>
          </w:p>
        </w:tc>
        <w:tc>
          <w:tcPr/>
          <w:p>
            <w:pPr>
              <w:pStyle w:val="Compact"/>
            </w:pPr>
            <w:r>
              <w:t xml:space="preserve">Version-controlled Markdown 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boundaries</w:t>
            </w:r>
          </w:p>
        </w:tc>
        <w:tc>
          <w:tcPr/>
          <w:p>
            <w:pPr>
              <w:pStyle w:val="Compact"/>
            </w:pPr>
            <w:r>
              <w:t xml:space="preserve">Ad-hoc user instructions per turn</w:t>
            </w:r>
          </w:p>
        </w:tc>
        <w:tc>
          <w:tcPr/>
          <w:p>
            <w:pPr>
              <w:pStyle w:val="Compact"/>
            </w:pPr>
            <w:r>
              <w:t xml:space="preserve">Structured</w:t>
            </w:r>
            <w:r>
              <w:t xml:space="preserve"> </w:t>
            </w: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  <w:r>
              <w:t xml:space="preserve"> </w:t>
            </w:r>
            <w:r>
              <w:t xml:space="preserve">checklists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 loop</w:t>
            </w:r>
          </w:p>
        </w:tc>
        <w:tc>
          <w:tcPr/>
          <w:p>
            <w:pPr>
              <w:pStyle w:val="Compact"/>
            </w:pPr>
            <w:r>
              <w:t xml:space="preserve">Manual spot-checking</w:t>
            </w:r>
          </w:p>
        </w:tc>
        <w:tc>
          <w:tcPr/>
          <w:p>
            <w:pPr>
              <w:pStyle w:val="Compact"/>
            </w:pPr>
            <w:r>
              <w:t xml:space="preserve">Milestone-level automated tests and</w:t>
            </w:r>
            <w:r>
              <w:t xml:space="preserve"> </w:t>
            </w:r>
            <w:r>
              <w:rPr>
                <w:rStyle w:val="VerbatimChar"/>
              </w:rPr>
              <w:t xml:space="preserve">/conductor:conductor-review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Handoff &amp; resumption</w:t>
            </w:r>
          </w:p>
        </w:tc>
        <w:tc>
          <w:tcPr/>
          <w:p>
            <w:pPr>
              <w:pStyle w:val="Compact"/>
            </w:pPr>
            <w:r>
              <w:t xml:space="preserve">Requires re-prompting or context replay</w:t>
            </w:r>
          </w:p>
        </w:tc>
        <w:tc>
          <w:tcPr/>
          <w:p>
            <w:pPr>
              <w:pStyle w:val="Compact"/>
            </w:pPr>
            <w:r>
              <w:t xml:space="preserve">Any agent resumes from the checked-in track state</w:t>
            </w:r>
          </w:p>
        </w:tc>
      </w:tr>
    </w:tbl>
    <w:bookmarkEnd w:id="242"/>
    <w:bookmarkEnd w:id="243"/>
    <w:bookmarkStart w:id="251" w:name="sec-ai-gemini-spend-management"/>
    <w:p>
      <w:pPr>
        <w:pStyle w:val="Heading1"/>
      </w:pPr>
      <w:r>
        <w:t xml:space="preserve">21. Managing Gemini API Spend and Cost Optimization</w:t>
      </w:r>
    </w:p>
    <w:p>
      <w:pPr>
        <w:pStyle w:val="FirstParagraph"/>
      </w:pPr>
      <w:r>
        <w:t xml:space="preserve">This guide describes how to manage Google AI Studio and Google Cloud Gemini API spend caps,</w:t>
      </w:r>
      <w:r>
        <w:t xml:space="preserve"> </w:t>
      </w:r>
      <w:r>
        <w:t xml:space="preserve">unpause paused API services,</w:t>
      </w:r>
      <w:r>
        <w:t xml:space="preserve"> </w:t>
      </w:r>
      <w:r>
        <w:t xml:space="preserve">and optimize token consumption across local tools and GitHub Actions workflows.</w:t>
      </w:r>
    </w:p>
    <w:bookmarkStart w:id="245" w:name="Xd8c10be17edf039db5b664720f228274181ba18"/>
    <w:p>
      <w:pPr>
        <w:pStyle w:val="Heading4"/>
      </w:pPr>
      <w:r>
        <w:t xml:space="preserve">Identifying Paused Projects (Project Numbers vs. Friendly Names)</w:t>
      </w:r>
    </w:p>
    <w:p>
      <w:pPr>
        <w:pStyle w:val="FirstParagraph"/>
      </w:pPr>
      <w:r>
        <w:t xml:space="preserve">When a project reaches its monthly budget limit,</w:t>
      </w:r>
      <w:r>
        <w:t xml:space="preserve"> </w:t>
      </w:r>
      <w:r>
        <w:t xml:space="preserve">Google sends an email notification stating that Gemini API service has been paused.</w:t>
      </w:r>
      <w:r>
        <w:t xml:space="preserve"> </w:t>
      </w:r>
      <w:r>
        <w:t xml:space="preserve">These email notifications identify the affected project using its internal</w:t>
      </w:r>
      <w:r>
        <w:t xml:space="preserve"> </w:t>
      </w:r>
      <w:r>
        <w:rPr>
          <w:b/>
          <w:bCs/>
        </w:rPr>
        <w:t xml:space="preserve">numerical GCP Project Number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156839315029</w:t>
      </w:r>
      <w:r>
        <w:t xml:space="preserve">).</w:t>
      </w:r>
    </w:p>
    <w:p>
      <w:pPr>
        <w:pStyle w:val="BodyText"/>
      </w:pPr>
      <w:r>
        <w:t xml:space="preserve">In contrast,</w:t>
      </w:r>
      <w:r>
        <w:t xml:space="preserve"> </w:t>
      </w:r>
      <w:hyperlink r:id="rId244">
        <w:r>
          <w:rPr>
            <w:rStyle w:val="Hyperlink"/>
          </w:rPr>
          <w:t xml:space="preserve">Google AI Studio</w:t>
        </w:r>
      </w:hyperlink>
      <w:r>
        <w:t xml:space="preserve"> </w:t>
      </w:r>
      <w:r>
        <w:t xml:space="preserve">lists projects by their</w:t>
      </w:r>
      <w:r>
        <w:t xml:space="preserve"> </w:t>
      </w:r>
      <w:r>
        <w:rPr>
          <w:b/>
          <w:bCs/>
        </w:rPr>
        <w:t xml:space="preserve">friendly display names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ai-config Project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gha-project</w:t>
      </w:r>
      <w:r>
        <w:t xml:space="preserve">)</w:t>
      </w:r>
      <w:r>
        <w:t xml:space="preserve"> </w:t>
      </w:r>
      <w:r>
        <w:t xml:space="preserve">and alphanumeric client IDs (</w:t>
      </w:r>
      <w:r>
        <w:rPr>
          <w:rStyle w:val="VerbatimChar"/>
        </w:rPr>
        <w:t xml:space="preserve">gen-lang-client-...</w:t>
      </w:r>
      <w:r>
        <w:t xml:space="preserve">).</w:t>
      </w:r>
    </w:p>
    <w:p>
      <w:pPr>
        <w:pStyle w:val="BodyText"/>
      </w:pPr>
      <w:r>
        <w:t xml:space="preserve">To find which project in AI Studio corresponds to the notification email:</w:t>
      </w:r>
    </w:p>
    <w:p>
      <w:pPr>
        <w:pStyle w:val="Compact"/>
        <w:numPr>
          <w:ilvl w:val="0"/>
          <w:numId w:val="1091"/>
        </w:numPr>
      </w:pPr>
      <w:r>
        <w:t xml:space="preserve">Open</w:t>
      </w:r>
      <w:r>
        <w:t xml:space="preserve"> </w:t>
      </w:r>
      <w:hyperlink r:id="rId244">
        <w:r>
          <w:rPr>
            <w:rStyle w:val="Hyperlink"/>
          </w:rPr>
          <w:t xml:space="preserve">Google AI Studio Projects</w:t>
        </w:r>
      </w:hyperlink>
      <w:r>
        <w:t xml:space="preserve">.</w:t>
      </w:r>
    </w:p>
    <w:p>
      <w:pPr>
        <w:pStyle w:val="Compact"/>
        <w:numPr>
          <w:ilvl w:val="0"/>
          <w:numId w:val="1091"/>
        </w:numPr>
      </w:pPr>
      <w:r>
        <w:t xml:space="preserve">Locate the project corresponding to your client ID or spend alert.</w:t>
      </w:r>
    </w:p>
    <w:p>
      <w:pPr>
        <w:pStyle w:val="Compact"/>
        <w:numPr>
          <w:ilvl w:val="0"/>
          <w:numId w:val="1091"/>
        </w:numPr>
      </w:pPr>
      <w:r>
        <w:t xml:space="preserve">Any project that has hit its monthly spend cap will have its API requests paused until the limit is updated.</w:t>
      </w:r>
    </w:p>
    <w:bookmarkEnd w:id="245"/>
    <w:bookmarkStart w:id="247" w:name="adjusting-and-unpausing-spend-caps"/>
    <w:p>
      <w:pPr>
        <w:pStyle w:val="Heading4"/>
      </w:pPr>
      <w:r>
        <w:t xml:space="preserve">Adjusting and Unpausing Spend Caps</w:t>
      </w:r>
    </w:p>
    <w:p>
      <w:pPr>
        <w:pStyle w:val="FirstParagraph"/>
      </w:pPr>
      <w:r>
        <w:t xml:space="preserve">To restore API access for a paused project:</w:t>
      </w:r>
    </w:p>
    <w:p>
      <w:pPr>
        <w:pStyle w:val="Compact"/>
        <w:numPr>
          <w:ilvl w:val="0"/>
          <w:numId w:val="1092"/>
        </w:numPr>
      </w:pPr>
      <w:r>
        <w:t xml:space="preserve">Open</w:t>
      </w:r>
      <w:r>
        <w:t xml:space="preserve"> </w:t>
      </w:r>
      <w:hyperlink r:id="rId246">
        <w:r>
          <w:rPr>
            <w:rStyle w:val="Hyperlink"/>
          </w:rPr>
          <w:t xml:space="preserve">Google AI Studio Spend</w:t>
        </w:r>
      </w:hyperlink>
      <w:r>
        <w:t xml:space="preserve">.</w:t>
      </w:r>
    </w:p>
    <w:p>
      <w:pPr>
        <w:pStyle w:val="Compact"/>
        <w:numPr>
          <w:ilvl w:val="0"/>
          <w:numId w:val="1092"/>
        </w:numPr>
      </w:pPr>
      <w:r>
        <w:t xml:space="preserve">Increase the monthly spend cap dollar amount or set it to unlimited.</w:t>
      </w:r>
    </w:p>
    <w:p>
      <w:pPr>
        <w:pStyle w:val="Compact"/>
        <w:numPr>
          <w:ilvl w:val="0"/>
          <w:numId w:val="1092"/>
        </w:numPr>
      </w:pPr>
      <w:r>
        <w:t xml:space="preserve">Save your changes. API requests will automatically resume within a few minutes.</w:t>
      </w:r>
    </w:p>
    <w:p>
      <w:pPr>
        <w:pStyle w:val="FirstParagraph"/>
      </w:pPr>
      <w:r>
        <w:t xml:space="preserve">If no manual action is taken,</w:t>
      </w:r>
      <w:r>
        <w:t xml:space="preserve"> </w:t>
      </w:r>
      <w:r>
        <w:t xml:space="preserve">accumulated spend resets to</w:t>
      </w:r>
      <w:r>
        <w:t xml:space="preserve"> </w:t>
      </w:r>
      <w:r>
        <w:rPr>
          <w:b/>
          <w:bCs/>
        </w:rPr>
        <w:t xml:space="preserve">$0 on the 1st of the next month</w:t>
      </w:r>
      <w:r>
        <w:t xml:space="preserve">,</w:t>
      </w:r>
      <w:r>
        <w:t xml:space="preserve"> </w:t>
      </w:r>
      <w:r>
        <w:t xml:space="preserve">and API service automatically resumes up to the configured cap.</w:t>
      </w:r>
    </w:p>
    <w:bookmarkEnd w:id="247"/>
    <w:bookmarkStart w:id="249" w:name="setting-up-google-cloud-budget-alerts"/>
    <w:p>
      <w:pPr>
        <w:pStyle w:val="Heading4"/>
      </w:pPr>
      <w:r>
        <w:t xml:space="preserve">Setting Up Google Cloud Budget Alerts</w:t>
      </w:r>
    </w:p>
    <w:p>
      <w:pPr>
        <w:pStyle w:val="FirstParagraph"/>
      </w:pPr>
      <w:r>
        <w:t xml:space="preserve">To receive early warnings before reaching a spend cap:</w:t>
      </w:r>
    </w:p>
    <w:p>
      <w:pPr>
        <w:pStyle w:val="Compact"/>
        <w:numPr>
          <w:ilvl w:val="0"/>
          <w:numId w:val="1093"/>
        </w:numPr>
      </w:pPr>
      <w:r>
        <w:t xml:space="preserve">Open</w:t>
      </w:r>
      <w:r>
        <w:t xml:space="preserve"> </w:t>
      </w:r>
      <w:hyperlink r:id="rId248">
        <w:r>
          <w:rPr>
            <w:rStyle w:val="Hyperlink"/>
          </w:rPr>
          <w:t xml:space="preserve">Google Cloud Console Billing Budgets &amp; Alerts</w:t>
        </w:r>
      </w:hyperlink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Select your billing account and click</w:t>
      </w:r>
      <w:r>
        <w:t xml:space="preserve"> </w:t>
      </w:r>
      <w:r>
        <w:rPr>
          <w:b/>
          <w:bCs/>
        </w:rPr>
        <w:t xml:space="preserve">Create Budget</w:t>
      </w:r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Name the budget (e.g.,</w:t>
      </w:r>
      <w:r>
        <w:t xml:space="preserve"> </w:t>
      </w:r>
      <w:r>
        <w:rPr>
          <w:rStyle w:val="VerbatimChar"/>
        </w:rPr>
        <w:t xml:space="preserve">Lab AI API Monthly Budget</w:t>
      </w:r>
      <w:r>
        <w:t xml:space="preserve">) and select the relevant GCP projects.</w:t>
      </w:r>
    </w:p>
    <w:p>
      <w:pPr>
        <w:pStyle w:val="Compact"/>
        <w:numPr>
          <w:ilvl w:val="0"/>
          <w:numId w:val="1093"/>
        </w:numPr>
      </w:pPr>
      <w:r>
        <w:t xml:space="preserve">Set your target monthly budget amount.</w:t>
      </w:r>
    </w:p>
    <w:p>
      <w:pPr>
        <w:pStyle w:val="Compact"/>
        <w:numPr>
          <w:ilvl w:val="0"/>
          <w:numId w:val="1093"/>
        </w:numPr>
      </w:pPr>
      <w:r>
        <w:t xml:space="preserve">Configure trigger rules for email notifications at</w:t>
      </w:r>
      <w:r>
        <w:t xml:space="preserve"> </w:t>
      </w:r>
      <w:r>
        <w:rPr>
          <w:b/>
          <w:bCs/>
        </w:rPr>
        <w:t xml:space="preserve">50%</w:t>
      </w:r>
      <w:r>
        <w:t xml:space="preserve">,</w:t>
      </w:r>
      <w:r>
        <w:t xml:space="preserve"> </w:t>
      </w:r>
      <w:r>
        <w:rPr>
          <w:b/>
          <w:bCs/>
        </w:rPr>
        <w:t xml:space="preserve">75%</w:t>
      </w:r>
      <w:r>
        <w:t xml:space="preserve">, and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of the budget.</w:t>
      </w:r>
    </w:p>
    <w:p>
      <w:pPr>
        <w:pStyle w:val="Compact"/>
        <w:numPr>
          <w:ilvl w:val="0"/>
          <w:numId w:val="109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Finish</w:t>
      </w:r>
      <w:r>
        <w:t xml:space="preserve">. You will receive email alerts before any project hits its spend cap.</w:t>
      </w:r>
    </w:p>
    <w:bookmarkEnd w:id="249"/>
    <w:bookmarkStart w:id="250" w:name="cost-optimization-best-practices"/>
    <w:p>
      <w:pPr>
        <w:pStyle w:val="Heading4"/>
      </w:pPr>
      <w:r>
        <w:t xml:space="preserve">Cost Optimization Best Practices</w:t>
      </w:r>
    </w:p>
    <w:p>
      <w:pPr>
        <w:pStyle w:val="FirstParagraph"/>
      </w:pPr>
      <w:r>
        <w:t xml:space="preserve">To maximize the efficiency of your API spend across local CLI sessions, subagents, and automated workflows: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Right-Size Model Selection</w:t>
      </w:r>
      <w:r>
        <w:t xml:space="preserve">:</w:t>
      </w:r>
      <w:r>
        <w:t xml:space="preserve"> </w:t>
      </w:r>
      <w:r>
        <w:t xml:space="preserve">For general Gemini API, Python SDK, or custom scripts, prefer Flash-tier models (such as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) over Pro-tier models (</w:t>
      </w:r>
      <w:r>
        <w:rPr>
          <w:rStyle w:val="VerbatimChar"/>
        </w:rPr>
        <w:t xml:space="preserve">gemini-2.5-pro</w:t>
      </w:r>
      <w:r>
        <w:t xml:space="preserve">).</w:t>
      </w:r>
      <w:r>
        <w:t xml:space="preserve"> </w:t>
      </w:r>
      <w:r>
        <w:t xml:space="preserve">Flash models provide a substantially lower token cost for routine search, log parsing, and background processing.</w:t>
      </w:r>
      <w:r>
        <w:t xml:space="preserve"> </w:t>
      </w:r>
      <w:r>
        <w:t xml:space="preserve">For Antigravity Agent workflows (</w:t>
      </w:r>
      <w:r>
        <w:rPr>
          <w:rStyle w:val="VerbatimChar"/>
        </w:rPr>
        <w:t xml:space="preserve">google-antigravity</w:t>
      </w:r>
      <w:r>
        <w:t xml:space="preserve">), the agent defaults to</w:t>
      </w:r>
      <w:r>
        <w:t xml:space="preserve"> </w:t>
      </w:r>
      <w:r>
        <w:rPr>
          <w:rStyle w:val="VerbatimChar"/>
        </w:rPr>
        <w:t xml:space="preserve">gemini-3.7-flash</w:t>
      </w:r>
      <w:r>
        <w:t xml:space="preserve"> </w:t>
      </w:r>
      <w:r>
        <w:t xml:space="preserve">(already a Flash-tier model).</w:t>
      </w:r>
      <w:r>
        <w:t xml:space="preserve"> </w:t>
      </w:r>
      <w:r>
        <w:t xml:space="preserve">Supported Antigravity Agent model options include</w:t>
      </w:r>
      <w:r>
        <w:t xml:space="preserve"> </w:t>
      </w:r>
      <w:r>
        <w:rPr>
          <w:rStyle w:val="VerbatimChar"/>
        </w:rPr>
        <w:t xml:space="preserve">gemini-3.7-flash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gemini-3.6-flash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gemini-3.5-flash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gemini-3.5-flash-lite</w:t>
      </w:r>
      <w:r>
        <w:t xml:space="preserve">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Use Context Caching</w:t>
      </w:r>
      <w:r>
        <w:t xml:space="preserve">:</w:t>
      </w:r>
      <w:r>
        <w:t xml:space="preserve"> </w:t>
      </w:r>
      <w:r>
        <w:t xml:space="preserve">For workloads that repeatedly pass static context over 2,048 tokens (such as large reference docs, system prompts, or codebase indices),</w:t>
      </w:r>
      <w:r>
        <w:t xml:space="preserve"> </w:t>
      </w:r>
      <w:r>
        <w:t xml:space="preserve">use Gemini Context Caching. Cached input tokens receive a substantial discount compared to standard input tokens.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Use the Batch API for Non-Realtime Tasks</w:t>
      </w:r>
      <w:r>
        <w:t xml:space="preserve">:</w:t>
      </w:r>
      <w:r>
        <w:t xml:space="preserve"> </w:t>
      </w:r>
      <w:r>
        <w:t xml:space="preserve">For offline batch processing, evaluation suites, or background doc updates,</w:t>
      </w:r>
      <w:r>
        <w:t xml:space="preserve"> </w:t>
      </w:r>
      <w:r>
        <w:t xml:space="preserve">submit requests via the Gemini Batch API to receive a 50% discount on input and output tokens.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GitHub UI Diff Collapsing</w:t>
      </w:r>
      <w:r>
        <w:t xml:space="preserve">:</w:t>
      </w:r>
      <w:r>
        <w:t xml:space="preserve"> </w:t>
      </w:r>
      <w:r>
        <w:t xml:space="preserve">Mark dependency lockfiles (</w:t>
      </w:r>
      <w:r>
        <w:rPr>
          <w:rStyle w:val="VerbatimChar"/>
        </w:rPr>
        <w:t xml:space="preserve">*.lock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yarn.lock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) and generated build artifacts as</w:t>
      </w:r>
      <w:r>
        <w:t xml:space="preserve"> </w:t>
      </w:r>
      <w:r>
        <w:rPr>
          <w:rStyle w:val="VerbatimChar"/>
        </w:rPr>
        <w:t xml:space="preserve">linguist-generated=true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to collapse them in GitHub’s web diff view and exclude them from repository language statistics.</w:t>
      </w:r>
    </w:p>
    <w:bookmarkEnd w:id="250"/>
    <w:bookmarkEnd w:id="251"/>
    <w:bookmarkStart w:id="266" w:name="sec-ai-claude-cloud-env"/>
    <w:p>
      <w:pPr>
        <w:pStyle w:val="Heading1"/>
      </w:pPr>
      <w:r>
        <w:t xml:space="preserve">22. Claude Code Cloud Environments</w:t>
      </w:r>
    </w:p>
    <w:p>
      <w:pPr>
        <w:pStyle w:val="FirstParagraph"/>
      </w:pPr>
      <w:hyperlink r:id="rId65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is a CLI coding agent</w:t>
      </w:r>
      <w:r>
        <w:t xml:space="preserve"> </w:t>
      </w:r>
      <w:r>
        <w:t xml:space="preserve">that can also run tasks on Anthropic-managed cloud infrastructure—</w:t>
      </w:r>
      <w:r>
        <w:t xml:space="preserve"> </w:t>
      </w:r>
      <w:r>
        <w:t xml:space="preserve">either from the web 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 </w:t>
      </w:r>
      <w:r>
        <w:t xml:space="preserve">(</w:t>
      </w:r>
      <w:r>
        <w:t xml:space="preserve">“Claude Code on the web”</w:t>
      </w:r>
      <w:r>
        <w:t xml:space="preserve">),</w:t>
      </w:r>
      <w:r>
        <w:t xml:space="preserve"> </w:t>
      </w:r>
      <w:r>
        <w:t xml:space="preserve">or from the terminal by adding the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 </w:t>
      </w:r>
      <w:r>
        <w:t xml:space="preserve">flag</w:t>
      </w:r>
      <w:r>
        <w:t xml:space="preserve"> </w:t>
      </w:r>
      <w:r>
        <w:t xml:space="preserve">to move a session into the cloud.</w:t>
      </w:r>
    </w:p>
    <w:p>
      <w:pPr>
        <w:pStyle w:val="BodyText"/>
      </w:pPr>
      <w:r>
        <w:t xml:space="preserve">Each cloud run executes inside a configured</w:t>
      </w:r>
      <w:r>
        <w:t xml:space="preserve"> </w:t>
      </w:r>
      <w:r>
        <w:rPr>
          <w:b/>
          <w:bCs/>
        </w:rPr>
        <w:t xml:space="preserve">environment</w:t>
      </w:r>
      <w:r>
        <w:t xml:space="preserve">.</w:t>
      </w:r>
      <w:r>
        <w:t xml:space="preserve"> </w:t>
      </w:r>
      <w:r>
        <w:t xml:space="preserve">An environment bundles three things: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Network access level</w:t>
      </w:r>
      <w:r>
        <w:t xml:space="preserve">:</w:t>
      </w:r>
      <w:r>
        <w:t xml:space="preserve"> </w:t>
      </w:r>
      <w:r>
        <w:t xml:space="preserve">what the cloud session is allowed to reach</w:t>
      </w:r>
      <w:r>
        <w:t xml:space="preserve"> </w:t>
      </w:r>
      <w:r>
        <w:t xml:space="preserve">(a security control,</w:t>
      </w:r>
      <w:r>
        <w:t xml:space="preserve"> </w:t>
      </w:r>
      <w:r>
        <w:t xml:space="preserve">analogous to the firewall configuration described above).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Environment variables</w:t>
      </w:r>
      <w:r>
        <w:t xml:space="preserve">:</w:t>
      </w:r>
      <w:r>
        <w:t xml:space="preserve"> </w:t>
      </w:r>
      <w:r>
        <w:t xml:space="preserve">values the session needs at runtime,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,</w:t>
      </w:r>
      <w:r>
        <w:t xml:space="preserve"> </w:t>
      </w:r>
      <w:r>
        <w:t xml:space="preserve">database URLs,</w:t>
      </w:r>
      <w:r>
        <w:t xml:space="preserve"> </w:t>
      </w:r>
      <w:r>
        <w:t xml:space="preserve">or API keys.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Setup scripts</w:t>
      </w:r>
      <w:r>
        <w:t xml:space="preserve">:</w:t>
      </w:r>
      <w:r>
        <w:t xml:space="preserve"> </w:t>
      </w:r>
      <w:r>
        <w:t xml:space="preserve">Bash that runs automatically when the session starts,</w:t>
      </w:r>
      <w:r>
        <w:t xml:space="preserve"> </w:t>
      </w:r>
      <w:r>
        <w:t xml:space="preserve">for example to install dependencies.</w:t>
      </w:r>
    </w:p>
    <w:bookmarkStart w:id="253" w:name="X99b85cd9c84d17a9c31061ff898ea0b26b46932"/>
    <w:p>
      <w:pPr>
        <w:pStyle w:val="Heading4"/>
      </w:pPr>
      <w:r>
        <w:t xml:space="preserve">Selecting the default environment with</w:t>
      </w:r>
      <w:r>
        <w:t xml:space="preserve"> </w:t>
      </w:r>
      <w:r>
        <w:rPr>
          <w:rStyle w:val="VerbatimChar"/>
        </w:rPr>
        <w:t xml:space="preserve">/remote-env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/remote-env</w:t>
      </w:r>
      <w:r>
        <w:t xml:space="preserve"> </w:t>
      </w:r>
      <w:r>
        <w:t xml:space="preserve">slash command sets</w:t>
      </w:r>
      <w:r>
        <w:t xml:space="preserve"> </w:t>
      </w:r>
      <w:r>
        <w:rPr>
          <w:b/>
          <w:bCs/>
        </w:rPr>
        <w:t xml:space="preserve">which configured environment is the default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 </w:t>
      </w:r>
      <w:r>
        <w:t xml:space="preserve">runs:</w:t>
      </w:r>
    </w:p>
    <w:p>
      <w:pPr>
        <w:pStyle w:val="Compact"/>
        <w:numPr>
          <w:ilvl w:val="0"/>
          <w:numId w:val="1096"/>
        </w:numPr>
      </w:pPr>
      <w:r>
        <w:t xml:space="preserve">With a single environment configured,</w:t>
      </w:r>
      <w:r>
        <w:t xml:space="preserve"> </w:t>
      </w:r>
      <w:r>
        <w:t xml:space="preserve">it shows your current configuration.</w:t>
      </w:r>
    </w:p>
    <w:p>
      <w:pPr>
        <w:pStyle w:val="Compact"/>
        <w:numPr>
          <w:ilvl w:val="0"/>
          <w:numId w:val="1096"/>
        </w:numPr>
      </w:pPr>
      <w:r>
        <w:t xml:space="preserve">With multiple environments,</w:t>
      </w:r>
      <w:r>
        <w:t xml:space="preserve"> </w:t>
      </w:r>
      <w:r>
        <w:t xml:space="preserve">it opens an interactive picker</w:t>
      </w:r>
      <w:r>
        <w:t xml:space="preserve"> </w:t>
      </w:r>
      <w:r>
        <w:t xml:space="preserve">so you can choose the default.</w:t>
      </w:r>
    </w:p>
    <w:p>
      <w:pPr>
        <w:pStyle w:val="FirstParagraph"/>
      </w:pPr>
      <w:r>
        <w:rPr>
          <w:rStyle w:val="VerbatimChar"/>
        </w:rPr>
        <w:t xml:space="preserve">/remote-env</w:t>
      </w:r>
      <w:r>
        <w:t xml:space="preserve"> </w:t>
      </w:r>
      <w:r>
        <w:t xml:space="preserve">only</w:t>
      </w:r>
      <w:r>
        <w:t xml:space="preserve"> </w:t>
      </w:r>
      <w:r>
        <w:rPr>
          <w:i/>
          <w:iCs/>
        </w:rPr>
        <w:t xml:space="preserve">selects</w:t>
      </w:r>
      <w:r>
        <w:t xml:space="preserve"> </w:t>
      </w:r>
      <w:r>
        <w:t xml:space="preserve">the default;</w:t>
      </w:r>
      <w:r>
        <w:t xml:space="preserve"> </w:t>
      </w:r>
      <w:r>
        <w:t xml:space="preserve">to add, edit, or archive the environments themselves,</w:t>
      </w:r>
      <w:r>
        <w:t xml:space="preserve"> </w:t>
      </w:r>
      <w:r>
        <w:t xml:space="preserve">use the web interface 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/remote-env</w:t>
      </w:r>
      <w:r>
        <w:t xml:space="preserve"> </w:t>
      </w:r>
      <w:r>
        <w:t xml:space="preserve">opens an interactive panel,</w:t>
      </w:r>
      <w:r>
        <w:t xml:space="preserve"> </w:t>
      </w:r>
      <w:r>
        <w:t xml:space="preserve">run it from an interactive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terminal session.</w:t>
      </w:r>
    </w:p>
    <w:bookmarkEnd w:id="253"/>
    <w:bookmarkStart w:id="263" w:name="sec-claude-network-access"/>
    <w:p>
      <w:pPr>
        <w:pStyle w:val="Heading4"/>
      </w:pPr>
      <w:r>
        <w:t xml:space="preserve">Configuring network access for Claude cloud sessions</w:t>
      </w:r>
    </w:p>
    <w:p>
      <w:pPr>
        <w:pStyle w:val="FirstParagraph"/>
      </w:pPr>
      <w:r>
        <w:t xml:space="preserve">To let a cloud session reach hosts outside the default</w:t>
      </w:r>
      <w:r>
        <w:t xml:space="preserve"> </w:t>
      </w:r>
      <w:r>
        <w:rPr>
          <w:b/>
          <w:bCs/>
        </w:rPr>
        <w:t xml:space="preserve">Trusted</w:t>
      </w:r>
      <w:r>
        <w:t xml:space="preserve"> </w:t>
      </w:r>
      <w:r>
        <w:t xml:space="preserve">list,</w:t>
      </w:r>
      <w:r>
        <w:t xml:space="preserve"> </w:t>
      </w:r>
      <w:r>
        <w:t xml:space="preserve">edit its environment</w:t>
      </w:r>
      <w:r>
        <w:t xml:space="preserve"> </w:t>
      </w:r>
      <w:r>
        <w:t xml:space="preserve">(Anthropic 2026d)</w:t>
      </w:r>
      <w:r>
        <w:t xml:space="preserve">:</w:t>
      </w:r>
    </w:p>
    <w:p>
      <w:pPr>
        <w:pStyle w:val="Compact"/>
        <w:numPr>
          <w:ilvl w:val="0"/>
          <w:numId w:val="1097"/>
        </w:numPr>
      </w:pPr>
      <w:r>
        <w:t xml:space="preserve">Open the environment selector,</w:t>
      </w:r>
      <w:r>
        <w:t xml:space="preserve"> </w:t>
      </w:r>
      <w:r>
        <w:t xml:space="preserve">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 </w:t>
      </w:r>
      <w:r>
        <w:t xml:space="preserve">or from the prompt box in the Desktop app,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Cloud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Hover over the environment</w:t>
      </w:r>
      <w:r>
        <w:t xml:space="preserve"> </w:t>
      </w:r>
      <w:r>
        <w:t xml:space="preserve">and select the settings icon on the right.</w:t>
      </w:r>
    </w:p>
    <w:p>
      <w:pPr>
        <w:pStyle w:val="Compact"/>
        <w:numPr>
          <w:ilvl w:val="0"/>
          <w:numId w:val="1097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Network access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Custom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Paste the hosts into</w:t>
      </w:r>
      <w:r>
        <w:t xml:space="preserve"> </w:t>
      </w:r>
      <w:r>
        <w:rPr>
          <w:b/>
          <w:bCs/>
        </w:rPr>
        <w:t xml:space="preserve">Allowed domains</w:t>
      </w:r>
      <w:r>
        <w:t xml:space="preserve">,</w:t>
      </w:r>
      <w:r>
        <w:t xml:space="preserve"> </w:t>
      </w:r>
      <w:r>
        <w:t xml:space="preserve">one per line.</w:t>
      </w:r>
    </w:p>
    <w:p>
      <w:pPr>
        <w:pStyle w:val="Compact"/>
        <w:numPr>
          <w:ilvl w:val="0"/>
          <w:numId w:val="1097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Also include default list of common package managers</w:t>
      </w:r>
      <w:r>
        <w:t xml:space="preserve">,</w:t>
      </w:r>
      <w:r>
        <w:t xml:space="preserve"> </w:t>
      </w:r>
      <w:r>
        <w:t xml:space="preserve">to keep Anthropic’s default registries, such as PyPI.</w:t>
      </w:r>
      <w:r>
        <w:t xml:space="preserve"> </w:t>
      </w:r>
      <w:r>
        <w:t xml:space="preserve">R repositories such as CRAN come from the lab’s list itself.</w:t>
      </w:r>
    </w:p>
    <w:p>
      <w:pPr>
        <w:pStyle w:val="FirstParagraph"/>
      </w:pPr>
      <w:r>
        <w:t xml:space="preserve">Sessions already running in the environment</w:t>
      </w:r>
      <w:r>
        <w:t xml:space="preserve"> </w:t>
      </w:r>
      <w:r>
        <w:t xml:space="preserve">pick up the new list within about a minute.</w:t>
      </w:r>
      <w:r>
        <w:t xml:space="preserve"> </w:t>
      </w:r>
      <w:r>
        <w:t xml:space="preserve">Git operations and GitHub API requests</w:t>
      </w:r>
      <w:r>
        <w:t xml:space="preserve"> </w:t>
      </w:r>
      <w:r>
        <w:t xml:space="preserve">go through a separate GitHub proxy</w:t>
      </w:r>
      <w:r>
        <w:t xml:space="preserve"> </w:t>
      </w:r>
      <w:r>
        <w:t xml:space="preserve">and do not depend on this list,</w:t>
      </w:r>
      <w:r>
        <w:t xml:space="preserve"> </w:t>
      </w:r>
      <w:r>
        <w:t xml:space="preserve">but committed files fetched from</w:t>
      </w:r>
      <w:r>
        <w:t xml:space="preserve"> </w:t>
      </w:r>
      <w:r>
        <w:rPr>
          <w:rStyle w:val="VerbatimChar"/>
        </w:rPr>
        <w:t xml:space="preserve">raw.githubusercontent.com</w:t>
      </w:r>
      <w:r>
        <w:t xml:space="preserve"> </w:t>
      </w:r>
      <w:r>
        <w:t xml:space="preserve">do depend on it</w:t>
      </w:r>
      <w:r>
        <w:t xml:space="preserve"> </w:t>
      </w:r>
      <w:r>
        <w:t xml:space="preserve">(Anthropic 2026d)</w:t>
      </w:r>
      <w:r>
        <w:t xml:space="preserve">.</w:t>
      </w:r>
    </w:p>
    <w:p>
      <w:pPr>
        <w:pStyle w:val="BodyText"/>
      </w:pPr>
      <w:r>
        <w:t xml:space="preserve">These steps apply to environments you created yourself.</w:t>
      </w:r>
      <w:r>
        <w:t xml:space="preserve"> </w:t>
      </w:r>
      <w:r>
        <w:t xml:space="preserve">An organization-shared environment opens read-only in the selector;</w:t>
      </w:r>
      <w:r>
        <w:t xml:space="preserve"> </w:t>
      </w:r>
      <w:r>
        <w:t xml:space="preserve">only an organization Owner can change its network access,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Cloud environments</w:t>
      </w:r>
      <w:r>
        <w:t xml:space="preserve"> </w:t>
      </w:r>
      <w:r>
        <w:t xml:space="preserve">page in admin settings.</w:t>
      </w:r>
      <w:r>
        <w:t xml:space="preserve"> </w:t>
      </w:r>
      <w:r>
        <w:t xml:space="preserve">Each environment keeps its own list,</w:t>
      </w:r>
      <w:r>
        <w:t xml:space="preserve"> </w:t>
      </w:r>
      <w:r>
        <w:t xml:space="preserve">so to give the whole lab one standard list,</w:t>
      </w:r>
      <w:r>
        <w:t xml:space="preserve"> </w:t>
      </w:r>
      <w:r>
        <w:t xml:space="preserve">an Owner can create a shared environment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Custom</w:t>
      </w:r>
      <w:r>
        <w:t xml:space="preserve"> </w:t>
      </w:r>
      <w:r>
        <w:t xml:space="preserve">access and that list</w:t>
      </w:r>
      <w:r>
        <w:t xml:space="preserve"> </w:t>
      </w:r>
      <w:r>
        <w:t xml:space="preserve">(Anthropic 2026d)</w:t>
      </w:r>
      <w:r>
        <w:t xml:space="preserve">.</w:t>
      </w:r>
    </w:p>
    <w:p>
      <w:pPr>
        <w:pStyle w:val="BodyText"/>
      </w:pPr>
      <w:r>
        <w:t xml:space="preserve">The lab’s list lives in</w:t>
      </w:r>
      <w:r>
        <w:t xml:space="preserve"> </w:t>
      </w:r>
      <w:hyperlink r:id="rId254">
        <w:r>
          <w:rPr>
            <w:rStyle w:val="VerbatimChar"/>
          </w:rPr>
          <w:t xml:space="preserve">claude-allowlist.txt</w:t>
        </w:r>
      </w:hyperlink>
      <w:r>
        <w:t xml:space="preserve"> </w:t>
      </w:r>
      <w:r>
        <w:t xml:space="preserve">in</w:t>
      </w:r>
      <w:r>
        <w:t xml:space="preserve"> </w:t>
      </w:r>
      <w:hyperlink r:id="rId255">
        <w:r>
          <w:rPr>
            <w:rStyle w:val="Hyperlink"/>
          </w:rPr>
          <w:t xml:space="preserve">Morrison-Lab/stats-allowlist</w:t>
        </w:r>
      </w:hyperlink>
      <w:r>
        <w:t xml:space="preserve"> </w:t>
      </w:r>
      <w:r>
        <w:t xml:space="preserve">(Morrison Lab 2026d)</w:t>
      </w:r>
      <w:r>
        <w:t xml:space="preserve">.</w:t>
      </w:r>
      <w:r>
        <w:t xml:space="preserve"> </w:t>
      </w:r>
      <w:r>
        <w:t xml:space="preserve">Editing that file does not change any environment by itself:</w:t>
      </w:r>
      <w:r>
        <w:t xml:space="preserve"> </w:t>
      </w:r>
      <w:r>
        <w:t xml:space="preserve">after the file changes,</w:t>
      </w:r>
      <w:r>
        <w:t xml:space="preserve"> </w:t>
      </w:r>
      <w:r>
        <w:t xml:space="preserve">paste the updated list into each environment that uses it.</w:t>
      </w:r>
    </w:p>
    <w:p>
      <w:pPr>
        <w:pStyle w:val="BodyText"/>
      </w:pPr>
      <w:r>
        <w:t xml:space="preserve">A leading</w:t>
      </w:r>
      <w:r>
        <w:t xml:space="preserve"> </w:t>
      </w:r>
      <w:r>
        <w:rPr>
          <w:rStyle w:val="VerbatimChar"/>
        </w:rPr>
        <w:t xml:space="preserve">*.</w:t>
      </w:r>
      <w:r>
        <w:t xml:space="preserve"> </w:t>
      </w:r>
      <w:r>
        <w:t xml:space="preserve">matches subdomains only: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*.example.org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docs.example.org</w:t>
      </w:r>
      <w:r>
        <w:t xml:space="preserve"> </w:t>
      </w:r>
      <w:r>
        <w:t xml:space="preserve">but not</w:t>
      </w:r>
      <w:r>
        <w:t xml:space="preserve"> </w:t>
      </w:r>
      <w:r>
        <w:rPr>
          <w:rStyle w:val="VerbatimChar"/>
        </w:rPr>
        <w:t xml:space="preserve">example.org</w:t>
      </w:r>
      <w:r>
        <w:t xml:space="preserve">,</w:t>
      </w:r>
      <w:r>
        <w:t xml:space="preserve"> </w:t>
      </w:r>
      <w:r>
        <w:t xml:space="preserve">so a site often needs both entries</w:t>
      </w:r>
      <w:r>
        <w:t xml:space="preserve"> </w:t>
      </w:r>
      <w:r>
        <w:t xml:space="preserve">(Morrison Lab 2026d)</w:t>
      </w:r>
      <w:r>
        <w:t xml:space="preserve">.</w:t>
      </w:r>
    </w:p>
    <w:p>
      <w:pPr>
        <w:pStyle w:val="Compact"/>
        <w:numPr>
          <w:ilvl w:val="0"/>
          <w:numId w:val="1098"/>
        </w:numPr>
      </w:pPr>
      <w:r>
        <w:t xml:space="preserve">A host already matched by a wildcard,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cloud.r-project.org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*.r-project.org</w:t>
      </w:r>
      <w:r>
        <w:t xml:space="preserve">,</w:t>
      </w:r>
      <w:r>
        <w:t xml:space="preserve"> </w:t>
      </w:r>
      <w:r>
        <w:t xml:space="preserve">needs no line of its own.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hosts to allow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Every allowed host is a place the agent can send data to,</w:t>
            </w:r>
            <w:r>
              <w:t xml:space="preserve"> </w:t>
            </w:r>
            <w:r>
              <w:t xml:space="preserve">or read instructions from</w:t>
            </w:r>
            <w:r>
              <w:t xml:space="preserve"> </w:t>
            </w:r>
            <w:r>
              <w:t xml:space="preserve">(Morrison Lab 2026c)</w:t>
            </w:r>
            <w:r>
              <w:t xml:space="preserve">.</w:t>
            </w:r>
            <w:r>
              <w:t xml:space="preserve"> </w:t>
            </w:r>
            <w:r>
              <w:t xml:space="preserve">Prefer documentation, package registries, and publishers.</w:t>
            </w:r>
            <w:r>
              <w:t xml:space="preserve"> </w:t>
            </w:r>
            <w:r>
              <w:t xml:space="preserve">Leave out:</w:t>
            </w:r>
          </w:p>
          <w:p>
            <w:pPr>
              <w:pStyle w:val="Compact"/>
              <w:numPr>
                <w:ilvl w:val="0"/>
                <w:numId w:val="1099"/>
              </w:numPr>
            </w:pPr>
            <w:r>
              <w:t xml:space="preserve">Sites that accept anonymous writes,</w:t>
            </w:r>
            <w:r>
              <w:t xml:space="preserve"> </w:t>
            </w:r>
            <w:r>
              <w:t xml:space="preserve">such as Google Forms (</w:t>
            </w:r>
            <w:r>
              <w:rPr>
                <w:rStyle w:val="VerbatimChar"/>
              </w:rPr>
              <w:t xml:space="preserve">docs.google.com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forms.gle</w:t>
            </w:r>
            <w:r>
              <w:t xml:space="preserve">),</w:t>
            </w:r>
            <w:r>
              <w:t xml:space="preserve"> </w:t>
            </w:r>
            <w:r>
              <w:t xml:space="preserve">which an agent could be steered into using to send repository contents out.</w:t>
            </w:r>
          </w:p>
          <w:p>
            <w:pPr>
              <w:pStyle w:val="Compact"/>
              <w:numPr>
                <w:ilvl w:val="0"/>
                <w:numId w:val="1099"/>
              </w:numPr>
            </w:pPr>
            <w:r>
              <w:t xml:space="preserve">Sites dominated by user posts,</w:t>
            </w:r>
            <w:r>
              <w:t xml:space="preserve"> </w:t>
            </w:r>
            <w:r>
              <w:t xml:space="preserve">such as Reddit,</w:t>
            </w:r>
            <w:r>
              <w:t xml:space="preserve"> </w:t>
            </w:r>
            <w:r>
              <w:t xml:space="preserve">which are a common source of planted instructions</w:t>
            </w:r>
            <w:r>
              <w:t xml:space="preserve"> </w:t>
            </w:r>
            <w:r>
              <w:t xml:space="preserve">and add little for statistics work.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Hosts where anyone can publish,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rPr>
                <w:rStyle w:val="VerbatimChar"/>
              </w:rPr>
              <w:t xml:space="preserve">*.github.io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*.githubusercontent.com</w:t>
            </w:r>
            <w:r>
              <w:t xml:space="preserve">,</w:t>
            </w:r>
            <w:r>
              <w:t xml:space="preserve"> </w:t>
            </w:r>
            <w:r>
              <w:t xml:space="preserve">are often needed for package installs and documentation;</w:t>
            </w:r>
            <w:r>
              <w:t xml:space="preserve"> </w:t>
            </w:r>
            <w:r>
              <w:t xml:space="preserve">allow them knowingly.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Availability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Claude Code on the web</w:t>
            </w:r>
            <w:r>
              <w:t xml:space="preserve"> </w:t>
            </w:r>
            <w:r>
              <w:t xml:space="preserve">(and the cloud environments it relies on)</w:t>
            </w:r>
            <w:r>
              <w:t xml:space="preserve"> </w:t>
            </w:r>
            <w:r>
              <w:t xml:space="preserve">is a research-preview feature,</w:t>
            </w:r>
            <w:r>
              <w:t xml:space="preserve"> </w:t>
            </w:r>
            <w:r>
              <w:t xml:space="preserve">available to Pro, Max, and Team users</w:t>
            </w:r>
            <w:r>
              <w:t xml:space="preserve"> </w:t>
            </w:r>
            <w:r>
              <w:t xml:space="preserve">(and Enterprise users with eligible seats).</w:t>
            </w:r>
            <w:r>
              <w:t xml:space="preserve"> </w:t>
            </w:r>
            <w:r>
              <w:t xml:space="preserve">Availability and behavior may change.</w:t>
            </w:r>
          </w:p>
          <w:p/>
        </w:tc>
      </w:tr>
    </w:tbl>
    <w:p>
      <w:pPr>
        <w:pStyle w:val="BodyText"/>
      </w:pPr>
      <w:r>
        <w:t xml:space="preserve">For details,</w:t>
      </w:r>
      <w:r>
        <w:t xml:space="preserve"> </w:t>
      </w:r>
      <w:r>
        <w:t xml:space="preserve">see the</w:t>
      </w:r>
      <w:r>
        <w:t xml:space="preserve"> </w:t>
      </w:r>
      <w:hyperlink r:id="rId260">
        <w:r>
          <w:rPr>
            <w:rStyle w:val="Hyperlink"/>
          </w:rPr>
          <w:t xml:space="preserve">Claude Code on the web documentation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1">
        <w:r>
          <w:rPr>
            <w:rStyle w:val="Hyperlink"/>
          </w:rPr>
          <w:t xml:space="preserve">slash command reference</w:t>
        </w:r>
      </w:hyperlink>
      <w:r>
        <w:t xml:space="preserve">.</w:t>
      </w:r>
      <w:r>
        <w:t xml:space="preserve"> </w:t>
      </w:r>
      <w:r>
        <w:t xml:space="preserve">The same documentation covers</w:t>
      </w:r>
      <w:r>
        <w:t xml:space="preserve"> </w:t>
      </w:r>
      <w:hyperlink r:id="rId262">
        <w:r>
          <w:rPr>
            <w:rStyle w:val="Hyperlink"/>
          </w:rPr>
          <w:t xml:space="preserve">auto-fixing pull requests</w:t>
        </w:r>
      </w:hyperlink>
      <w:r>
        <w:t xml:space="preserve">,</w:t>
      </w:r>
      <w:r>
        <w:t xml:space="preserve"> </w:t>
      </w:r>
      <w:r>
        <w:t xml:space="preserve">where a cloud session watches a pull request’s failing checks and review comments,</w:t>
      </w:r>
      <w:r>
        <w:t xml:space="preserve"> </w:t>
      </w:r>
      <w:r>
        <w:t xml:space="preserve">pushes the fixes it is confident in,</w:t>
      </w:r>
      <w:r>
        <w:t xml:space="preserve"> </w:t>
      </w:r>
      <w:r>
        <w:t xml:space="preserve">and asks before acting on ambiguous requests.</w:t>
      </w:r>
    </w:p>
    <w:bookmarkEnd w:id="263"/>
    <w:bookmarkStart w:id="265" w:name="sec-claude-local-network"/>
    <w:p>
      <w:pPr>
        <w:pStyle w:val="Heading4"/>
      </w:pPr>
      <w:r>
        <w:t xml:space="preserve">Network access for local sessions</w:t>
      </w:r>
    </w:p>
    <w:p>
      <w:pPr>
        <w:pStyle w:val="FirstParagraph"/>
      </w:pPr>
      <w:r>
        <w:t xml:space="preserve">Unlike a cloud session,</w:t>
      </w:r>
      <w:r>
        <w:t xml:space="preserve"> </w:t>
      </w:r>
      <w:r>
        <w:t xml:space="preserve">a local Claude Code session has no network allowlist by default.</w:t>
      </w:r>
      <w:r>
        <w:t xml:space="preserve"> </w:t>
      </w:r>
      <w:r>
        <w:t xml:space="preserve">What protects it is you:</w:t>
      </w:r>
      <w:r>
        <w:t xml:space="preserve"> </w:t>
      </w:r>
      <w:r>
        <w:t xml:space="preserve">in the default permission mode,</w:t>
      </w:r>
      <w:r>
        <w:t xml:space="preserve"> </w:t>
      </w:r>
      <w:r>
        <w:t xml:space="preserve">Claude Code asks before each shell command,</w:t>
      </w:r>
      <w:r>
        <w:t xml:space="preserve"> </w:t>
      </w:r>
      <w:r>
        <w:t xml:space="preserve">apart from a built-in set of read-only commands,</w:t>
      </w:r>
      <w:r>
        <w:t xml:space="preserve"> </w:t>
      </w:r>
      <w:r>
        <w:t xml:space="preserve">and before each web fetch to a domain outside a built-in set of approved documentation sites</w:t>
      </w:r>
      <w:r>
        <w:t xml:space="preserve"> </w:t>
      </w:r>
      <w:r>
        <w:t xml:space="preserve">(Anthropic 2026e)</w:t>
      </w:r>
      <w:r>
        <w:t xml:space="preserve">.</w:t>
      </w:r>
      <w:r>
        <w:t xml:space="preserve"> </w:t>
      </w:r>
      <w:r>
        <w:t xml:space="preserve">That protection lasts only while someone answers the prompts;</w:t>
      </w:r>
      <w:r>
        <w:t xml:space="preserve"> </w:t>
      </w:r>
      <w:r>
        <w:t xml:space="preserve">a cloud session, which can run with no one watching,</w:t>
      </w:r>
      <w:r>
        <w:t xml:space="preserve"> </w:t>
      </w:r>
      <w:r>
        <w:t xml:space="preserve">relies on its allowlist instead.</w:t>
      </w:r>
    </w:p>
    <w:p>
      <w:pPr>
        <w:pStyle w:val="BodyText"/>
      </w:pPr>
      <w:r>
        <w:t xml:space="preserve">A local session that runs without prompts,</w:t>
      </w:r>
      <w:r>
        <w:t xml:space="preserve"> </w:t>
      </w:r>
      <w:r>
        <w:t xml:space="preserve">such as in auto mode, where a classifier reviews actions instead of you</w:t>
      </w:r>
      <w:r>
        <w:t xml:space="preserve"> </w:t>
      </w:r>
      <w:r>
        <w:t xml:space="preserve">(Anthropic 2026e)</w:t>
      </w:r>
      <w:r>
        <w:t xml:space="preserve">,</w:t>
      </w:r>
      <w:r>
        <w:t xml:space="preserve"> </w:t>
      </w:r>
      <w:r>
        <w:t xml:space="preserve">needs a network boundary of its own.</w:t>
      </w:r>
      <w:r>
        <w:t xml:space="preserve"> </w:t>
      </w:r>
      <w:r>
        <w:t xml:space="preserve">Claude Code’s sandbox provides one for shell commands,</w:t>
      </w:r>
      <w:r>
        <w:t xml:space="preserve"> </w:t>
      </w:r>
      <w:r>
        <w:t xml:space="preserve">but it is off by default</w:t>
      </w:r>
      <w:r>
        <w:t xml:space="preserve"> </w:t>
      </w:r>
      <w:r>
        <w:t xml:space="preserve">(Anthropic 2026f)</w:t>
      </w:r>
      <w:r>
        <w:t xml:space="preserve">.</w:t>
      </w:r>
      <w:r>
        <w:t xml:space="preserve"> </w:t>
      </w:r>
      <w:r>
        <w:t xml:space="preserve">To turn it on for every project, with the lab’s list,</w:t>
      </w:r>
      <w:r>
        <w:t xml:space="preserve"> </w:t>
      </w:r>
      <w:r>
        <w:t xml:space="preserve">edit your user settings,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(Anthropic 2026f)</w:t>
      </w:r>
      <w:r>
        <w:t xml:space="preserve">: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sandbox.enabled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/sandbox</w:t>
      </w:r>
      <w:r>
        <w:t xml:space="preserve"> </w:t>
      </w:r>
      <w:r>
        <w:t xml:space="preserve">in a session instead saves the setting</w:t>
      </w:r>
      <w:r>
        <w:t xml:space="preserve"> </w:t>
      </w:r>
      <w:r>
        <w:t xml:space="preserve">to that project’s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sandbox.network.allowedDomains</w:t>
      </w:r>
      <w:r>
        <w:t xml:space="preserve"> </w:t>
      </w:r>
      <w:r>
        <w:t xml:space="preserve">to the entries of</w:t>
      </w:r>
      <w:r>
        <w:t xml:space="preserve"> </w:t>
      </w:r>
      <w:hyperlink r:id="rId254">
        <w:r>
          <w:rPr>
            <w:rStyle w:val="VerbatimChar"/>
          </w:rPr>
          <w:t xml:space="preserve">claude-allowlist.txt</w:t>
        </w:r>
      </w:hyperlink>
      <w:r>
        <w:t xml:space="preserve">,</w:t>
      </w:r>
      <w:r>
        <w:t xml:space="preserve"> </w:t>
      </w:r>
      <w:r>
        <w:t xml:space="preserve">as a JSON array of strings.</w:t>
      </w:r>
      <w:r>
        <w:t xml:space="preserve"> </w:t>
      </w:r>
      <w:r>
        <w:t xml:space="preserve">The sandbox accepts the same leading</w:t>
      </w:r>
      <w:r>
        <w:t xml:space="preserve"> </w:t>
      </w:r>
      <w:r>
        <w:rPr>
          <w:rStyle w:val="VerbatimChar"/>
        </w:rPr>
        <w:t xml:space="preserve">*.</w:t>
      </w:r>
      <w:r>
        <w:t xml:space="preserve"> </w:t>
      </w:r>
      <w:r>
        <w:t xml:space="preserve">wildcards.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sandbox.network.strictAllowlist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(Claude Code v2.1.219 or later).</w:t>
      </w:r>
      <w:r>
        <w:t xml:space="preserve"> </w:t>
      </w:r>
      <w:r>
        <w:t xml:space="preserve">Without it,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only pre-approves hosts:</w:t>
      </w:r>
      <w:r>
        <w:t xml:space="preserve"> </w:t>
      </w:r>
      <w:r>
        <w:t xml:space="preserve">any other host gets a prompt in the default mode,</w:t>
      </w:r>
      <w:r>
        <w:t xml:space="preserve"> </w:t>
      </w:r>
      <w:r>
        <w:t xml:space="preserve">is refused in auto mode unless the command names it,</w:t>
      </w:r>
      <w:r>
        <w:t xml:space="preserve"> </w:t>
      </w:r>
      <w:r>
        <w:t xml:space="preserve">and is allowed without a prompt in</w:t>
      </w:r>
      <w:r>
        <w:t xml:space="preserve"> </w:t>
      </w:r>
      <w:r>
        <w:rPr>
          <w:rStyle w:val="VerbatimChar"/>
        </w:rPr>
        <w:t xml:space="preserve">bypassPermissions</w:t>
      </w:r>
      <w:r>
        <w:t xml:space="preserve"> </w:t>
      </w:r>
      <w:r>
        <w:t xml:space="preserve">mode.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sandbox.allowUnsandboxedCommands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so that a blocked command cannot retry outside the sandbox.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sandbox.failIfUnavailable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By default, when the sandbox cannot start,</w:t>
      </w:r>
      <w:r>
        <w:t xml:space="preserve"> </w:t>
      </w:r>
      <w:r>
        <w:t xml:space="preserve">Claude Code runs commands without it.</w:t>
      </w:r>
    </w:p>
    <w:p>
      <w:pPr>
        <w:pStyle w:val="FirstParagraph"/>
      </w:pPr>
      <w:r>
        <w:t xml:space="preserve">These are user-level defaults,</w:t>
      </w:r>
      <w:r>
        <w:t xml:space="preserve"> </w:t>
      </w:r>
      <w:r>
        <w:t xml:space="preserve">and a project’s own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can change them</w:t>
      </w:r>
      <w:r>
        <w:t xml:space="preserve"> </w:t>
      </w:r>
      <w:r>
        <w:t xml:space="preserve">(Anthropic 2026i)</w:t>
      </w:r>
      <w:r>
        <w:t xml:space="preserve">:</w:t>
      </w:r>
    </w:p>
    <w:p>
      <w:pPr>
        <w:pStyle w:val="Compact"/>
        <w:numPr>
          <w:ilvl w:val="0"/>
          <w:numId w:val="1101"/>
        </w:numPr>
      </w:pPr>
      <w:r>
        <w:t xml:space="preserve">A single value set there, such as</w:t>
      </w:r>
      <w:r>
        <w:t xml:space="preserve"> </w:t>
      </w:r>
      <w:r>
        <w:rPr>
          <w:rStyle w:val="VerbatimChar"/>
        </w:rPr>
        <w:t xml:space="preserve">sandbox.enabled</w:t>
      </w:r>
      <w:r>
        <w:t xml:space="preserve">, overrides yours,</w:t>
      </w:r>
      <w:r>
        <w:t xml:space="preserve"> </w:t>
      </w:r>
      <w:r>
        <w:t xml:space="preserve">so an old</w:t>
      </w:r>
      <w:r>
        <w:t xml:space="preserve"> </w:t>
      </w:r>
      <w:r>
        <w:rPr>
          <w:rStyle w:val="VerbatimChar"/>
        </w:rPr>
        <w:t xml:space="preserve">sandbox.enabled: false</w:t>
      </w:r>
      <w:r>
        <w:t xml:space="preserve"> </w:t>
      </w:r>
      <w:r>
        <w:t xml:space="preserve">in a project turns the sandbox off for it.</w:t>
      </w:r>
    </w:p>
    <w:p>
      <w:pPr>
        <w:pStyle w:val="Compact"/>
        <w:numPr>
          <w:ilvl w:val="0"/>
          <w:numId w:val="1101"/>
        </w:numPr>
      </w:pPr>
      <w:r>
        <w:t xml:space="preserve">A list set there, such as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, is combined with yours.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strictAllowlist</w:t>
      </w:r>
      <w:r>
        <w:t xml:space="preserve"> </w:t>
      </w:r>
      <w:r>
        <w:t xml:space="preserve">in your user settings,</w:t>
      </w:r>
      <w:r>
        <w:t xml:space="preserve"> </w:t>
      </w:r>
      <w:r>
        <w:t xml:space="preserve">Claude Code v2.1.285 or later ignores a project’s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entries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FirstParagraph"/>
      </w:pPr>
      <w:r>
        <w:t xml:space="preserve">Check a project’s settings before relying on this for an unattended run.</w:t>
      </w:r>
      <w:r>
        <w:t xml:space="preserve"> </w:t>
      </w:r>
      <w:r>
        <w:t xml:space="preserve">The minimum versions named here come from the sandboxing documentation</w:t>
      </w:r>
      <w:r>
        <w:t xml:space="preserve"> </w:t>
      </w:r>
      <w:r>
        <w:t xml:space="preserve">as read on 2026-10-05</w:t>
      </w:r>
      <w:r>
        <w:t xml:space="preserve"> </w:t>
      </w:r>
      <w:r>
        <w:t xml:space="preserve">(Anthropic 2026f)</w:t>
      </w:r>
      <w:r>
        <w:t xml:space="preserve">;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claude --version</w:t>
      </w:r>
      <w:r>
        <w:t xml:space="preserve"> </w:t>
      </w:r>
      <w:r>
        <w:t xml:space="preserve">and check the current documentation</w:t>
      </w:r>
      <w:r>
        <w:t xml:space="preserve"> </w:t>
      </w:r>
      <w:r>
        <w:t xml:space="preserve">before relying on them.</w:t>
      </w:r>
    </w:p>
    <w:p>
      <w:pPr>
        <w:pStyle w:val="BodyText"/>
      </w:pPr>
      <w:r>
        <w:rPr>
          <w:rStyle w:val="VerbatimChar"/>
        </w:rPr>
        <w:t xml:space="preserve">jq</w:t>
      </w:r>
      <w:r>
        <w:t xml:space="preserve"> </w:t>
      </w:r>
      <w:r>
        <w:t xml:space="preserve">turns a downloaded copy of the</w:t>
      </w:r>
      <w:r>
        <w:t xml:space="preserve"> </w:t>
      </w:r>
      <w:hyperlink r:id="rId264">
        <w:r>
          <w:rPr>
            <w:rStyle w:val="Hyperlink"/>
          </w:rPr>
          <w:t xml:space="preserve">raw file</w:t>
        </w:r>
      </w:hyperlink>
      <w:r>
        <w:t xml:space="preserve"> </w:t>
      </w:r>
      <w:r>
        <w:t xml:space="preserve">into the array for step 2:</w:t>
      </w:r>
    </w:p>
    <w:p>
      <w:pPr>
        <w:pStyle w:val="SourceCode"/>
      </w:pP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claude-allowlist.txt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The sandbox runs on macOS, Linux, and WSL2.</w:t>
      </w:r>
      <w:r>
        <w:t xml:space="preserve"> </w:t>
      </w:r>
      <w:r>
        <w:t xml:space="preserve">On native Windows, Claude Code runs shell commands without the sandbox,</w:t>
      </w:r>
      <w:r>
        <w:t xml:space="preserve"> </w:t>
      </w:r>
      <w:r>
        <w:t xml:space="preserve">and with step 5 set it refuses to start instead,</w:t>
      </w:r>
      <w:r>
        <w:t xml:space="preserve"> </w:t>
      </w:r>
      <w:r>
        <w:t xml:space="preserve">so run Claude Code inside WSL2 to use these settings</w:t>
      </w:r>
      <w:r>
        <w:t xml:space="preserve"> </w:t>
      </w:r>
      <w:r>
        <w:t xml:space="preserve">(see</w:t>
      </w:r>
      <w:r>
        <w:t xml:space="preserve"> </w:t>
      </w:r>
      <w:hyperlink w:anchor="sec-ai-claude-code-windows">
        <w:r>
          <w:rPr>
            <w:rStyle w:val="Hyperlink"/>
          </w:rPr>
          <w:t xml:space="preserve">Section 5</w:t>
        </w:r>
      </w:hyperlink>
      <w:r>
        <w:t xml:space="preserve">)</w:t>
      </w:r>
      <w:r>
        <w:t xml:space="preserve"> </w:t>
      </w:r>
      <w:r>
        <w:t xml:space="preserve">(Anthropic 2026f)</w:t>
      </w:r>
      <w:r>
        <w:t xml:space="preserve">.</w:t>
      </w:r>
      <w:r>
        <w:t xml:space="preserve"> </w:t>
      </w:r>
      <w:r>
        <w:t xml:space="preserve">The sandbox covers shell commands only.</w:t>
      </w:r>
      <w:r>
        <w:t xml:space="preserve"> </w:t>
      </w:r>
      <w:r>
        <w:t xml:space="preserve">Built-in tools such as</w:t>
      </w:r>
      <w:r>
        <w:t xml:space="preserve"> </w:t>
      </w:r>
      <w:r>
        <w:rPr>
          <w:rStyle w:val="VerbatimChar"/>
        </w:rPr>
        <w:t xml:space="preserve">WebFetch</w:t>
      </w:r>
      <w:r>
        <w:t xml:space="preserve"> </w:t>
      </w:r>
      <w:r>
        <w:t xml:space="preserve">follow permission rules instead,</w:t>
      </w:r>
      <w:r>
        <w:t xml:space="preserve"> </w:t>
      </w:r>
      <w:r>
        <w:t xml:space="preserve">so neither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strictAllowlist</w:t>
      </w:r>
      <w:r>
        <w:t xml:space="preserve"> </w:t>
      </w:r>
      <w:r>
        <w:t xml:space="preserve">limits them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BodyText"/>
      </w:pPr>
      <w:r>
        <w:t xml:space="preserve">To read a site left off the lab’s list,</w:t>
      </w:r>
      <w:r>
        <w:t xml:space="preserve"> </w:t>
      </w:r>
      <w:r>
        <w:t xml:space="preserve">such as a Reddit thread,</w:t>
      </w:r>
      <w:r>
        <w:t xml:space="preserve"> </w:t>
      </w:r>
      <w:r>
        <w:t xml:space="preserve">use a local session where you approve the fetch,</w:t>
      </w:r>
      <w:r>
        <w:t xml:space="preserve"> </w:t>
      </w:r>
      <w:r>
        <w:t xml:space="preserve">rather than a cloud environment where every session could reach the site.</w:t>
      </w:r>
      <w:r>
        <w:t xml:space="preserve"> </w:t>
      </w:r>
      <w:r>
        <w:t xml:space="preserve">Answer the prompt with</w:t>
      </w:r>
      <w:r>
        <w:t xml:space="preserve"> </w:t>
      </w:r>
      <w:r>
        <w:rPr>
          <w:b/>
          <w:bCs/>
        </w:rPr>
        <w:t xml:space="preserve">Yes</w:t>
      </w:r>
      <w:r>
        <w:t xml:space="preserve">, not</w:t>
      </w:r>
      <w:r>
        <w:t xml:space="preserve"> </w:t>
      </w:r>
      <w:r>
        <w:rPr>
          <w:b/>
          <w:bCs/>
        </w:rPr>
        <w:t xml:space="preserve">Yes, and don’t ask again</w:t>
      </w:r>
      <w:r>
        <w:t xml:space="preserve">:</w:t>
      </w:r>
      <w:r>
        <w:t xml:space="preserve"> </w:t>
      </w:r>
      <w:r>
        <w:t xml:space="preserve">the second saves a permanent allow rule for that domain,</w:t>
      </w:r>
      <w:r>
        <w:t xml:space="preserve"> </w:t>
      </w:r>
      <w:r>
        <w:t xml:space="preserve">which the sandbox also honors</w:t>
      </w:r>
      <w:r>
        <w:t xml:space="preserve"> </w:t>
      </w:r>
      <w:r>
        <w:t xml:space="preserve">(Anthropic 2026e, 2026f)</w:t>
      </w:r>
      <w:r>
        <w:t xml:space="preserve">.</w:t>
      </w:r>
    </w:p>
    <w:bookmarkEnd w:id="265"/>
    <w:bookmarkEnd w:id="266"/>
    <w:bookmarkStart w:id="359" w:name="references"/>
    <w:p>
      <w:pPr>
        <w:pStyle w:val="Heading1"/>
      </w:pPr>
      <w:r>
        <w:t xml:space="preserve">References</w:t>
      </w:r>
    </w:p>
    <w:bookmarkStart w:id="358" w:name="refs"/>
    <w:bookmarkStart w:id="267" w:name="ref-claude_code_demo_plugins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Claude Code Plugins Directory</w:t>
      </w:r>
      <w:r>
        <w:t xml:space="preserve">. Software.</w:t>
      </w:r>
      <w:r>
        <w:t xml:space="preserve"> </w:t>
      </w:r>
      <w:hyperlink r:id="rId185">
        <w:r>
          <w:rPr>
            <w:rStyle w:val="Hyperlink"/>
          </w:rPr>
          <w:t xml:space="preserve">https://github.com/anthropics/claude-code/tree/main/plugins</w:t>
        </w:r>
      </w:hyperlink>
      <w:r>
        <w:t xml:space="preserve">.</w:t>
      </w:r>
    </w:p>
    <w:bookmarkEnd w:id="267"/>
    <w:bookmarkStart w:id="268" w:name="ref-claude_plugins_official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Claude Code Plugins Official Marketplace</w:t>
      </w:r>
      <w:r>
        <w:t xml:space="preserve">. Software.</w:t>
      </w:r>
      <w:r>
        <w:t xml:space="preserve"> </w:t>
      </w:r>
      <w:hyperlink r:id="rId182">
        <w:r>
          <w:rPr>
            <w:rStyle w:val="Hyperlink"/>
          </w:rPr>
          <w:t xml:space="preserve">https://github.com/anthropics/claude-plugins-official</w:t>
        </w:r>
      </w:hyperlink>
      <w:r>
        <w:t xml:space="preserve">.</w:t>
      </w:r>
    </w:p>
    <w:bookmarkEnd w:id="268"/>
    <w:bookmarkStart w:id="269" w:name="ref-claude_plugins_community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Claude Plugins Community Marketplace</w:t>
      </w:r>
      <w:r>
        <w:t xml:space="preserve">. Software.</w:t>
      </w:r>
      <w:r>
        <w:t xml:space="preserve"> </w:t>
      </w:r>
      <w:hyperlink r:id="rId184">
        <w:r>
          <w:rPr>
            <w:rStyle w:val="Hyperlink"/>
          </w:rPr>
          <w:t xml:space="preserve">https://github.com/anthropics/claude-plugins-community</w:t>
        </w:r>
      </w:hyperlink>
      <w:r>
        <w:t xml:space="preserve">.</w:t>
      </w:r>
    </w:p>
    <w:bookmarkEnd w:id="269"/>
    <w:bookmarkStart w:id="271" w:name="ref-claude_code_cloud_environments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Configure Cloud Environments</w:t>
      </w:r>
      <w:r>
        <w:t xml:space="preserve">. Documentation.</w:t>
      </w:r>
      <w:r>
        <w:t xml:space="preserve"> </w:t>
      </w:r>
      <w:hyperlink r:id="rId270">
        <w:r>
          <w:rPr>
            <w:rStyle w:val="Hyperlink"/>
          </w:rPr>
          <w:t xml:space="preserve">https://code.claude.com/docs/en/cloud-environments</w:t>
        </w:r>
      </w:hyperlink>
      <w:r>
        <w:t xml:space="preserve">.</w:t>
      </w:r>
    </w:p>
    <w:bookmarkEnd w:id="271"/>
    <w:bookmarkStart w:id="273" w:name="ref-claude_code_permissions"/>
    <w:p>
      <w:pPr>
        <w:pStyle w:val="Bibliography"/>
      </w:pPr>
      <w:r>
        <w:t xml:space="preserve">Anthropic. 2026e.</w:t>
      </w:r>
      <w:r>
        <w:t xml:space="preserve"> </w:t>
      </w:r>
      <w:r>
        <w:rPr>
          <w:i/>
          <w:iCs/>
        </w:rPr>
        <w:t xml:space="preserve">Configure Permissions</w:t>
      </w:r>
      <w:r>
        <w:t xml:space="preserve">. Documentation.</w:t>
      </w:r>
      <w:r>
        <w:t xml:space="preserve"> </w:t>
      </w:r>
      <w:hyperlink r:id="rId272">
        <w:r>
          <w:rPr>
            <w:rStyle w:val="Hyperlink"/>
          </w:rPr>
          <w:t xml:space="preserve">https://code.claude.com/docs/en/permissions</w:t>
        </w:r>
      </w:hyperlink>
      <w:r>
        <w:t xml:space="preserve">.</w:t>
      </w:r>
    </w:p>
    <w:bookmarkEnd w:id="273"/>
    <w:bookmarkStart w:id="275" w:name="ref-claude_code_sandboxing"/>
    <w:p>
      <w:pPr>
        <w:pStyle w:val="Bibliography"/>
      </w:pPr>
      <w:r>
        <w:t xml:space="preserve">Anthropic. 2026f.</w:t>
      </w:r>
      <w:r>
        <w:t xml:space="preserve"> </w:t>
      </w:r>
      <w:r>
        <w:rPr>
          <w:i/>
          <w:iCs/>
        </w:rPr>
        <w:t xml:space="preserve">Configure the Sandboxed</w:t>
      </w:r>
      <w:r>
        <w:rPr>
          <w:i/>
          <w:iCs/>
        </w:rPr>
        <w:t xml:space="preserve"> </w:t>
      </w:r>
      <w:r>
        <w:rPr>
          <w:i/>
          <w:iCs/>
        </w:rPr>
        <w:t xml:space="preserve">Bash</w:t>
      </w:r>
      <w:r>
        <w:rPr>
          <w:i/>
          <w:iCs/>
        </w:rPr>
        <w:t xml:space="preserve"> </w:t>
      </w:r>
      <w:r>
        <w:rPr>
          <w:i/>
          <w:iCs/>
        </w:rPr>
        <w:t xml:space="preserve">Tool</w:t>
      </w:r>
      <w:r>
        <w:t xml:space="preserve">. Documentation.</w:t>
      </w:r>
      <w:r>
        <w:t xml:space="preserve"> </w:t>
      </w:r>
      <w:hyperlink r:id="rId274">
        <w:r>
          <w:rPr>
            <w:rStyle w:val="Hyperlink"/>
          </w:rPr>
          <w:t xml:space="preserve">https://code.claude.com/docs/en/sandboxing</w:t>
        </w:r>
      </w:hyperlink>
      <w:r>
        <w:t xml:space="preserve">.</w:t>
      </w:r>
    </w:p>
    <w:bookmarkEnd w:id="275"/>
    <w:bookmarkStart w:id="277" w:name="ref-claude_code_discover_plugins"/>
    <w:p>
      <w:pPr>
        <w:pStyle w:val="Bibliography"/>
      </w:pPr>
      <w:r>
        <w:t xml:space="preserve">Anthropic. 2026g.</w:t>
      </w:r>
      <w:r>
        <w:t xml:space="preserve"> </w:t>
      </w:r>
      <w:r>
        <w:rPr>
          <w:i/>
          <w:iCs/>
        </w:rPr>
        <w:t xml:space="preserve">Discover and Install Prebuilt Plugins Through Marketplaces</w:t>
      </w:r>
      <w:r>
        <w:t xml:space="preserve">. Documentation.</w:t>
      </w:r>
      <w:r>
        <w:t xml:space="preserve"> </w:t>
      </w:r>
      <w:hyperlink r:id="rId276">
        <w:r>
          <w:rPr>
            <w:rStyle w:val="Hyperlink"/>
          </w:rPr>
          <w:t xml:space="preserve">https://code.claude.com/docs/en/discover-plugins</w:t>
        </w:r>
      </w:hyperlink>
      <w:r>
        <w:t xml:space="preserve">.</w:t>
      </w:r>
    </w:p>
    <w:bookmarkEnd w:id="277"/>
    <w:bookmarkStart w:id="279" w:name="ref-ralph_loop_plugin"/>
    <w:p>
      <w:pPr>
        <w:pStyle w:val="Bibliography"/>
      </w:pPr>
      <w:r>
        <w:t xml:space="preserve">Anthropic. 2026h.</w:t>
      </w:r>
      <w:r>
        <w:t xml:space="preserve"> </w:t>
      </w:r>
      <w:r>
        <w:rPr>
          <w:i/>
          <w:iCs/>
        </w:rPr>
        <w:t xml:space="preserve">Ralph Loop Plugin</w:t>
      </w:r>
      <w:r>
        <w:t xml:space="preserve">. Documentation.</w:t>
      </w:r>
      <w:r>
        <w:t xml:space="preserve"> </w:t>
      </w:r>
      <w:hyperlink r:id="rId278">
        <w:r>
          <w:rPr>
            <w:rStyle w:val="Hyperlink"/>
          </w:rPr>
          <w:t xml:space="preserve">https://raw.githubusercontent.com/anthropics/claude-plugins-official/main/plugins/ralph-loop/README.md</w:t>
        </w:r>
      </w:hyperlink>
      <w:r>
        <w:t xml:space="preserve">.</w:t>
      </w:r>
    </w:p>
    <w:bookmarkEnd w:id="279"/>
    <w:bookmarkStart w:id="280" w:name="ref-claude_code_settings"/>
    <w:p>
      <w:pPr>
        <w:pStyle w:val="Bibliography"/>
      </w:pPr>
      <w:r>
        <w:t xml:space="preserve">Anthropic. 2026i.</w:t>
      </w:r>
      <w:r>
        <w:t xml:space="preserve"> </w:t>
      </w:r>
      <w:r>
        <w:rPr>
          <w:i/>
          <w:iCs/>
        </w:rPr>
        <w:t xml:space="preserve">Settings Files and Precedence</w:t>
      </w:r>
      <w:r>
        <w:t xml:space="preserve">. Documentation.</w:t>
      </w:r>
      <w:r>
        <w:t xml:space="preserve"> </w:t>
      </w:r>
      <w:hyperlink r:id="rId114">
        <w:r>
          <w:rPr>
            <w:rStyle w:val="Hyperlink"/>
          </w:rPr>
          <w:t xml:space="preserve">https://code.claude.com/docs/en/settings</w:t>
        </w:r>
      </w:hyperlink>
      <w:r>
        <w:t xml:space="preserve">.</w:t>
      </w:r>
    </w:p>
    <w:bookmarkEnd w:id="280"/>
    <w:bookmarkStart w:id="282" w:name="ref-coles_herdr"/>
    <w:p>
      <w:pPr>
        <w:pStyle w:val="Bibliography"/>
      </w:pPr>
      <w:r>
        <w:t xml:space="preserve">Coles, Matt. 2026.</w:t>
      </w:r>
      <w:r>
        <w:t xml:space="preserve"> </w:t>
      </w:r>
      <w:r>
        <w:rPr>
          <w:i/>
          <w:iCs/>
        </w:rPr>
        <w:t xml:space="preserve">Herding Parallel Agents on a Remote Box with Herdr</w:t>
      </w:r>
      <w:r>
        <w:t xml:space="preserve">. Blog post.</w:t>
      </w:r>
      <w:r>
        <w:t xml:space="preserve"> </w:t>
      </w:r>
      <w:hyperlink r:id="rId281">
        <w:r>
          <w:rPr>
            <w:rStyle w:val="Hyperlink"/>
          </w:rPr>
          <w:t xml:space="preserve">https://coles.codes/posts/herding-agents-with-herdr/</w:t>
        </w:r>
      </w:hyperlink>
      <w:r>
        <w:t xml:space="preserve">.</w:t>
      </w:r>
    </w:p>
    <w:bookmarkEnd w:id="282"/>
    <w:bookmarkStart w:id="284" w:name="ref-flaviocopes_herdr"/>
    <w:p>
      <w:pPr>
        <w:pStyle w:val="Bibliography"/>
      </w:pPr>
      <w:r>
        <w:t xml:space="preserve">Copes, Flavio. 2026.</w:t>
      </w:r>
      <w:r>
        <w:t xml:space="preserve"> </w:t>
      </w:r>
      <w:r>
        <w:rPr>
          <w:i/>
          <w:iCs/>
        </w:rPr>
        <w:t xml:space="preserve">A Deep Dive into Herdr</w:t>
      </w:r>
      <w:r>
        <w:t xml:space="preserve">. Blog post.</w:t>
      </w:r>
      <w:r>
        <w:t xml:space="preserve"> </w:t>
      </w:r>
      <w:hyperlink r:id="rId283">
        <w:r>
          <w:rPr>
            <w:rStyle w:val="Hyperlink"/>
          </w:rPr>
          <w:t xml:space="preserve">https://flaviocopes.com/herdr/</w:t>
        </w:r>
      </w:hyperlink>
      <w:r>
        <w:t xml:space="preserve">.</w:t>
      </w:r>
    </w:p>
    <w:bookmarkEnd w:id="284"/>
    <w:bookmarkStart w:id="285" w:name="ref-databricks_fmapi_limits"/>
    <w:p>
      <w:pPr>
        <w:pStyle w:val="Bibliography"/>
      </w:pPr>
      <w:r>
        <w:t xml:space="preserve">Databricks. 2026a.</w:t>
      </w:r>
      <w:r>
        <w:t xml:space="preserve"> </w:t>
      </w:r>
      <w:r>
        <w:rPr>
          <w:i/>
          <w:iCs/>
        </w:rPr>
        <w:t xml:space="preserve">Foundation Model APIs Limits and Regions</w:t>
      </w:r>
      <w:r>
        <w:t xml:space="preserve">. Documentation.</w:t>
      </w:r>
      <w:r>
        <w:t xml:space="preserve"> </w:t>
      </w:r>
      <w:hyperlink r:id="rId26">
        <w:r>
          <w:rPr>
            <w:rStyle w:val="Hyperlink"/>
          </w:rPr>
          <w:t xml:space="preserve">https://docs.databricks.com/aws/en/machine-learning/foundation-model-apis/limits</w:t>
        </w:r>
      </w:hyperlink>
      <w:r>
        <w:t xml:space="preserve">.</w:t>
      </w:r>
    </w:p>
    <w:bookmarkEnd w:id="285"/>
    <w:bookmarkStart w:id="286" w:name="ref-databricks_supported_models"/>
    <w:p>
      <w:pPr>
        <w:pStyle w:val="Bibliography"/>
      </w:pPr>
      <w:r>
        <w:t xml:space="preserve">Databricks. 2026b.</w:t>
      </w:r>
      <w:r>
        <w:t xml:space="preserve"> </w:t>
      </w:r>
      <w:r>
        <w:rPr>
          <w:i/>
          <w:iCs/>
        </w:rPr>
        <w:t xml:space="preserve">Supported Models in Foundation Model APIs</w:t>
      </w:r>
      <w:r>
        <w:t xml:space="preserve">. Documentation.</w:t>
      </w:r>
      <w:r>
        <w:t xml:space="preserve"> </w:t>
      </w:r>
      <w:hyperlink r:id="rId24">
        <w:r>
          <w:rPr>
            <w:rStyle w:val="Hyperlink"/>
          </w:rPr>
          <w:t xml:space="preserve">https://docs.databricks.com/aws/en/machine-learning/foundation-model-apis/supported-models</w:t>
        </w:r>
      </w:hyperlink>
      <w:r>
        <w:t xml:space="preserve">.</w:t>
      </w:r>
    </w:p>
    <w:bookmarkEnd w:id="286"/>
    <w:bookmarkStart w:id="288" w:name="ref-herdr_hn"/>
    <w:p>
      <w:pPr>
        <w:pStyle w:val="Bibliography"/>
      </w:pPr>
      <w:r>
        <w:t xml:space="preserve">Hacker News. 2026.</w:t>
      </w:r>
      <w:r>
        <w:t xml:space="preserve"> </w:t>
      </w:r>
      <w:r>
        <w:rPr>
          <w:i/>
          <w:iCs/>
        </w:rPr>
        <w:t xml:space="preserve">Herdr: Agent Multiplexer That Lives in Your Terminal</w:t>
      </w:r>
      <w:r>
        <w:t xml:space="preserve">. Show HN discussion thread.</w:t>
      </w:r>
      <w:r>
        <w:t xml:space="preserve"> </w:t>
      </w:r>
      <w:hyperlink r:id="rId287">
        <w:r>
          <w:rPr>
            <w:rStyle w:val="Hyperlink"/>
          </w:rPr>
          <w:t xml:space="preserve">https://news.ycombinator.com/item?id=48714802</w:t>
        </w:r>
      </w:hyperlink>
      <w:r>
        <w:t xml:space="preserve">.</w:t>
      </w:r>
    </w:p>
    <w:bookmarkEnd w:id="288"/>
    <w:bookmarkStart w:id="290" w:name="ref-herdr_agents"/>
    <w:p>
      <w:pPr>
        <w:pStyle w:val="Bibliography"/>
      </w:pPr>
      <w:r>
        <w:t xml:space="preserve">herdrdev</w:t>
      </w:r>
      <w:r>
        <w:t xml:space="preserve">. 2026a.</w:t>
      </w:r>
      <w:r>
        <w:t xml:space="preserve"> </w:t>
      </w:r>
      <w:r>
        <w:rPr>
          <w:i/>
          <w:iCs/>
        </w:rPr>
        <w:t xml:space="preserve">Agents</w:t>
      </w:r>
      <w:r>
        <w:t xml:space="preserve">. Herdr documentation.</w:t>
      </w:r>
      <w:r>
        <w:t xml:space="preserve"> </w:t>
      </w:r>
      <w:hyperlink r:id="rId289">
        <w:r>
          <w:rPr>
            <w:rStyle w:val="Hyperlink"/>
          </w:rPr>
          <w:t xml:space="preserve">https://herdr.dev/docs/agents/</w:t>
        </w:r>
      </w:hyperlink>
      <w:r>
        <w:t xml:space="preserve">.</w:t>
      </w:r>
    </w:p>
    <w:bookmarkEnd w:id="290"/>
    <w:bookmarkStart w:id="292" w:name="ref-herdr_concepts"/>
    <w:p>
      <w:pPr>
        <w:pStyle w:val="Bibliography"/>
      </w:pPr>
      <w:r>
        <w:t xml:space="preserve">herdrdev</w:t>
      </w:r>
      <w:r>
        <w:t xml:space="preserve">. 2026b.</w:t>
      </w:r>
      <w:r>
        <w:t xml:space="preserve"> </w:t>
      </w:r>
      <w:r>
        <w:rPr>
          <w:i/>
          <w:iCs/>
        </w:rPr>
        <w:t xml:space="preserve">Concepts and Keybindings</w:t>
      </w:r>
      <w:r>
        <w:t xml:space="preserve">. Herdr documentation.</w:t>
      </w:r>
      <w:r>
        <w:t xml:space="preserve"> </w:t>
      </w:r>
      <w:hyperlink r:id="rId291">
        <w:r>
          <w:rPr>
            <w:rStyle w:val="Hyperlink"/>
          </w:rPr>
          <w:t xml:space="preserve">https://herdr.dev/docs/concepts/</w:t>
        </w:r>
      </w:hyperlink>
      <w:r>
        <w:t xml:space="preserve">.</w:t>
      </w:r>
    </w:p>
    <w:bookmarkEnd w:id="292"/>
    <w:bookmarkStart w:id="294" w:name="ref-herdr_machines"/>
    <w:p>
      <w:pPr>
        <w:pStyle w:val="Bibliography"/>
      </w:pPr>
      <w:r>
        <w:t xml:space="preserve">herdrdev</w:t>
      </w:r>
      <w:r>
        <w:t xml:space="preserve">. 2026c.</w:t>
      </w:r>
      <w:r>
        <w:t xml:space="preserve"> </w:t>
      </w:r>
      <w:r>
        <w:rPr>
          <w:i/>
          <w:iCs/>
        </w:rPr>
        <w:t xml:space="preserve">Connecting Machines</w:t>
      </w:r>
      <w:r>
        <w:t xml:space="preserve">. Herdr documentation.</w:t>
      </w:r>
      <w:r>
        <w:t xml:space="preserve"> </w:t>
      </w:r>
      <w:hyperlink r:id="rId293">
        <w:r>
          <w:rPr>
            <w:rStyle w:val="Hyperlink"/>
          </w:rPr>
          <w:t xml:space="preserve">https://herdr.dev/docs/connecting-machines/</w:t>
        </w:r>
      </w:hyperlink>
      <w:r>
        <w:t xml:space="preserve">.</w:t>
      </w:r>
    </w:p>
    <w:bookmarkEnd w:id="294"/>
    <w:bookmarkStart w:id="295" w:name="ref-herdr_agent_guide"/>
    <w:p>
      <w:pPr>
        <w:pStyle w:val="Bibliography"/>
      </w:pPr>
      <w:r>
        <w:t xml:space="preserve">herdrdev</w:t>
      </w:r>
      <w:r>
        <w:t xml:space="preserve">. 2026d.</w:t>
      </w:r>
      <w:r>
        <w:t xml:space="preserve"> </w:t>
      </w:r>
      <w:r>
        <w:rPr>
          <w:i/>
          <w:iCs/>
        </w:rPr>
        <w:t xml:space="preserve">Herdr Agent Guide</w:t>
      </w:r>
      <w:r>
        <w:t xml:space="preserve">. Herdr documentation.</w:t>
      </w:r>
      <w:r>
        <w:t xml:space="preserve"> </w:t>
      </w:r>
      <w:hyperlink r:id="rId90">
        <w:r>
          <w:rPr>
            <w:rStyle w:val="Hyperlink"/>
          </w:rPr>
          <w:t xml:space="preserve">https://herdr.dev/agent-guide.md</w:t>
        </w:r>
      </w:hyperlink>
      <w:r>
        <w:t xml:space="preserve">.</w:t>
      </w:r>
    </w:p>
    <w:bookmarkEnd w:id="295"/>
    <w:bookmarkStart w:id="296" w:name="ref-herdr"/>
    <w:p>
      <w:pPr>
        <w:pStyle w:val="Bibliography"/>
      </w:pPr>
      <w:r>
        <w:t xml:space="preserve">herdrdev</w:t>
      </w:r>
      <w:r>
        <w:t xml:space="preserve">. 2026e.</w:t>
      </w:r>
      <w:r>
        <w:t xml:space="preserve"> </w:t>
      </w:r>
      <w:r>
        <w:rPr>
          <w:i/>
          <w:iCs/>
        </w:rPr>
        <w:t xml:space="preserve">Herdr: The Runtime Coding Agents Run on</w:t>
      </w:r>
      <w:r>
        <w:t xml:space="preserve">. Website.</w:t>
      </w:r>
      <w:r>
        <w:t xml:space="preserve"> </w:t>
      </w:r>
      <w:hyperlink r:id="rId86">
        <w:r>
          <w:rPr>
            <w:rStyle w:val="Hyperlink"/>
          </w:rPr>
          <w:t xml:space="preserve">https://herdr.dev/</w:t>
        </w:r>
      </w:hyperlink>
      <w:r>
        <w:t xml:space="preserve">.</w:t>
      </w:r>
    </w:p>
    <w:bookmarkEnd w:id="296"/>
    <w:bookmarkStart w:id="297" w:name="ref-herdr_github"/>
    <w:p>
      <w:pPr>
        <w:pStyle w:val="Bibliography"/>
      </w:pPr>
      <w:r>
        <w:t xml:space="preserve">herdrdev</w:t>
      </w:r>
      <w:r>
        <w:t xml:space="preserve">. 2026f.</w:t>
      </w:r>
      <w:r>
        <w:t xml:space="preserve"> </w:t>
      </w:r>
      <w:r>
        <w:rPr>
          <w:i/>
          <w:iCs/>
        </w:rPr>
        <w:t xml:space="preserve">Herdrdev/Herdr: The Runtime Your Coding Agents Live on</w:t>
      </w:r>
      <w:r>
        <w:t xml:space="preserve">. GitHub repository.</w:t>
      </w:r>
      <w:r>
        <w:t xml:space="preserve"> </w:t>
      </w:r>
      <w:hyperlink r:id="rId87">
        <w:r>
          <w:rPr>
            <w:rStyle w:val="Hyperlink"/>
          </w:rPr>
          <w:t xml:space="preserve">https://github.com/herdrdev/herdr</w:t>
        </w:r>
      </w:hyperlink>
      <w:r>
        <w:t xml:space="preserve">.</w:t>
      </w:r>
    </w:p>
    <w:bookmarkEnd w:id="297"/>
    <w:bookmarkStart w:id="299" w:name="ref-herdr_install"/>
    <w:p>
      <w:pPr>
        <w:pStyle w:val="Bibliography"/>
      </w:pPr>
      <w:r>
        <w:t xml:space="preserve">herdrdev</w:t>
      </w:r>
      <w:r>
        <w:t xml:space="preserve">. 2026g.</w:t>
      </w:r>
      <w:r>
        <w:t xml:space="preserve"> </w:t>
      </w:r>
      <w:r>
        <w:rPr>
          <w:i/>
          <w:iCs/>
        </w:rPr>
        <w:t xml:space="preserve">Install Herdr</w:t>
      </w:r>
      <w:r>
        <w:t xml:space="preserve">. Herdr documentation.</w:t>
      </w:r>
      <w:r>
        <w:t xml:space="preserve"> </w:t>
      </w:r>
      <w:hyperlink r:id="rId298">
        <w:r>
          <w:rPr>
            <w:rStyle w:val="Hyperlink"/>
          </w:rPr>
          <w:t xml:space="preserve">https://herdr.dev/docs/install/</w:t>
        </w:r>
      </w:hyperlink>
      <w:r>
        <w:t xml:space="preserve">.</w:t>
      </w:r>
    </w:p>
    <w:bookmarkEnd w:id="299"/>
    <w:bookmarkStart w:id="301" w:name="ref-herdr_session_state"/>
    <w:p>
      <w:pPr>
        <w:pStyle w:val="Bibliography"/>
      </w:pPr>
      <w:r>
        <w:t xml:space="preserve">herdrdev</w:t>
      </w:r>
      <w:r>
        <w:t xml:space="preserve">. 2026h.</w:t>
      </w:r>
      <w:r>
        <w:t xml:space="preserve"> </w:t>
      </w:r>
      <w:r>
        <w:rPr>
          <w:i/>
          <w:iCs/>
        </w:rPr>
        <w:t xml:space="preserve">Session State</w:t>
      </w:r>
      <w:r>
        <w:t xml:space="preserve">. Herdr documentation.</w:t>
      </w:r>
      <w:r>
        <w:t xml:space="preserve"> </w:t>
      </w:r>
      <w:hyperlink r:id="rId300">
        <w:r>
          <w:rPr>
            <w:rStyle w:val="Hyperlink"/>
          </w:rPr>
          <w:t xml:space="preserve">https://herdr.dev/docs/session-state/</w:t>
        </w:r>
      </w:hyperlink>
      <w:r>
        <w:t xml:space="preserve">.</w:t>
      </w:r>
    </w:p>
    <w:bookmarkEnd w:id="301"/>
    <w:bookmarkStart w:id="303" w:name="ref-herdr_socket_api"/>
    <w:p>
      <w:pPr>
        <w:pStyle w:val="Bibliography"/>
      </w:pPr>
      <w:r>
        <w:t xml:space="preserve">herdrdev</w:t>
      </w:r>
      <w:r>
        <w:t xml:space="preserve">. 2026i.</w:t>
      </w:r>
      <w:r>
        <w:t xml:space="preserve"> </w:t>
      </w:r>
      <w:r>
        <w:rPr>
          <w:i/>
          <w:iCs/>
        </w:rPr>
        <w:t xml:space="preserve">Socket API</w:t>
      </w:r>
      <w:r>
        <w:t xml:space="preserve">. Herdr documentation.</w:t>
      </w:r>
      <w:r>
        <w:t xml:space="preserve"> </w:t>
      </w:r>
      <w:hyperlink r:id="rId302">
        <w:r>
          <w:rPr>
            <w:rStyle w:val="Hyperlink"/>
          </w:rPr>
          <w:t xml:space="preserve">https://herdr.dev/docs/socket-api/</w:t>
        </w:r>
      </w:hyperlink>
      <w:r>
        <w:t xml:space="preserve">.</w:t>
      </w:r>
    </w:p>
    <w:bookmarkEnd w:id="303"/>
    <w:bookmarkStart w:id="305" w:name="ref-ghuntley_ralph"/>
    <w:p>
      <w:pPr>
        <w:pStyle w:val="Bibliography"/>
      </w:pPr>
      <w:r>
        <w:t xml:space="preserve">Huntley, Geoffrey. 2025.</w:t>
      </w:r>
      <w:r>
        <w:t xml:space="preserve"> </w:t>
      </w:r>
      <w:r>
        <w:rPr>
          <w:i/>
          <w:iCs/>
        </w:rPr>
        <w:t xml:space="preserve">Ralph</w:t>
      </w:r>
      <w:r>
        <w:t xml:space="preserve">. Blog post.</w:t>
      </w:r>
      <w:r>
        <w:t xml:space="preserve"> </w:t>
      </w:r>
      <w:hyperlink r:id="rId304">
        <w:r>
          <w:rPr>
            <w:rStyle w:val="Hyperlink"/>
          </w:rPr>
          <w:t xml:space="preserve">https://ghuntley.com/ralph/</w:t>
        </w:r>
      </w:hyperlink>
      <w:r>
        <w:t xml:space="preserve">.</w:t>
      </w:r>
    </w:p>
    <w:bookmarkEnd w:id="305"/>
    <w:bookmarkStart w:id="307" w:name="ref-awesome_herdr"/>
    <w:p>
      <w:pPr>
        <w:pStyle w:val="Bibliography"/>
      </w:pPr>
      <w:r>
        <w:t xml:space="preserve">Konur, Yigit. 2026.</w:t>
      </w:r>
      <w:r>
        <w:t xml:space="preserve"> </w:t>
      </w:r>
      <w:r>
        <w:rPr>
          <w:i/>
          <w:iCs/>
        </w:rPr>
        <w:t xml:space="preserve">Awesome-Herdr: A Curated Guide to the Herdr Ecosystem</w:t>
      </w:r>
      <w:r>
        <w:t xml:space="preserve">. GitHub repository.</w:t>
      </w:r>
      <w:r>
        <w:t xml:space="preserve"> </w:t>
      </w:r>
      <w:hyperlink r:id="rId306">
        <w:r>
          <w:rPr>
            <w:rStyle w:val="Hyperlink"/>
          </w:rPr>
          <w:t xml:space="preserve">https://github.com/yigitkonur/awesome-herdr</w:t>
        </w:r>
      </w:hyperlink>
      <w:r>
        <w:t xml:space="preserve">.</w:t>
      </w:r>
    </w:p>
    <w:bookmarkEnd w:id="307"/>
    <w:bookmarkStart w:id="308" w:name="ref-ai_config_readme"/>
    <w:p>
      <w:pPr>
        <w:pStyle w:val="Bibliography"/>
      </w:pPr>
      <w:r>
        <w:t xml:space="preserve">Morrison Lab. 2026a.</w:t>
      </w:r>
      <w:r>
        <w:t xml:space="preserve"> </w:t>
      </w:r>
      <w:r>
        <w:rPr>
          <w:i/>
          <w:iCs/>
        </w:rPr>
        <w:t xml:space="preserve">Ai-Config: Portable AI Agent Config</w:t>
      </w:r>
      <w:r>
        <w:t xml:space="preserve">. Software.</w:t>
      </w:r>
      <w:r>
        <w:t xml:space="preserve"> </w:t>
      </w:r>
      <w:hyperlink r:id="rId122">
        <w:r>
          <w:rPr>
            <w:rStyle w:val="Hyperlink"/>
          </w:rPr>
          <w:t xml:space="preserve">https://github.com/Morrison-Lab/ai-config</w:t>
        </w:r>
      </w:hyperlink>
      <w:r>
        <w:t xml:space="preserve">.</w:t>
      </w:r>
    </w:p>
    <w:bookmarkEnd w:id="308"/>
    <w:bookmarkStart w:id="310" w:name="ref-ai_config_delegate_to_codex"/>
    <w:p>
      <w:pPr>
        <w:pStyle w:val="Bibliography"/>
      </w:pPr>
      <w:r>
        <w:t xml:space="preserve">Morrison Lab. 2026b.</w:t>
      </w:r>
      <w:r>
        <w:t xml:space="preserve"> </w:t>
      </w:r>
      <w:r>
        <w:rPr>
          <w:i/>
          <w:iCs/>
        </w:rPr>
        <w:t xml:space="preserve">Delegate-to-Codex: Run Heavy Sidecar Work on Codex, Not</w:t>
      </w:r>
      <w:r>
        <w:rPr>
          <w:i/>
          <w:iCs/>
        </w:rPr>
        <w:t xml:space="preserve"> </w:t>
      </w:r>
      <w:r>
        <w:rPr>
          <w:i/>
          <w:iCs/>
        </w:rPr>
        <w:t xml:space="preserve">Claude</w:t>
      </w:r>
      <w:r>
        <w:t xml:space="preserve">. Documentation.</w:t>
      </w:r>
      <w:r>
        <w:t xml:space="preserve"> </w:t>
      </w:r>
      <w:hyperlink r:id="rId309">
        <w:r>
          <w:rPr>
            <w:rStyle w:val="Hyperlink"/>
          </w:rPr>
          <w:t xml:space="preserve">https://github.com/Morrison-Lab/ai-config/blob/main/skills/delegate-to-codex/SKILL.md</w:t>
        </w:r>
      </w:hyperlink>
      <w:r>
        <w:t xml:space="preserve">.</w:t>
      </w:r>
    </w:p>
    <w:bookmarkEnd w:id="310"/>
    <w:bookmarkStart w:id="312" w:name="ref-stats_allowlist_pr6"/>
    <w:p>
      <w:pPr>
        <w:pStyle w:val="Bibliography"/>
      </w:pPr>
      <w:r>
        <w:t xml:space="preserve">Morrison Lab. 2026c.</w:t>
      </w:r>
      <w:r>
        <w:t xml:space="preserve"> </w:t>
      </w:r>
      <w:r>
        <w:rPr>
          <w:i/>
          <w:iCs/>
        </w:rPr>
        <w:t xml:space="preserve">Merge Additional Hosts into Claude Allowlist; Prune Redundant and Risky Entries</w:t>
      </w:r>
      <w:r>
        <w:t xml:space="preserve">. GitHub pull request.</w:t>
      </w:r>
      <w:r>
        <w:t xml:space="preserve"> </w:t>
      </w:r>
      <w:hyperlink r:id="rId311">
        <w:r>
          <w:rPr>
            <w:rStyle w:val="Hyperlink"/>
          </w:rPr>
          <w:t xml:space="preserve">https://github.com/Morrison-Lab/stats-allowlist/pull/6</w:t>
        </w:r>
      </w:hyperlink>
      <w:r>
        <w:t xml:space="preserve">.</w:t>
      </w:r>
    </w:p>
    <w:bookmarkEnd w:id="312"/>
    <w:bookmarkStart w:id="313" w:name="ref-stats_allowlist"/>
    <w:p>
      <w:pPr>
        <w:pStyle w:val="Bibliography"/>
      </w:pPr>
      <w:r>
        <w:t xml:space="preserve">Morrison Lab. 2026d.</w:t>
      </w:r>
      <w:r>
        <w:t xml:space="preserve"> </w:t>
      </w:r>
      <w:r>
        <w:rPr>
          <w:i/>
          <w:iCs/>
        </w:rPr>
        <w:t xml:space="preserve">Stats-Allowlist: Network Allowlists for AI Coding Agents</w:t>
      </w:r>
      <w:r>
        <w:t xml:space="preserve">. GitHub repository.</w:t>
      </w:r>
      <w:r>
        <w:t xml:space="preserve"> </w:t>
      </w:r>
      <w:hyperlink r:id="rId255">
        <w:r>
          <w:rPr>
            <w:rStyle w:val="Hyperlink"/>
          </w:rPr>
          <w:t xml:space="preserve">https://github.com/Morrison-Lab/stats-allowlist</w:t>
        </w:r>
      </w:hyperlink>
      <w:r>
        <w:t xml:space="preserve">.</w:t>
      </w:r>
    </w:p>
    <w:bookmarkEnd w:id="313"/>
    <w:bookmarkStart w:id="314" w:name="ref-codex_plugin_cc"/>
    <w:p>
      <w:pPr>
        <w:pStyle w:val="Bibliography"/>
      </w:pPr>
      <w:r>
        <w:t xml:space="preserve">OpenAI. 2026a.</w:t>
      </w:r>
      <w:r>
        <w:t xml:space="preserve"> </w:t>
      </w:r>
      <w:r>
        <w:rPr>
          <w:i/>
          <w:iCs/>
        </w:rPr>
        <w:t xml:space="preserve">Codex Plugin for</w:t>
      </w:r>
      <w:r>
        <w:rPr>
          <w:i/>
          <w:iCs/>
        </w:rPr>
        <w:t xml:space="preserve"> </w:t>
      </w:r>
      <w:r>
        <w:rPr>
          <w:i/>
          <w:iCs/>
        </w:rPr>
        <w:t xml:space="preserve">Claude Code</w:t>
      </w:r>
      <w:r>
        <w:t xml:space="preserve">. Software.</w:t>
      </w:r>
      <w:r>
        <w:t xml:space="preserve"> </w:t>
      </w:r>
      <w:hyperlink r:id="rId201">
        <w:r>
          <w:rPr>
            <w:rStyle w:val="Hyperlink"/>
          </w:rPr>
          <w:t xml:space="preserve">https://github.com/openai/codex-plugin-cc</w:t>
        </w:r>
      </w:hyperlink>
      <w:r>
        <w:t xml:space="preserve">.</w:t>
      </w:r>
    </w:p>
    <w:bookmarkEnd w:id="314"/>
    <w:bookmarkStart w:id="316" w:name="ref-codex_pricing"/>
    <w:p>
      <w:pPr>
        <w:pStyle w:val="Bibliography"/>
      </w:pPr>
      <w:r>
        <w:t xml:space="preserve">OpenAI. 2026b.</w:t>
      </w:r>
      <w:r>
        <w:t xml:space="preserve"> </w:t>
      </w:r>
      <w:r>
        <w:rPr>
          <w:i/>
          <w:iCs/>
        </w:rPr>
        <w:t xml:space="preserve">Codex Pricing</w:t>
      </w:r>
      <w:r>
        <w:t xml:space="preserve">. Documentation.</w:t>
      </w:r>
      <w:r>
        <w:t xml:space="preserve"> </w:t>
      </w:r>
      <w:hyperlink r:id="rId315">
        <w:r>
          <w:rPr>
            <w:rStyle w:val="Hyperlink"/>
          </w:rPr>
          <w:t xml:space="preserve">https://developers.openai.com/codex/pricing</w:t>
        </w:r>
      </w:hyperlink>
      <w:r>
        <w:t xml:space="preserve">.</w:t>
      </w:r>
    </w:p>
    <w:bookmarkEnd w:id="316"/>
    <w:bookmarkStart w:id="317" w:name="ref-posit_dev_ai_lib"/>
    <w:p>
      <w:pPr>
        <w:pStyle w:val="Bibliography"/>
      </w:pPr>
      <w:r>
        <w:t xml:space="preserve">Posit PBC. 2026a.</w:t>
      </w:r>
      <w:r>
        <w:t xml:space="preserve"> </w:t>
      </w:r>
      <w:r>
        <w:rPr>
          <w:i/>
          <w:iCs/>
        </w:rPr>
        <w:t xml:space="preserve">Ai-Lib: LLM Provider Infrastructure for Posit Assistant</w:t>
      </w:r>
      <w:r>
        <w:t xml:space="preserve">. Software.</w:t>
      </w:r>
      <w:r>
        <w:t xml:space="preserve"> </w:t>
      </w:r>
      <w:hyperlink r:id="rId162">
        <w:r>
          <w:rPr>
            <w:rStyle w:val="Hyperlink"/>
          </w:rPr>
          <w:t xml:space="preserve">https://github.com/posit-dev/ai-lib</w:t>
        </w:r>
      </w:hyperlink>
      <w:r>
        <w:t xml:space="preserve">.</w:t>
      </w:r>
    </w:p>
    <w:bookmarkEnd w:id="317"/>
    <w:bookmarkStart w:id="318" w:name="ref-posit_dev_assistant_feedback"/>
    <w:p>
      <w:pPr>
        <w:pStyle w:val="Bibliography"/>
      </w:pPr>
      <w:r>
        <w:t xml:space="preserve">Posit PBC. 2026b.</w:t>
      </w:r>
      <w:r>
        <w:t xml:space="preserve"> </w:t>
      </w:r>
      <w:r>
        <w:rPr>
          <w:i/>
          <w:iCs/>
        </w:rPr>
        <w:t xml:space="preserve">Assistant-Feedback: Repository for Feedback on Posit Assistant</w:t>
      </w:r>
      <w:r>
        <w:t xml:space="preserve">. Software.</w:t>
      </w:r>
      <w:r>
        <w:t xml:space="preserve"> </w:t>
      </w:r>
      <w:hyperlink r:id="rId165">
        <w:r>
          <w:rPr>
            <w:rStyle w:val="Hyperlink"/>
          </w:rPr>
          <w:t xml:space="preserve">https://github.com/posit-dev/assistant-feedback</w:t>
        </w:r>
      </w:hyperlink>
      <w:r>
        <w:t xml:space="preserve">.</w:t>
      </w:r>
    </w:p>
    <w:bookmarkEnd w:id="318"/>
    <w:bookmarkStart w:id="319" w:name="ref-posit_dev_bluffbench2"/>
    <w:p>
      <w:pPr>
        <w:pStyle w:val="Bibliography"/>
      </w:pPr>
      <w:r>
        <w:t xml:space="preserve">Posit PBC. 2026c.</w:t>
      </w:r>
      <w:r>
        <w:t xml:space="preserve"> </w:t>
      </w:r>
      <w:r>
        <w:rPr>
          <w:i/>
          <w:iCs/>
        </w:rPr>
        <w:t xml:space="preserve">Bluffbench2: A Visual Reasoning LLM Benchmark</w:t>
      </w:r>
      <w:r>
        <w:t xml:space="preserve">. Software.</w:t>
      </w:r>
      <w:r>
        <w:t xml:space="preserve"> </w:t>
      </w:r>
      <w:hyperlink r:id="rId163">
        <w:r>
          <w:rPr>
            <w:rStyle w:val="Hyperlink"/>
          </w:rPr>
          <w:t xml:space="preserve">https://github.com/posit-dev/bluffbench2</w:t>
        </w:r>
      </w:hyperlink>
      <w:r>
        <w:t xml:space="preserve">.</w:t>
      </w:r>
    </w:p>
    <w:bookmarkEnd w:id="319"/>
    <w:bookmarkStart w:id="320" w:name="ref-posit_dev_btw"/>
    <w:p>
      <w:pPr>
        <w:pStyle w:val="Bibliography"/>
      </w:pPr>
      <w:r>
        <w:t xml:space="preserve">Posit PBC. 2026d.</w:t>
      </w:r>
      <w:r>
        <w:t xml:space="preserve"> </w:t>
      </w:r>
      <w:r>
        <w:rPr>
          <w:i/>
          <w:iCs/>
        </w:rPr>
        <w:t xml:space="preserve">Btw: A Complete Toolkit for Connecting r and LLMs</w:t>
      </w:r>
      <w:r>
        <w:t xml:space="preserve">. Software.</w:t>
      </w:r>
      <w:r>
        <w:t xml:space="preserve"> </w:t>
      </w:r>
      <w:hyperlink r:id="rId155">
        <w:r>
          <w:rPr>
            <w:rStyle w:val="Hyperlink"/>
          </w:rPr>
          <w:t xml:space="preserve">https://github.com/posit-dev/btw</w:t>
        </w:r>
      </w:hyperlink>
      <w:r>
        <w:t xml:space="preserve">.</w:t>
      </w:r>
    </w:p>
    <w:bookmarkEnd w:id="320"/>
    <w:bookmarkStart w:id="321" w:name="ref-posit_dev_chatlas"/>
    <w:p>
      <w:pPr>
        <w:pStyle w:val="Bibliography"/>
      </w:pPr>
      <w:r>
        <w:t xml:space="preserve">Posit PBC. 2026e.</w:t>
      </w:r>
      <w:r>
        <w:t xml:space="preserve"> </w:t>
      </w:r>
      <w:r>
        <w:rPr>
          <w:i/>
          <w:iCs/>
        </w:rPr>
        <w:t xml:space="preserve">Chatlas: Your Friendly Guide to Building LLM Chat Apps in Python</w:t>
      </w:r>
      <w:r>
        <w:t xml:space="preserve">. Software.</w:t>
      </w:r>
      <w:r>
        <w:t xml:space="preserve"> </w:t>
      </w:r>
      <w:hyperlink r:id="rId153">
        <w:r>
          <w:rPr>
            <w:rStyle w:val="Hyperlink"/>
          </w:rPr>
          <w:t xml:space="preserve">https://github.com/posit-dev/chatlas</w:t>
        </w:r>
      </w:hyperlink>
      <w:r>
        <w:t xml:space="preserve">.</w:t>
      </w:r>
    </w:p>
    <w:bookmarkEnd w:id="321"/>
    <w:bookmarkStart w:id="322" w:name="ref-posit_dev_code_index"/>
    <w:p>
      <w:pPr>
        <w:pStyle w:val="Bibliography"/>
      </w:pPr>
      <w:r>
        <w:t xml:space="preserve">Posit PBC. 2026f.</w:t>
      </w:r>
      <w:r>
        <w:t xml:space="preserve"> </w:t>
      </w:r>
      <w:r>
        <w:rPr>
          <w:i/>
          <w:iCs/>
        </w:rPr>
        <w:t xml:space="preserve">Code-Index: Semantic Code Search for AI Coding Assistants</w:t>
      </w:r>
      <w:r>
        <w:t xml:space="preserve">. Software.</w:t>
      </w:r>
      <w:r>
        <w:t xml:space="preserve"> </w:t>
      </w:r>
      <w:hyperlink r:id="rId161">
        <w:r>
          <w:rPr>
            <w:rStyle w:val="Hyperlink"/>
          </w:rPr>
          <w:t xml:space="preserve">https://github.com/posit-dev/code-index</w:t>
        </w:r>
      </w:hyperlink>
      <w:r>
        <w:t xml:space="preserve">.</w:t>
      </w:r>
    </w:p>
    <w:bookmarkEnd w:id="322"/>
    <w:bookmarkStart w:id="323" w:name="ref-posit_dev_commons"/>
    <w:p>
      <w:pPr>
        <w:pStyle w:val="Bibliography"/>
      </w:pPr>
      <w:r>
        <w:t xml:space="preserve">Posit PBC. 2026g.</w:t>
      </w:r>
      <w:r>
        <w:t xml:space="preserve"> </w:t>
      </w:r>
      <w:r>
        <w:rPr>
          <w:i/>
          <w:iCs/>
        </w:rPr>
        <w:t xml:space="preserve">Commons: AI Agents for Data Analysis</w:t>
      </w:r>
      <w:r>
        <w:t xml:space="preserve">. Software.</w:t>
      </w:r>
      <w:r>
        <w:t xml:space="preserve"> </w:t>
      </w:r>
      <w:hyperlink r:id="rId160">
        <w:r>
          <w:rPr>
            <w:rStyle w:val="Hyperlink"/>
          </w:rPr>
          <w:t xml:space="preserve">https://github.com/posit-dev/commons</w:t>
        </w:r>
      </w:hyperlink>
      <w:r>
        <w:t xml:space="preserve">.</w:t>
      </w:r>
    </w:p>
    <w:bookmarkEnd w:id="323"/>
    <w:bookmarkStart w:id="324" w:name="ref-posit_dev_mcp_repl"/>
    <w:p>
      <w:pPr>
        <w:pStyle w:val="Bibliography"/>
      </w:pPr>
      <w:r>
        <w:t xml:space="preserve">Posit PBC. 2026h.</w:t>
      </w:r>
      <w:r>
        <w:t xml:space="preserve"> </w:t>
      </w:r>
      <w:r>
        <w:rPr>
          <w:i/>
          <w:iCs/>
        </w:rPr>
        <w:t xml:space="preserve">Mcp-Repl: A Persistent, Sandboxed r or Python Session for MCP Agents</w:t>
      </w:r>
      <w:r>
        <w:t xml:space="preserve">. Software.</w:t>
      </w:r>
      <w:r>
        <w:t xml:space="preserve"> </w:t>
      </w:r>
      <w:hyperlink r:id="rId156">
        <w:r>
          <w:rPr>
            <w:rStyle w:val="Hyperlink"/>
          </w:rPr>
          <w:t xml:space="preserve">https://github.com/posit-dev/mcp-repl</w:t>
        </w:r>
      </w:hyperlink>
      <w:r>
        <w:t xml:space="preserve">.</w:t>
      </w:r>
    </w:p>
    <w:bookmarkEnd w:id="324"/>
    <w:bookmarkStart w:id="325" w:name="ref-posit_dev_mcptools"/>
    <w:p>
      <w:pPr>
        <w:pStyle w:val="Bibliography"/>
      </w:pPr>
      <w:r>
        <w:t xml:space="preserve">Posit PBC. 2026i.</w:t>
      </w:r>
      <w:r>
        <w:t xml:space="preserve"> </w:t>
      </w:r>
      <w:r>
        <w:rPr>
          <w:i/>
          <w:iCs/>
        </w:rPr>
        <w:t xml:space="preserve">Mcptools: Model Context Protocol for r</w:t>
      </w:r>
      <w:r>
        <w:t xml:space="preserve">. Software.</w:t>
      </w:r>
      <w:r>
        <w:t xml:space="preserve"> </w:t>
      </w:r>
      <w:hyperlink r:id="rId152">
        <w:r>
          <w:rPr>
            <w:rStyle w:val="Hyperlink"/>
          </w:rPr>
          <w:t xml:space="preserve">https://github.com/posit-dev/mcptools</w:t>
        </w:r>
      </w:hyperlink>
      <w:r>
        <w:t xml:space="preserve">.</w:t>
      </w:r>
    </w:p>
    <w:bookmarkEnd w:id="325"/>
    <w:bookmarkStart w:id="326" w:name="ref-posit_dev_nesevals"/>
    <w:p>
      <w:pPr>
        <w:pStyle w:val="Bibliography"/>
      </w:pPr>
      <w:r>
        <w:t xml:space="preserve">Posit PBC. 2026j.</w:t>
      </w:r>
      <w:r>
        <w:t xml:space="preserve"> </w:t>
      </w:r>
      <w:r>
        <w:rPr>
          <w:i/>
          <w:iCs/>
        </w:rPr>
        <w:t xml:space="preserve">Nesevals: Evaluate Next Edit Suggestion Scaffolds</w:t>
      </w:r>
      <w:r>
        <w:t xml:space="preserve">. Software.</w:t>
      </w:r>
      <w:r>
        <w:t xml:space="preserve"> </w:t>
      </w:r>
      <w:hyperlink r:id="rId166">
        <w:r>
          <w:rPr>
            <w:rStyle w:val="Hyperlink"/>
          </w:rPr>
          <w:t xml:space="preserve">https://github.com/posit-dev/nesevals</w:t>
        </w:r>
      </w:hyperlink>
      <w:r>
        <w:t xml:space="preserve">.</w:t>
      </w:r>
    </w:p>
    <w:bookmarkEnd w:id="326"/>
    <w:bookmarkStart w:id="327" w:name="ref-posit_dev_positron"/>
    <w:p>
      <w:pPr>
        <w:pStyle w:val="Bibliography"/>
      </w:pPr>
      <w:r>
        <w:t xml:space="preserve">Posit PBC. 2026k.</w:t>
      </w:r>
      <w:r>
        <w:t xml:space="preserve"> </w:t>
      </w:r>
      <w:r>
        <w:rPr>
          <w:i/>
          <w:iCs/>
        </w:rPr>
        <w:t xml:space="preserve">Positron, a Next-Generation Data Science IDE</w:t>
      </w:r>
      <w:r>
        <w:t xml:space="preserve">. Software.</w:t>
      </w:r>
      <w:r>
        <w:t xml:space="preserve"> </w:t>
      </w:r>
      <w:hyperlink r:id="rId169">
        <w:r>
          <w:rPr>
            <w:rStyle w:val="Hyperlink"/>
          </w:rPr>
          <w:t xml:space="preserve">https://github.com/posit-dev/positron</w:t>
        </w:r>
      </w:hyperlink>
      <w:r>
        <w:t xml:space="preserve">.</w:t>
      </w:r>
    </w:p>
    <w:bookmarkEnd w:id="327"/>
    <w:bookmarkStart w:id="328" w:name="ref-posit_dev_positron_copilot_chat"/>
    <w:p>
      <w:pPr>
        <w:pStyle w:val="Bibliography"/>
      </w:pPr>
      <w:r>
        <w:t xml:space="preserve">Posit PBC. 2026l.</w:t>
      </w:r>
      <w:r>
        <w:t xml:space="preserve"> </w:t>
      </w:r>
      <w:r>
        <w:rPr>
          <w:i/>
          <w:iCs/>
        </w:rPr>
        <w:t xml:space="preserve">Positron-Copilot-Chat: Copilot Chat Extension for Positron</w:t>
      </w:r>
      <w:r>
        <w:t xml:space="preserve">. Software.</w:t>
      </w:r>
      <w:r>
        <w:t xml:space="preserve"> </w:t>
      </w:r>
      <w:hyperlink r:id="rId164">
        <w:r>
          <w:rPr>
            <w:rStyle w:val="Hyperlink"/>
          </w:rPr>
          <w:t xml:space="preserve">https://github.com/posit-dev/positron-copilot-chat</w:t>
        </w:r>
      </w:hyperlink>
      <w:r>
        <w:t xml:space="preserve">.</w:t>
      </w:r>
    </w:p>
    <w:bookmarkEnd w:id="328"/>
    <w:bookmarkStart w:id="329" w:name="ref-posit_dev_querychat"/>
    <w:p>
      <w:pPr>
        <w:pStyle w:val="Bibliography"/>
      </w:pPr>
      <w:r>
        <w:t xml:space="preserve">Posit PBC. 2026m.</w:t>
      </w:r>
      <w:r>
        <w:t xml:space="preserve"> </w:t>
      </w:r>
      <w:r>
        <w:rPr>
          <w:i/>
          <w:iCs/>
        </w:rPr>
        <w:t xml:space="preserve">Querychat: Chat with Your Data in r and Python</w:t>
      </w:r>
      <w:r>
        <w:t xml:space="preserve">. Software.</w:t>
      </w:r>
      <w:r>
        <w:t xml:space="preserve"> </w:t>
      </w:r>
      <w:hyperlink r:id="rId151">
        <w:r>
          <w:rPr>
            <w:rStyle w:val="Hyperlink"/>
          </w:rPr>
          <w:t xml:space="preserve">https://github.com/posit-dev/querychat</w:t>
        </w:r>
      </w:hyperlink>
      <w:r>
        <w:t xml:space="preserve">.</w:t>
      </w:r>
    </w:p>
    <w:bookmarkEnd w:id="329"/>
    <w:bookmarkStart w:id="330" w:name="ref-posit_dev_raghilda"/>
    <w:p>
      <w:pPr>
        <w:pStyle w:val="Bibliography"/>
      </w:pPr>
      <w:r>
        <w:t xml:space="preserve">Posit PBC. 2026n.</w:t>
      </w:r>
      <w:r>
        <w:t xml:space="preserve"> </w:t>
      </w:r>
      <w:r>
        <w:rPr>
          <w:i/>
          <w:iCs/>
        </w:rPr>
        <w:t xml:space="preserve">Raghilda: RAG Made Simple</w:t>
      </w:r>
      <w:r>
        <w:t xml:space="preserve">. Software.</w:t>
      </w:r>
      <w:r>
        <w:t xml:space="preserve"> </w:t>
      </w:r>
      <w:hyperlink r:id="rId158">
        <w:r>
          <w:rPr>
            <w:rStyle w:val="Hyperlink"/>
          </w:rPr>
          <w:t xml:space="preserve">https://github.com/posit-dev/raghilda</w:t>
        </w:r>
      </w:hyperlink>
      <w:r>
        <w:t xml:space="preserve">.</w:t>
      </w:r>
    </w:p>
    <w:bookmarkEnd w:id="330"/>
    <w:bookmarkStart w:id="331" w:name="ref-posit_dev_shiny_assistant"/>
    <w:p>
      <w:pPr>
        <w:pStyle w:val="Bibliography"/>
      </w:pPr>
      <w:r>
        <w:t xml:space="preserve">Posit PBC. 2026o.</w:t>
      </w:r>
      <w:r>
        <w:t xml:space="preserve"> </w:t>
      </w:r>
      <w:r>
        <w:rPr>
          <w:i/>
          <w:iCs/>
        </w:rPr>
        <w:t xml:space="preserve">Shiny-Assistant: Chat Assistant for Shiny</w:t>
      </w:r>
      <w:r>
        <w:t xml:space="preserve">. Software.</w:t>
      </w:r>
      <w:r>
        <w:t xml:space="preserve"> </w:t>
      </w:r>
      <w:hyperlink r:id="rId157">
        <w:r>
          <w:rPr>
            <w:rStyle w:val="Hyperlink"/>
          </w:rPr>
          <w:t xml:space="preserve">https://github.com/posit-dev/shiny-assistant</w:t>
        </w:r>
      </w:hyperlink>
      <w:r>
        <w:t xml:space="preserve">.</w:t>
      </w:r>
    </w:p>
    <w:bookmarkEnd w:id="331"/>
    <w:bookmarkStart w:id="332" w:name="ref-posit_dev_shinychat"/>
    <w:p>
      <w:pPr>
        <w:pStyle w:val="Bibliography"/>
      </w:pPr>
      <w:r>
        <w:t xml:space="preserve">Posit PBC. 2026p.</w:t>
      </w:r>
      <w:r>
        <w:t xml:space="preserve"> </w:t>
      </w:r>
      <w:r>
        <w:rPr>
          <w:i/>
          <w:iCs/>
        </w:rPr>
        <w:t xml:space="preserve">Shinychat: Chat UI Component for Shiny</w:t>
      </w:r>
      <w:r>
        <w:t xml:space="preserve">. Software.</w:t>
      </w:r>
      <w:r>
        <w:t xml:space="preserve"> </w:t>
      </w:r>
      <w:hyperlink r:id="rId154">
        <w:r>
          <w:rPr>
            <w:rStyle w:val="Hyperlink"/>
          </w:rPr>
          <w:t xml:space="preserve">https://github.com/posit-dev/shinychat</w:t>
        </w:r>
      </w:hyperlink>
      <w:r>
        <w:t xml:space="preserve">.</w:t>
      </w:r>
    </w:p>
    <w:bookmarkEnd w:id="332"/>
    <w:bookmarkStart w:id="333" w:name="ref-posit_dev_shinyrealtime"/>
    <w:p>
      <w:pPr>
        <w:pStyle w:val="Bibliography"/>
      </w:pPr>
      <w:r>
        <w:t xml:space="preserve">Posit PBC. 2026q.</w:t>
      </w:r>
      <w:r>
        <w:t xml:space="preserve"> </w:t>
      </w:r>
      <w:r>
        <w:rPr>
          <w:i/>
          <w:iCs/>
        </w:rPr>
        <w:t xml:space="preserve">Shinyrealtime: OpenAI Realtime API for Shiny</w:t>
      </w:r>
      <w:r>
        <w:t xml:space="preserve">. Software.</w:t>
      </w:r>
      <w:r>
        <w:t xml:space="preserve"> </w:t>
      </w:r>
      <w:hyperlink r:id="rId159">
        <w:r>
          <w:rPr>
            <w:rStyle w:val="Hyperlink"/>
          </w:rPr>
          <w:t xml:space="preserve">https://github.com/posit-dev/shinyrealtime</w:t>
        </w:r>
      </w:hyperlink>
      <w:r>
        <w:t xml:space="preserve">.</w:t>
      </w:r>
    </w:p>
    <w:bookmarkEnd w:id="333"/>
    <w:bookmarkStart w:id="335" w:name="ref-tessl_docs_core_concepts"/>
    <w:p>
      <w:pPr>
        <w:pStyle w:val="Bibliography"/>
      </w:pPr>
      <w:r>
        <w:t xml:space="preserve">Tessl. 2026a.</w:t>
      </w:r>
      <w:r>
        <w:t xml:space="preserve"> </w:t>
      </w:r>
      <w:r>
        <w:rPr>
          <w:i/>
          <w:iCs/>
        </w:rPr>
        <w:t xml:space="preserve">Core Concepts</w:t>
      </w:r>
      <w:r>
        <w:t xml:space="preserve">. Documentation.</w:t>
      </w:r>
      <w:r>
        <w:t xml:space="preserve"> </w:t>
      </w:r>
      <w:hyperlink r:id="rId334">
        <w:r>
          <w:rPr>
            <w:rStyle w:val="Hyperlink"/>
          </w:rPr>
          <w:t xml:space="preserve">https://docs.tessl.io/introduction-to-tessl/core-concepts</w:t>
        </w:r>
      </w:hyperlink>
      <w:r>
        <w:t xml:space="preserve">.</w:t>
      </w:r>
    </w:p>
    <w:bookmarkEnd w:id="335"/>
    <w:bookmarkStart w:id="337" w:name="ref-tessl_docs_installation"/>
    <w:p>
      <w:pPr>
        <w:pStyle w:val="Bibliography"/>
      </w:pPr>
      <w:r>
        <w:t xml:space="preserve">Tessl. 2026b.</w:t>
      </w:r>
      <w:r>
        <w:t xml:space="preserve"> </w:t>
      </w:r>
      <w:r>
        <w:rPr>
          <w:i/>
          <w:iCs/>
        </w:rPr>
        <w:t xml:space="preserve">Installation</w:t>
      </w:r>
      <w:r>
        <w:t xml:space="preserve">. Documentation.</w:t>
      </w:r>
      <w:r>
        <w:t xml:space="preserve"> </w:t>
      </w:r>
      <w:hyperlink r:id="rId336">
        <w:r>
          <w:rPr>
            <w:rStyle w:val="Hyperlink"/>
          </w:rPr>
          <w:t xml:space="preserve">https://docs.tessl.io/introduction-to-tessl/set-up-tessl/installation</w:t>
        </w:r>
      </w:hyperlink>
      <w:r>
        <w:t xml:space="preserve">.</w:t>
      </w:r>
    </w:p>
    <w:bookmarkEnd w:id="337"/>
    <w:bookmarkStart w:id="339" w:name="ref-tessl_docs_security"/>
    <w:p>
      <w:pPr>
        <w:pStyle w:val="Bibliography"/>
      </w:pPr>
      <w:r>
        <w:t xml:space="preserve">Tessl. 2026c.</w:t>
      </w:r>
      <w:r>
        <w:t xml:space="preserve"> </w:t>
      </w:r>
      <w:r>
        <w:rPr>
          <w:i/>
          <w:iCs/>
        </w:rPr>
        <w:t xml:space="preserve">Protecting Yourself from Insecure Skills</w:t>
      </w:r>
      <w:r>
        <w:t xml:space="preserve">. Documentation.</w:t>
      </w:r>
      <w:r>
        <w:t xml:space="preserve"> </w:t>
      </w:r>
      <w:hyperlink r:id="rId338">
        <w:r>
          <w:rPr>
            <w:rStyle w:val="Hyperlink"/>
          </w:rPr>
          <w:t xml:space="preserve">https://docs.tessl.io/tutorials/protecting-against-insecure-skills</w:t>
        </w:r>
      </w:hyperlink>
      <w:r>
        <w:t xml:space="preserve">.</w:t>
      </w:r>
    </w:p>
    <w:bookmarkEnd w:id="339"/>
    <w:bookmarkStart w:id="341" w:name="ref-tessl_docs_usage_data"/>
    <w:p>
      <w:pPr>
        <w:pStyle w:val="Bibliography"/>
      </w:pPr>
      <w:r>
        <w:t xml:space="preserve">Tessl. 2026d.</w:t>
      </w:r>
      <w:r>
        <w:t xml:space="preserve"> </w:t>
      </w:r>
      <w:r>
        <w:rPr>
          <w:i/>
          <w:iCs/>
        </w:rPr>
        <w:t xml:space="preserve">Sharing Usage Data</w:t>
      </w:r>
      <w:r>
        <w:t xml:space="preserve">. Documentation.</w:t>
      </w:r>
      <w:r>
        <w:t xml:space="preserve"> </w:t>
      </w:r>
      <w:hyperlink r:id="rId340">
        <w:r>
          <w:rPr>
            <w:rStyle w:val="Hyperlink"/>
          </w:rPr>
          <w:t xml:space="preserve">https://docs.tessl.io/legal/sharing-usage-data</w:t>
        </w:r>
      </w:hyperlink>
      <w:r>
        <w:t xml:space="preserve">.</w:t>
      </w:r>
    </w:p>
    <w:bookmarkEnd w:id="341"/>
    <w:bookmarkStart w:id="343" w:name="ref-tessl_docs_supported_platforms"/>
    <w:p>
      <w:pPr>
        <w:pStyle w:val="Bibliography"/>
      </w:pPr>
      <w:r>
        <w:t xml:space="preserve">Tessl. 2026e.</w:t>
      </w:r>
      <w:r>
        <w:t xml:space="preserve"> </w:t>
      </w:r>
      <w:r>
        <w:rPr>
          <w:i/>
          <w:iCs/>
        </w:rPr>
        <w:t xml:space="preserve">Supported Platforms</w:t>
      </w:r>
      <w:r>
        <w:t xml:space="preserve">. Documentation.</w:t>
      </w:r>
      <w:r>
        <w:t xml:space="preserve"> </w:t>
      </w:r>
      <w:hyperlink r:id="rId342">
        <w:r>
          <w:rPr>
            <w:rStyle w:val="Hyperlink"/>
          </w:rPr>
          <w:t xml:space="preserve">https://docs.tessl.io/support/supported-platforms</w:t>
        </w:r>
      </w:hyperlink>
      <w:r>
        <w:t xml:space="preserve">.</w:t>
      </w:r>
    </w:p>
    <w:bookmarkEnd w:id="343"/>
    <w:bookmarkStart w:id="345" w:name="ref-tessl_docs_faqs"/>
    <w:p>
      <w:pPr>
        <w:pStyle w:val="Bibliography"/>
      </w:pPr>
      <w:r>
        <w:t xml:space="preserve">Tessl. 2026f.</w:t>
      </w:r>
      <w:r>
        <w:t xml:space="preserve"> </w:t>
      </w:r>
      <w:r>
        <w:rPr>
          <w:i/>
          <w:iCs/>
        </w:rPr>
        <w:t xml:space="preserve">Tessl FAQs</w:t>
      </w:r>
      <w:r>
        <w:t xml:space="preserve">. Documentation.</w:t>
      </w:r>
      <w:r>
        <w:t xml:space="preserve"> </w:t>
      </w:r>
      <w:hyperlink r:id="rId344">
        <w:r>
          <w:rPr>
            <w:rStyle w:val="Hyperlink"/>
          </w:rPr>
          <w:t xml:space="preserve">https://docs.tessl.io/support/faqs</w:t>
        </w:r>
      </w:hyperlink>
      <w:r>
        <w:t xml:space="preserve">.</w:t>
      </w:r>
    </w:p>
    <w:bookmarkEnd w:id="345"/>
    <w:bookmarkStart w:id="347" w:name="ref-tessl_pricing"/>
    <w:p>
      <w:pPr>
        <w:pStyle w:val="Bibliography"/>
      </w:pPr>
      <w:r>
        <w:t xml:space="preserve">Tessl. 2026g.</w:t>
      </w:r>
      <w:r>
        <w:t xml:space="preserve"> </w:t>
      </w:r>
      <w:r>
        <w:rPr>
          <w:i/>
          <w:iCs/>
        </w:rPr>
        <w:t xml:space="preserve">Tessl Pricing</w:t>
      </w:r>
      <w:r>
        <w:t xml:space="preserve">. Website.</w:t>
      </w:r>
      <w:r>
        <w:t xml:space="preserve"> </w:t>
      </w:r>
      <w:hyperlink r:id="rId346">
        <w:r>
          <w:rPr>
            <w:rStyle w:val="Hyperlink"/>
          </w:rPr>
          <w:t xml:space="preserve">https://tessl.io/pricing</w:t>
        </w:r>
      </w:hyperlink>
      <w:r>
        <w:t xml:space="preserve">.</w:t>
      </w:r>
    </w:p>
    <w:bookmarkEnd w:id="347"/>
    <w:bookmarkStart w:id="349" w:name="ref-tessl_registry"/>
    <w:p>
      <w:pPr>
        <w:pStyle w:val="Bibliography"/>
      </w:pPr>
      <w:r>
        <w:t xml:space="preserve">Tessl. 2026h.</w:t>
      </w:r>
      <w:r>
        <w:t xml:space="preserve"> </w:t>
      </w:r>
      <w:r>
        <w:rPr>
          <w:i/>
          <w:iCs/>
        </w:rPr>
        <w:t xml:space="preserve">Tessl Skills Registry</w:t>
      </w:r>
      <w:r>
        <w:t xml:space="preserve">. Website.</w:t>
      </w:r>
      <w:r>
        <w:t xml:space="preserve"> </w:t>
      </w:r>
      <w:hyperlink r:id="rId348">
        <w:r>
          <w:rPr>
            <w:rStyle w:val="Hyperlink"/>
          </w:rPr>
          <w:t xml:space="preserve">https://tessl.io/registry</w:t>
        </w:r>
      </w:hyperlink>
      <w:r>
        <w:t xml:space="preserve">.</w:t>
      </w:r>
    </w:p>
    <w:bookmarkEnd w:id="349"/>
    <w:bookmarkStart w:id="350" w:name="ref-tessl_home"/>
    <w:p>
      <w:pPr>
        <w:pStyle w:val="Bibliography"/>
      </w:pPr>
      <w:r>
        <w:t xml:space="preserve">Tessl. 2026i.</w:t>
      </w:r>
      <w:r>
        <w:t xml:space="preserve"> </w:t>
      </w:r>
      <w:r>
        <w:rPr>
          <w:i/>
          <w:iCs/>
        </w:rPr>
        <w:t xml:space="preserve">Tessl: Agent Enablement Platform</w:t>
      </w:r>
      <w:r>
        <w:t xml:space="preserve">. Website.</w:t>
      </w:r>
      <w:r>
        <w:t xml:space="preserve"> </w:t>
      </w:r>
      <w:hyperlink r:id="rId136">
        <w:r>
          <w:rPr>
            <w:rStyle w:val="Hyperlink"/>
          </w:rPr>
          <w:t xml:space="preserve">https://tessl.io/</w:t>
        </w:r>
      </w:hyperlink>
      <w:r>
        <w:t xml:space="preserve">.</w:t>
      </w:r>
    </w:p>
    <w:bookmarkEnd w:id="350"/>
    <w:bookmarkStart w:id="352" w:name="ref-tessl_docs_package_manager"/>
    <w:p>
      <w:pPr>
        <w:pStyle w:val="Bibliography"/>
      </w:pPr>
      <w:r>
        <w:t xml:space="preserve">Tessl. 2026j.</w:t>
      </w:r>
      <w:r>
        <w:t xml:space="preserve"> </w:t>
      </w:r>
      <w:r>
        <w:rPr>
          <w:i/>
          <w:iCs/>
        </w:rPr>
        <w:t xml:space="preserve">Using Tessl as a Package Manager</w:t>
      </w:r>
      <w:r>
        <w:t xml:space="preserve">. Documentation.</w:t>
      </w:r>
      <w:r>
        <w:t xml:space="preserve"> </w:t>
      </w:r>
      <w:hyperlink r:id="rId351">
        <w:r>
          <w:rPr>
            <w:rStyle w:val="Hyperlink"/>
          </w:rPr>
          <w:t xml:space="preserve">https://docs.tessl.io/tutorials/using-tessl-as-a-package-manager</w:t>
        </w:r>
      </w:hyperlink>
      <w:r>
        <w:t xml:space="preserve">.</w:t>
      </w:r>
    </w:p>
    <w:bookmarkEnd w:id="352"/>
    <w:bookmarkStart w:id="354" w:name="ref-tessl_docs_overview"/>
    <w:p>
      <w:pPr>
        <w:pStyle w:val="Bibliography"/>
      </w:pPr>
      <w:r>
        <w:t xml:space="preserve">Tessl. 2026k.</w:t>
      </w:r>
      <w:r>
        <w:t xml:space="preserve"> </w:t>
      </w:r>
      <w:r>
        <w:rPr>
          <w:i/>
          <w:iCs/>
        </w:rPr>
        <w:t xml:space="preserve">What Is Tessl?</w:t>
      </w:r>
      <w:r>
        <w:t xml:space="preserve"> Documentation.</w:t>
      </w:r>
      <w:r>
        <w:t xml:space="preserve"> </w:t>
      </w:r>
      <w:hyperlink r:id="rId353">
        <w:r>
          <w:rPr>
            <w:rStyle w:val="Hyperlink"/>
          </w:rPr>
          <w:t xml:space="preserve">https://docs.tessl.io/</w:t>
        </w:r>
      </w:hyperlink>
      <w:r>
        <w:t xml:space="preserve">.</w:t>
      </w:r>
    </w:p>
    <w:bookmarkEnd w:id="354"/>
    <w:bookmarkStart w:id="355" w:name="ref-obra_superpowers"/>
    <w:p>
      <w:pPr>
        <w:pStyle w:val="Bibliography"/>
      </w:pPr>
      <w:r>
        <w:t xml:space="preserve">Vincent, Jesse. 2026.</w:t>
      </w:r>
      <w:r>
        <w:t xml:space="preserve"> </w:t>
      </w:r>
      <w:r>
        <w:rPr>
          <w:i/>
          <w:iCs/>
        </w:rPr>
        <w:t xml:space="preserve">Superpowers</w:t>
      </w:r>
      <w:r>
        <w:t xml:space="preserve">. Software.</w:t>
      </w:r>
      <w:r>
        <w:t xml:space="preserve"> </w:t>
      </w:r>
      <w:hyperlink r:id="rId195">
        <w:r>
          <w:rPr>
            <w:rStyle w:val="Hyperlink"/>
          </w:rPr>
          <w:t xml:space="preserve">https://github.com/obra/superpowers</w:t>
        </w:r>
      </w:hyperlink>
      <w:r>
        <w:t xml:space="preserve">.</w:t>
      </w:r>
    </w:p>
    <w:bookmarkEnd w:id="355"/>
    <w:bookmarkStart w:id="357" w:name="ref-herdr_yc"/>
    <w:p>
      <w:pPr>
        <w:pStyle w:val="Bibliography"/>
      </w:pPr>
      <w:r>
        <w:t xml:space="preserve">Y Combinator. 2026.</w:t>
      </w:r>
      <w:r>
        <w:t xml:space="preserve"> </w:t>
      </w:r>
      <w:r>
        <w:rPr>
          <w:i/>
          <w:iCs/>
        </w:rPr>
        <w:t xml:space="preserve">Herdr: Building the Open Agent Runtime</w:t>
      </w:r>
      <w:r>
        <w:t xml:space="preserve">. Company profile.</w:t>
      </w:r>
      <w:r>
        <w:t xml:space="preserve"> </w:t>
      </w:r>
      <w:hyperlink r:id="rId356">
        <w:r>
          <w:rPr>
            <w:rStyle w:val="Hyperlink"/>
          </w:rPr>
          <w:t xml:space="preserve">https://www.ycombinator.com/companies/herdr</w:t>
        </w:r>
      </w:hyperlink>
      <w:r>
        <w:t xml:space="preserve">.</w:t>
      </w:r>
    </w:p>
    <w:bookmarkEnd w:id="357"/>
    <w:bookmarkEnd w:id="358"/>
    <w:bookmarkEnd w:id="3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41" Type="http://schemas.openxmlformats.org/officeDocument/2006/relationships/image" Target="media/rId41.png"/><Relationship Id="rId32" Type="http://schemas.openxmlformats.org/officeDocument/2006/relationships/image" Target="media/rId32.png"/><Relationship Id="rId78" Type="http://schemas.openxmlformats.org/officeDocument/2006/relationships/image" Target="media/rId78.png"/><Relationship Id="rId108" Type="http://schemas.openxmlformats.org/officeDocument/2006/relationships/hyperlink" Target="agent-architecture.qmd#sec-ai-agent-implementation" TargetMode="External"/><Relationship Id="rId109" Type="http://schemas.openxmlformats.org/officeDocument/2006/relationships/hyperlink" Target="agent-architecture.qmd#sec-ai-harness-agent-relationship" TargetMode="External"/><Relationship Id="rId97" Type="http://schemas.openxmlformats.org/officeDocument/2006/relationships/hyperlink" Target="agent-architecture.qmd#sec-ai-harness-construction" TargetMode="External"/><Relationship Id="rId119" Type="http://schemas.openxmlformats.org/officeDocument/2006/relationships/hyperlink" Target="agent-architecture.qmd#sec-ai-harness-landscape" TargetMode="External"/><Relationship Id="rId93" Type="http://schemas.openxmlformats.org/officeDocument/2006/relationships/hyperlink" Target="agent-orchestration.qmd#sec-orch-baseline" TargetMode="External"/><Relationship Id="rId19" Type="http://schemas.openxmlformats.org/officeDocument/2006/relationships/hyperlink" Target="coding-agents.qmd#sec-ai-best-practices" TargetMode="External"/><Relationship Id="rId190" Type="http://schemas.openxmlformats.org/officeDocument/2006/relationships/hyperlink" Target="coding-agents.qmd#sec-ai-when-to-use" TargetMode="External"/><Relationship Id="rId100" Type="http://schemas.openxmlformats.org/officeDocument/2006/relationships/hyperlink" Target="https://agents.md/" TargetMode="External"/><Relationship Id="rId130" Type="http://schemas.openxmlformats.org/officeDocument/2006/relationships/hyperlink" Target="https://agentskills.io/home" TargetMode="External"/><Relationship Id="rId105" Type="http://schemas.openxmlformats.org/officeDocument/2006/relationships/hyperlink" Target="https://agentskills.io/specification" TargetMode="External"/><Relationship Id="rId244" Type="http://schemas.openxmlformats.org/officeDocument/2006/relationships/hyperlink" Target="https://aistudio.google.com/projects" TargetMode="External"/><Relationship Id="rId246" Type="http://schemas.openxmlformats.org/officeDocument/2006/relationships/hyperlink" Target="https://aistudio.google.com/spend" TargetMode="External"/><Relationship Id="rId9" Type="http://schemas.openxmlformats.org/officeDocument/2006/relationships/hyperlink" Target="https://chatgpt.com/codex/" TargetMode="External"/><Relationship Id="rId252" Type="http://schemas.openxmlformats.org/officeDocument/2006/relationships/hyperlink" Target="https://claude.ai/code" TargetMode="External"/><Relationship Id="rId183" Type="http://schemas.openxmlformats.org/officeDocument/2006/relationships/hyperlink" Target="https://claude.com/plugins" TargetMode="External"/><Relationship Id="rId82" Type="http://schemas.openxmlformats.org/officeDocument/2006/relationships/hyperlink" Target="https://cli.github.com/" TargetMode="External"/><Relationship Id="rId260" Type="http://schemas.openxmlformats.org/officeDocument/2006/relationships/hyperlink" Target="https://code.claude.com/docs/en/claude-code-on-the-web" TargetMode="External"/><Relationship Id="rId262" Type="http://schemas.openxmlformats.org/officeDocument/2006/relationships/hyperlink" Target="https://code.claude.com/docs/en/claude-code-on-the-web#auto-fix-pull-requests" TargetMode="External"/><Relationship Id="rId270" Type="http://schemas.openxmlformats.org/officeDocument/2006/relationships/hyperlink" Target="https://code.claude.com/docs/en/cloud-environments" TargetMode="External"/><Relationship Id="rId261" Type="http://schemas.openxmlformats.org/officeDocument/2006/relationships/hyperlink" Target="https://code.claude.com/docs/en/commands" TargetMode="External"/><Relationship Id="rId276" Type="http://schemas.openxmlformats.org/officeDocument/2006/relationships/hyperlink" Target="https://code.claude.com/docs/en/discover-plugins" TargetMode="External"/><Relationship Id="rId112" Type="http://schemas.openxmlformats.org/officeDocument/2006/relationships/hyperlink" Target="https://code.claude.com/docs/en/hooks" TargetMode="External"/><Relationship Id="rId98" Type="http://schemas.openxmlformats.org/officeDocument/2006/relationships/hyperlink" Target="https://code.claude.com/docs/en/memory" TargetMode="External"/><Relationship Id="rId272" Type="http://schemas.openxmlformats.org/officeDocument/2006/relationships/hyperlink" Target="https://code.claude.com/docs/en/permissions" TargetMode="External"/><Relationship Id="rId274" Type="http://schemas.openxmlformats.org/officeDocument/2006/relationships/hyperlink" Target="https://code.claude.com/docs/en/sandboxing" TargetMode="External"/><Relationship Id="rId114" Type="http://schemas.openxmlformats.org/officeDocument/2006/relationships/hyperlink" Target="https://code.claude.com/docs/en/settings" TargetMode="External"/><Relationship Id="rId74" Type="http://schemas.openxmlformats.org/officeDocument/2006/relationships/hyperlink" Target="https://code.claude.com/docs/en/setup" TargetMode="External"/><Relationship Id="rId104" Type="http://schemas.openxmlformats.org/officeDocument/2006/relationships/hyperlink" Target="https://code.claude.com/docs/en/skills" TargetMode="External"/><Relationship Id="rId110" Type="http://schemas.openxmlformats.org/officeDocument/2006/relationships/hyperlink" Target="https://code.claude.com/docs/en/sub-agents" TargetMode="External"/><Relationship Id="rId60" Type="http://schemas.openxmlformats.org/officeDocument/2006/relationships/hyperlink" Target="https://code.visualstudio.com/docs/agents/concepts/sessions?referrer=in-product" TargetMode="External"/><Relationship Id="rId281" Type="http://schemas.openxmlformats.org/officeDocument/2006/relationships/hyperlink" Target="https://coles.codes/posts/herding-agents-with-herdr/" TargetMode="External"/><Relationship Id="rId248" Type="http://schemas.openxmlformats.org/officeDocument/2006/relationships/hyperlink" Target="https://console.cloud.google.com/billing/budgets" TargetMode="External"/><Relationship Id="rId180" Type="http://schemas.openxmlformats.org/officeDocument/2006/relationships/hyperlink" Target="https://contextify.sh/" TargetMode="External"/><Relationship Id="rId177" Type="http://schemas.openxmlformats.org/officeDocument/2006/relationships/hyperlink" Target="https://cursor.com/marketplace" TargetMode="External"/><Relationship Id="rId16" Type="http://schemas.openxmlformats.org/officeDocument/2006/relationships/hyperlink" Target="https://developers.openai.com/api/docs/quickstart" TargetMode="External"/><Relationship Id="rId315" Type="http://schemas.openxmlformats.org/officeDocument/2006/relationships/hyperlink" Target="https://developers.openai.com/codex/pricing" TargetMode="External"/><Relationship Id="rId10" Type="http://schemas.openxmlformats.org/officeDocument/2006/relationships/hyperlink" Target="https://developers.openai.com/codex/quickstart" TargetMode="External"/><Relationship Id="rId26" Type="http://schemas.openxmlformats.org/officeDocument/2006/relationships/hyperlink" Target="https://docs.databricks.com/aws/en/machine-learning/foundation-model-apis/limits" TargetMode="External"/><Relationship Id="rId24" Type="http://schemas.openxmlformats.org/officeDocument/2006/relationships/hyperlink" Target="https://docs.databricks.com/aws/en/machine-learning/foundation-model-apis/supported-models" TargetMode="External"/><Relationship Id="rId106" Type="http://schemas.openxmlformats.org/officeDocument/2006/relationships/hyperlink" Target="https://docs.github.com/en/copilot/concepts/agents/about-agent-skills" TargetMode="External"/><Relationship Id="rId120" Type="http://schemas.openxmlformats.org/officeDocument/2006/relationships/hyperlink" Target="https://docs.github.com/en/copilot/concepts/response-customization" TargetMode="External"/><Relationship Id="rId101" Type="http://schemas.openxmlformats.org/officeDocument/2006/relationships/hyperlink" Target="https://docs.github.com/en/copilot/how-tos/configure-custom-instructions/add-repository-instructions" TargetMode="External"/><Relationship Id="rId51" Type="http://schemas.openxmlformats.org/officeDocument/2006/relationships/hyperlink" Target="https://docs.github.com/en/copilot/how-tos/use-copilot-agents/coding-agent/customize-the-agent-environment" TargetMode="External"/><Relationship Id="rId226" Type="http://schemas.openxmlformats.org/officeDocument/2006/relationships/hyperlink" Target="https://docs.github.com/en/enterprise-cloud@latest/copilot/how-tos/copilot-on-github/customize-copilot/configure-mcp-servers" TargetMode="External"/><Relationship Id="rId353" Type="http://schemas.openxmlformats.org/officeDocument/2006/relationships/hyperlink" Target="https://docs.tessl.io/" TargetMode="External"/><Relationship Id="rId334" Type="http://schemas.openxmlformats.org/officeDocument/2006/relationships/hyperlink" Target="https://docs.tessl.io/introduction-to-tessl/core-concepts" TargetMode="External"/><Relationship Id="rId336" Type="http://schemas.openxmlformats.org/officeDocument/2006/relationships/hyperlink" Target="https://docs.tessl.io/introduction-to-tessl/set-up-tessl/installation" TargetMode="External"/><Relationship Id="rId340" Type="http://schemas.openxmlformats.org/officeDocument/2006/relationships/hyperlink" Target="https://docs.tessl.io/legal/sharing-usage-data" TargetMode="External"/><Relationship Id="rId344" Type="http://schemas.openxmlformats.org/officeDocument/2006/relationships/hyperlink" Target="https://docs.tessl.io/support/faqs" TargetMode="External"/><Relationship Id="rId342" Type="http://schemas.openxmlformats.org/officeDocument/2006/relationships/hyperlink" Target="https://docs.tessl.io/support/supported-platforms" TargetMode="External"/><Relationship Id="rId338" Type="http://schemas.openxmlformats.org/officeDocument/2006/relationships/hyperlink" Target="https://docs.tessl.io/tutorials/protecting-against-insecure-skills" TargetMode="External"/><Relationship Id="rId351" Type="http://schemas.openxmlformats.org/officeDocument/2006/relationships/hyperlink" Target="https://docs.tessl.io/tutorials/using-tessl-as-a-package-manager" TargetMode="External"/><Relationship Id="rId11" Type="http://schemas.openxmlformats.org/officeDocument/2006/relationships/hyperlink" Target="https://en.wikipedia.org/wiki/Codex_(AI_agent)" TargetMode="External"/><Relationship Id="rId283" Type="http://schemas.openxmlformats.org/officeDocument/2006/relationships/hyperlink" Target="https://flaviocopes.com/herdr/" TargetMode="External"/><Relationship Id="rId304" Type="http://schemas.openxmlformats.org/officeDocument/2006/relationships/hyperlink" Target="https://ghuntley.com/ralph/" TargetMode="External"/><Relationship Id="rId68" Type="http://schemas.openxmlformats.org/officeDocument/2006/relationships/hyperlink" Target="https://gitforwindows.org/" TargetMode="External"/><Relationship Id="rId179" Type="http://schemas.openxmlformats.org/officeDocument/2006/relationships/hyperlink" Target="https://github.com/DietrichGebert/ponytail" TargetMode="External"/><Relationship Id="rId122" Type="http://schemas.openxmlformats.org/officeDocument/2006/relationships/hyperlink" Target="https://github.com/Morrison-Lab/ai-config" TargetMode="External"/><Relationship Id="rId309" Type="http://schemas.openxmlformats.org/officeDocument/2006/relationships/hyperlink" Target="https://github.com/Morrison-Lab/ai-config/blob/main/skills/delegate-to-codex/SKILL.md" TargetMode="External"/><Relationship Id="rId255" Type="http://schemas.openxmlformats.org/officeDocument/2006/relationships/hyperlink" Target="https://github.com/Morrison-Lab/stats-allowlist" TargetMode="External"/><Relationship Id="rId254" Type="http://schemas.openxmlformats.org/officeDocument/2006/relationships/hyperlink" Target="https://github.com/Morrison-Lab/stats-allowlist/blob/main/claude-allowlist.txt" TargetMode="External"/><Relationship Id="rId311" Type="http://schemas.openxmlformats.org/officeDocument/2006/relationships/hyperlink" Target="https://github.com/Morrison-Lab/stats-allowlist/pull/6" TargetMode="External"/><Relationship Id="rId48" Type="http://schemas.openxmlformats.org/officeDocument/2006/relationships/hyperlink" Target="https://github.com/Morrison-Lab/wai/blob/main/.github/workflows/copilot-setup-steps.yml" TargetMode="External"/><Relationship Id="rId50" Type="http://schemas.openxmlformats.org/officeDocument/2006/relationships/hyperlink" Target="https://github.com/actions/checkout" TargetMode="External"/><Relationship Id="rId185" Type="http://schemas.openxmlformats.org/officeDocument/2006/relationships/hyperlink" Target="https://github.com/anthropics/claude-code/tree/main/plugins" TargetMode="External"/><Relationship Id="rId184" Type="http://schemas.openxmlformats.org/officeDocument/2006/relationships/hyperlink" Target="https://github.com/anthropics/claude-plugins-community" TargetMode="External"/><Relationship Id="rId182" Type="http://schemas.openxmlformats.org/officeDocument/2006/relationships/hyperlink" Target="https://github.com/anthropics/claude-plugins-official" TargetMode="External"/><Relationship Id="rId236" Type="http://schemas.openxmlformats.org/officeDocument/2006/relationships/hyperlink" Target="https://github.com/cortexkit/magic-context" TargetMode="External"/><Relationship Id="rId225" Type="http://schemas.openxmlformats.org/officeDocument/2006/relationships/hyperlink" Target="https://github.com/features/copilot/agents" TargetMode="External"/><Relationship Id="rId240" Type="http://schemas.openxmlformats.org/officeDocument/2006/relationships/hyperlink" Target="https://github.com/gemini-cli-extensions/conductor" TargetMode="External"/><Relationship Id="rId216" Type="http://schemas.openxmlformats.org/officeDocument/2006/relationships/hyperlink" Target="https://github.com/github/github-mcp-server" TargetMode="External"/><Relationship Id="rId231" Type="http://schemas.openxmlformats.org/officeDocument/2006/relationships/hyperlink" Target="https://github.com/google-antigravity/antigravity-sdk-python" TargetMode="External"/><Relationship Id="rId87" Type="http://schemas.openxmlformats.org/officeDocument/2006/relationships/hyperlink" Target="https://github.com/herdrdev/herdr" TargetMode="External"/><Relationship Id="rId195" Type="http://schemas.openxmlformats.org/officeDocument/2006/relationships/hyperlink" Target="https://github.com/obra/superpowers" TargetMode="External"/><Relationship Id="rId201" Type="http://schemas.openxmlformats.org/officeDocument/2006/relationships/hyperlink" Target="https://github.com/openai/codex-plugin-cc" TargetMode="External"/><Relationship Id="rId150" Type="http://schemas.openxmlformats.org/officeDocument/2006/relationships/hyperlink" Target="https://github.com/posit-dev" TargetMode="External"/><Relationship Id="rId162" Type="http://schemas.openxmlformats.org/officeDocument/2006/relationships/hyperlink" Target="https://github.com/posit-dev/ai-lib" TargetMode="External"/><Relationship Id="rId165" Type="http://schemas.openxmlformats.org/officeDocument/2006/relationships/hyperlink" Target="https://github.com/posit-dev/assistant-feedback" TargetMode="External"/><Relationship Id="rId163" Type="http://schemas.openxmlformats.org/officeDocument/2006/relationships/hyperlink" Target="https://github.com/posit-dev/bluffbench2" TargetMode="External"/><Relationship Id="rId155" Type="http://schemas.openxmlformats.org/officeDocument/2006/relationships/hyperlink" Target="https://github.com/posit-dev/btw" TargetMode="External"/><Relationship Id="rId153" Type="http://schemas.openxmlformats.org/officeDocument/2006/relationships/hyperlink" Target="https://github.com/posit-dev/chatlas" TargetMode="External"/><Relationship Id="rId161" Type="http://schemas.openxmlformats.org/officeDocument/2006/relationships/hyperlink" Target="https://github.com/posit-dev/code-index" TargetMode="External"/><Relationship Id="rId160" Type="http://schemas.openxmlformats.org/officeDocument/2006/relationships/hyperlink" Target="https://github.com/posit-dev/commons" TargetMode="External"/><Relationship Id="rId156" Type="http://schemas.openxmlformats.org/officeDocument/2006/relationships/hyperlink" Target="https://github.com/posit-dev/mcp-repl" TargetMode="External"/><Relationship Id="rId152" Type="http://schemas.openxmlformats.org/officeDocument/2006/relationships/hyperlink" Target="https://github.com/posit-dev/mcptools" TargetMode="External"/><Relationship Id="rId166" Type="http://schemas.openxmlformats.org/officeDocument/2006/relationships/hyperlink" Target="https://github.com/posit-dev/nesevals" TargetMode="External"/><Relationship Id="rId169" Type="http://schemas.openxmlformats.org/officeDocument/2006/relationships/hyperlink" Target="https://github.com/posit-dev/positron" TargetMode="External"/><Relationship Id="rId164" Type="http://schemas.openxmlformats.org/officeDocument/2006/relationships/hyperlink" Target="https://github.com/posit-dev/positron-copilot-chat" TargetMode="External"/><Relationship Id="rId151" Type="http://schemas.openxmlformats.org/officeDocument/2006/relationships/hyperlink" Target="https://github.com/posit-dev/querychat" TargetMode="External"/><Relationship Id="rId158" Type="http://schemas.openxmlformats.org/officeDocument/2006/relationships/hyperlink" Target="https://github.com/posit-dev/raghilda" TargetMode="External"/><Relationship Id="rId157" Type="http://schemas.openxmlformats.org/officeDocument/2006/relationships/hyperlink" Target="https://github.com/posit-dev/shiny-assistant" TargetMode="External"/><Relationship Id="rId154" Type="http://schemas.openxmlformats.org/officeDocument/2006/relationships/hyperlink" Target="https://github.com/posit-dev/shinychat" TargetMode="External"/><Relationship Id="rId159" Type="http://schemas.openxmlformats.org/officeDocument/2006/relationships/hyperlink" Target="https://github.com/posit-dev/shinyrealtime" TargetMode="External"/><Relationship Id="rId143" Type="http://schemas.openxmlformats.org/officeDocument/2006/relationships/hyperlink" Target="https://github.com/posit-dev/skills" TargetMode="External"/><Relationship Id="rId176" Type="http://schemas.openxmlformats.org/officeDocument/2006/relationships/hyperlink" Target="https://github.com/sembr/skills" TargetMode="External"/><Relationship Id="rId167" Type="http://schemas.openxmlformats.org/officeDocument/2006/relationships/hyperlink" Target="https://github.com/tidyverse/ellmer" TargetMode="External"/><Relationship Id="rId168" Type="http://schemas.openxmlformats.org/officeDocument/2006/relationships/hyperlink" Target="https://github.com/tidyverse/ragnar" TargetMode="External"/><Relationship Id="rId171" Type="http://schemas.openxmlformats.org/officeDocument/2006/relationships/hyperlink" Target="https://github.com/tidyverse/vitals" TargetMode="External"/><Relationship Id="rId306" Type="http://schemas.openxmlformats.org/officeDocument/2006/relationships/hyperlink" Target="https://github.com/yigitkonur/awesome-herdr" TargetMode="External"/><Relationship Id="rId15" Type="http://schemas.openxmlformats.org/officeDocument/2006/relationships/hyperlink" Target="https://help.openai.com/en/articles/4936850-where-do-i-find-my-openai-api-key" TargetMode="External"/><Relationship Id="rId86" Type="http://schemas.openxmlformats.org/officeDocument/2006/relationships/hyperlink" Target="https://herdr.dev/" TargetMode="External"/><Relationship Id="rId90" Type="http://schemas.openxmlformats.org/officeDocument/2006/relationships/hyperlink" Target="https://herdr.dev/agent-guide.md" TargetMode="External"/><Relationship Id="rId289" Type="http://schemas.openxmlformats.org/officeDocument/2006/relationships/hyperlink" Target="https://herdr.dev/docs/agents/" TargetMode="External"/><Relationship Id="rId291" Type="http://schemas.openxmlformats.org/officeDocument/2006/relationships/hyperlink" Target="https://herdr.dev/docs/concepts/" TargetMode="External"/><Relationship Id="rId293" Type="http://schemas.openxmlformats.org/officeDocument/2006/relationships/hyperlink" Target="https://herdr.dev/docs/connecting-machines/" TargetMode="External"/><Relationship Id="rId298" Type="http://schemas.openxmlformats.org/officeDocument/2006/relationships/hyperlink" Target="https://herdr.dev/docs/install/" TargetMode="External"/><Relationship Id="rId300" Type="http://schemas.openxmlformats.org/officeDocument/2006/relationships/hyperlink" Target="https://herdr.dev/docs/session-state/" TargetMode="External"/><Relationship Id="rId302" Type="http://schemas.openxmlformats.org/officeDocument/2006/relationships/hyperlink" Target="https://herdr.dev/docs/socket-api/" TargetMode="External"/><Relationship Id="rId96" Type="http://schemas.openxmlformats.org/officeDocument/2006/relationships/hyperlink" Target="https://jekyllrb.com/docs/front-matter/" TargetMode="External"/><Relationship Id="rId23" Type="http://schemas.openxmlformats.org/officeDocument/2006/relationships/hyperlink" Target="https://marketplace.visualstudio.com/items?itemName=johnny-zhao.oai-compatible-copilot" TargetMode="External"/><Relationship Id="rId116" Type="http://schemas.openxmlformats.org/officeDocument/2006/relationships/hyperlink" Target="https://modelcontextprotocol.io/" TargetMode="External"/><Relationship Id="rId287" Type="http://schemas.openxmlformats.org/officeDocument/2006/relationships/hyperlink" Target="https://news.ycombinator.com/item?id=48714802" TargetMode="External"/><Relationship Id="rId71" Type="http://schemas.openxmlformats.org/officeDocument/2006/relationships/hyperlink" Target="https://nodejs.org/" TargetMode="External"/><Relationship Id="rId76" Type="http://schemas.openxmlformats.org/officeDocument/2006/relationships/hyperlink" Target="https://ohmyz.sh/" TargetMode="External"/><Relationship Id="rId178" Type="http://schemas.openxmlformats.org/officeDocument/2006/relationships/hyperlink" Target="https://pi.dev" TargetMode="External"/><Relationship Id="rId13" Type="http://schemas.openxmlformats.org/officeDocument/2006/relationships/hyperlink" Target="https://platform.openai.com/api-keys" TargetMode="External"/><Relationship Id="rId14" Type="http://schemas.openxmlformats.org/officeDocument/2006/relationships/hyperlink" Target="https://positron.posit.co/assistant-getting-started.html" TargetMode="External"/><Relationship Id="rId264" Type="http://schemas.openxmlformats.org/officeDocument/2006/relationships/hyperlink" Target="https://raw.githubusercontent.com/Morrison-Lab/stats-allowlist/main/claude-allowlist.txt" TargetMode="External"/><Relationship Id="rId278" Type="http://schemas.openxmlformats.org/officeDocument/2006/relationships/hyperlink" Target="https://raw.githubusercontent.com/anthropics/claude-plugins-official/main/plugins/ralph-loop/README.md" TargetMode="External"/><Relationship Id="rId175" Type="http://schemas.openxmlformats.org/officeDocument/2006/relationships/hyperlink" Target="https://sembr.org/" TargetMode="External"/><Relationship Id="rId136" Type="http://schemas.openxmlformats.org/officeDocument/2006/relationships/hyperlink" Target="https://tessl.io/" TargetMode="External"/><Relationship Id="rId346" Type="http://schemas.openxmlformats.org/officeDocument/2006/relationships/hyperlink" Target="https://tessl.io/pricing" TargetMode="External"/><Relationship Id="rId348" Type="http://schemas.openxmlformats.org/officeDocument/2006/relationships/hyperlink" Target="https://tessl.io/registry" TargetMode="External"/><Relationship Id="rId65" Type="http://schemas.openxmlformats.org/officeDocument/2006/relationships/hyperlink" Target="https://www.anthropic.com/claude-code" TargetMode="External"/><Relationship Id="rId228" Type="http://schemas.openxmlformats.org/officeDocument/2006/relationships/hyperlink" Target="https://www.granola.ai/blog/granola-mcp" TargetMode="External"/><Relationship Id="rId69" Type="http://schemas.openxmlformats.org/officeDocument/2006/relationships/hyperlink" Target="https://www.msys2.org/" TargetMode="External"/><Relationship Id="rId356" Type="http://schemas.openxmlformats.org/officeDocument/2006/relationships/hyperlink" Target="https://www.ycombinator.com/companies/herdr" TargetMode="External"/><Relationship Id="rId172" Type="http://schemas.openxmlformats.org/officeDocument/2006/relationships/hyperlink" Target="local-models.qmd#sec-ai-offline" TargetMode="External"/><Relationship Id="rId146" Type="http://schemas.openxmlformats.org/officeDocument/2006/relationships/hyperlink" Target="pr-workflow-with-agents.qmd" TargetMode="External"/><Relationship Id="rId147" Type="http://schemas.openxmlformats.org/officeDocument/2006/relationships/hyperlink" Target="pr-workflow-with-agents.qmd#sec-ai-claude-code-action-review" TargetMode="External"/><Relationship Id="rId206" Type="http://schemas.openxmlformats.org/officeDocument/2006/relationships/hyperlink" Target="pr-workflow-with-agents.qmd#sec-ai-codex-github-review" TargetMode="External"/><Relationship Id="rId192" Type="http://schemas.openxmlformats.org/officeDocument/2006/relationships/hyperlink" Target="pr-workflow-with-agents.qmd#sec-ai-pr-activity-notifications" TargetMode="External"/><Relationship Id="rId197" Type="http://schemas.openxmlformats.org/officeDocument/2006/relationships/hyperlink" Target="pr-workflow-with-agents.qmd#sec-fully-clean" TargetMode="External"/></Relationships>
</file>

<file path=word/_rels/footnotes.xml.rels><?xml version='1.0' encoding='UTF-8' standalone='yes'?>
<Relationships xmlns="http://schemas.openxmlformats.org/package/2006/relationships"><Relationship Id="rId108" Type="http://schemas.openxmlformats.org/officeDocument/2006/relationships/hyperlink" Target="agent-architecture.qmd#sec-ai-agent-implementation" TargetMode="External"/><Relationship Id="rId109" Type="http://schemas.openxmlformats.org/officeDocument/2006/relationships/hyperlink" Target="agent-architecture.qmd#sec-ai-harness-agent-relationship" TargetMode="External"/><Relationship Id="rId97" Type="http://schemas.openxmlformats.org/officeDocument/2006/relationships/hyperlink" Target="agent-architecture.qmd#sec-ai-harness-construction" TargetMode="External"/><Relationship Id="rId119" Type="http://schemas.openxmlformats.org/officeDocument/2006/relationships/hyperlink" Target="agent-architecture.qmd#sec-ai-harness-landscape" TargetMode="External"/><Relationship Id="rId93" Type="http://schemas.openxmlformats.org/officeDocument/2006/relationships/hyperlink" Target="agent-orchestration.qmd#sec-orch-baseline" TargetMode="External"/><Relationship Id="rId19" Type="http://schemas.openxmlformats.org/officeDocument/2006/relationships/hyperlink" Target="coding-agents.qmd#sec-ai-best-practices" TargetMode="External"/><Relationship Id="rId190" Type="http://schemas.openxmlformats.org/officeDocument/2006/relationships/hyperlink" Target="coding-agents.qmd#sec-ai-when-to-use" TargetMode="External"/><Relationship Id="rId100" Type="http://schemas.openxmlformats.org/officeDocument/2006/relationships/hyperlink" Target="https://agents.md/" TargetMode="External"/><Relationship Id="rId130" Type="http://schemas.openxmlformats.org/officeDocument/2006/relationships/hyperlink" Target="https://agentskills.io/home" TargetMode="External"/><Relationship Id="rId105" Type="http://schemas.openxmlformats.org/officeDocument/2006/relationships/hyperlink" Target="https://agentskills.io/specification" TargetMode="External"/><Relationship Id="rId244" Type="http://schemas.openxmlformats.org/officeDocument/2006/relationships/hyperlink" Target="https://aistudio.google.com/projects" TargetMode="External"/><Relationship Id="rId246" Type="http://schemas.openxmlformats.org/officeDocument/2006/relationships/hyperlink" Target="https://aistudio.google.com/spend" TargetMode="External"/><Relationship Id="rId9" Type="http://schemas.openxmlformats.org/officeDocument/2006/relationships/hyperlink" Target="https://chatgpt.com/codex/" TargetMode="External"/><Relationship Id="rId252" Type="http://schemas.openxmlformats.org/officeDocument/2006/relationships/hyperlink" Target="https://claude.ai/code" TargetMode="External"/><Relationship Id="rId183" Type="http://schemas.openxmlformats.org/officeDocument/2006/relationships/hyperlink" Target="https://claude.com/plugins" TargetMode="External"/><Relationship Id="rId82" Type="http://schemas.openxmlformats.org/officeDocument/2006/relationships/hyperlink" Target="https://cli.github.com/" TargetMode="External"/><Relationship Id="rId260" Type="http://schemas.openxmlformats.org/officeDocument/2006/relationships/hyperlink" Target="https://code.claude.com/docs/en/claude-code-on-the-web" TargetMode="External"/><Relationship Id="rId262" Type="http://schemas.openxmlformats.org/officeDocument/2006/relationships/hyperlink" Target="https://code.claude.com/docs/en/claude-code-on-the-web#auto-fix-pull-requests" TargetMode="External"/><Relationship Id="rId270" Type="http://schemas.openxmlformats.org/officeDocument/2006/relationships/hyperlink" Target="https://code.claude.com/docs/en/cloud-environments" TargetMode="External"/><Relationship Id="rId261" Type="http://schemas.openxmlformats.org/officeDocument/2006/relationships/hyperlink" Target="https://code.claude.com/docs/en/commands" TargetMode="External"/><Relationship Id="rId276" Type="http://schemas.openxmlformats.org/officeDocument/2006/relationships/hyperlink" Target="https://code.claude.com/docs/en/discover-plugins" TargetMode="External"/><Relationship Id="rId112" Type="http://schemas.openxmlformats.org/officeDocument/2006/relationships/hyperlink" Target="https://code.claude.com/docs/en/hooks" TargetMode="External"/><Relationship Id="rId98" Type="http://schemas.openxmlformats.org/officeDocument/2006/relationships/hyperlink" Target="https://code.claude.com/docs/en/memory" TargetMode="External"/><Relationship Id="rId272" Type="http://schemas.openxmlformats.org/officeDocument/2006/relationships/hyperlink" Target="https://code.claude.com/docs/en/permissions" TargetMode="External"/><Relationship Id="rId274" Type="http://schemas.openxmlformats.org/officeDocument/2006/relationships/hyperlink" Target="https://code.claude.com/docs/en/sandboxing" TargetMode="External"/><Relationship Id="rId114" Type="http://schemas.openxmlformats.org/officeDocument/2006/relationships/hyperlink" Target="https://code.claude.com/docs/en/settings" TargetMode="External"/><Relationship Id="rId74" Type="http://schemas.openxmlformats.org/officeDocument/2006/relationships/hyperlink" Target="https://code.claude.com/docs/en/setup" TargetMode="External"/><Relationship Id="rId104" Type="http://schemas.openxmlformats.org/officeDocument/2006/relationships/hyperlink" Target="https://code.claude.com/docs/en/skills" TargetMode="External"/><Relationship Id="rId110" Type="http://schemas.openxmlformats.org/officeDocument/2006/relationships/hyperlink" Target="https://code.claude.com/docs/en/sub-agents" TargetMode="External"/><Relationship Id="rId60" Type="http://schemas.openxmlformats.org/officeDocument/2006/relationships/hyperlink" Target="https://code.visualstudio.com/docs/agents/concepts/sessions?referrer=in-product" TargetMode="External"/><Relationship Id="rId281" Type="http://schemas.openxmlformats.org/officeDocument/2006/relationships/hyperlink" Target="https://coles.codes/posts/herding-agents-with-herdr/" TargetMode="External"/><Relationship Id="rId248" Type="http://schemas.openxmlformats.org/officeDocument/2006/relationships/hyperlink" Target="https://console.cloud.google.com/billing/budgets" TargetMode="External"/><Relationship Id="rId180" Type="http://schemas.openxmlformats.org/officeDocument/2006/relationships/hyperlink" Target="https://contextify.sh/" TargetMode="External"/><Relationship Id="rId177" Type="http://schemas.openxmlformats.org/officeDocument/2006/relationships/hyperlink" Target="https://cursor.com/marketplace" TargetMode="External"/><Relationship Id="rId16" Type="http://schemas.openxmlformats.org/officeDocument/2006/relationships/hyperlink" Target="https://developers.openai.com/api/docs/quickstart" TargetMode="External"/><Relationship Id="rId315" Type="http://schemas.openxmlformats.org/officeDocument/2006/relationships/hyperlink" Target="https://developers.openai.com/codex/pricing" TargetMode="External"/><Relationship Id="rId10" Type="http://schemas.openxmlformats.org/officeDocument/2006/relationships/hyperlink" Target="https://developers.openai.com/codex/quickstart" TargetMode="External"/><Relationship Id="rId26" Type="http://schemas.openxmlformats.org/officeDocument/2006/relationships/hyperlink" Target="https://docs.databricks.com/aws/en/machine-learning/foundation-model-apis/limits" TargetMode="External"/><Relationship Id="rId24" Type="http://schemas.openxmlformats.org/officeDocument/2006/relationships/hyperlink" Target="https://docs.databricks.com/aws/en/machine-learning/foundation-model-apis/supported-models" TargetMode="External"/><Relationship Id="rId106" Type="http://schemas.openxmlformats.org/officeDocument/2006/relationships/hyperlink" Target="https://docs.github.com/en/copilot/concepts/agents/about-agent-skills" TargetMode="External"/><Relationship Id="rId120" Type="http://schemas.openxmlformats.org/officeDocument/2006/relationships/hyperlink" Target="https://docs.github.com/en/copilot/concepts/response-customization" TargetMode="External"/><Relationship Id="rId101" Type="http://schemas.openxmlformats.org/officeDocument/2006/relationships/hyperlink" Target="https://docs.github.com/en/copilot/how-tos/configure-custom-instructions/add-repository-instructions" TargetMode="External"/><Relationship Id="rId51" Type="http://schemas.openxmlformats.org/officeDocument/2006/relationships/hyperlink" Target="https://docs.github.com/en/copilot/how-tos/use-copilot-agents/coding-agent/customize-the-agent-environment" TargetMode="External"/><Relationship Id="rId226" Type="http://schemas.openxmlformats.org/officeDocument/2006/relationships/hyperlink" Target="https://docs.github.com/en/enterprise-cloud@latest/copilot/how-tos/copilot-on-github/customize-copilot/configure-mcp-servers" TargetMode="External"/><Relationship Id="rId353" Type="http://schemas.openxmlformats.org/officeDocument/2006/relationships/hyperlink" Target="https://docs.tessl.io/" TargetMode="External"/><Relationship Id="rId334" Type="http://schemas.openxmlformats.org/officeDocument/2006/relationships/hyperlink" Target="https://docs.tessl.io/introduction-to-tessl/core-concepts" TargetMode="External"/><Relationship Id="rId336" Type="http://schemas.openxmlformats.org/officeDocument/2006/relationships/hyperlink" Target="https://docs.tessl.io/introduction-to-tessl/set-up-tessl/installation" TargetMode="External"/><Relationship Id="rId340" Type="http://schemas.openxmlformats.org/officeDocument/2006/relationships/hyperlink" Target="https://docs.tessl.io/legal/sharing-usage-data" TargetMode="External"/><Relationship Id="rId344" Type="http://schemas.openxmlformats.org/officeDocument/2006/relationships/hyperlink" Target="https://docs.tessl.io/support/faqs" TargetMode="External"/><Relationship Id="rId342" Type="http://schemas.openxmlformats.org/officeDocument/2006/relationships/hyperlink" Target="https://docs.tessl.io/support/supported-platforms" TargetMode="External"/><Relationship Id="rId338" Type="http://schemas.openxmlformats.org/officeDocument/2006/relationships/hyperlink" Target="https://docs.tessl.io/tutorials/protecting-against-insecure-skills" TargetMode="External"/><Relationship Id="rId351" Type="http://schemas.openxmlformats.org/officeDocument/2006/relationships/hyperlink" Target="https://docs.tessl.io/tutorials/using-tessl-as-a-package-manager" TargetMode="External"/><Relationship Id="rId11" Type="http://schemas.openxmlformats.org/officeDocument/2006/relationships/hyperlink" Target="https://en.wikipedia.org/wiki/Codex_(AI_agent)" TargetMode="External"/><Relationship Id="rId283" Type="http://schemas.openxmlformats.org/officeDocument/2006/relationships/hyperlink" Target="https://flaviocopes.com/herdr/" TargetMode="External"/><Relationship Id="rId304" Type="http://schemas.openxmlformats.org/officeDocument/2006/relationships/hyperlink" Target="https://ghuntley.com/ralph/" TargetMode="External"/><Relationship Id="rId68" Type="http://schemas.openxmlformats.org/officeDocument/2006/relationships/hyperlink" Target="https://gitforwindows.org/" TargetMode="External"/><Relationship Id="rId179" Type="http://schemas.openxmlformats.org/officeDocument/2006/relationships/hyperlink" Target="https://github.com/DietrichGebert/ponytail" TargetMode="External"/><Relationship Id="rId122" Type="http://schemas.openxmlformats.org/officeDocument/2006/relationships/hyperlink" Target="https://github.com/Morrison-Lab/ai-config" TargetMode="External"/><Relationship Id="rId309" Type="http://schemas.openxmlformats.org/officeDocument/2006/relationships/hyperlink" Target="https://github.com/Morrison-Lab/ai-config/blob/main/skills/delegate-to-codex/SKILL.md" TargetMode="External"/><Relationship Id="rId255" Type="http://schemas.openxmlformats.org/officeDocument/2006/relationships/hyperlink" Target="https://github.com/Morrison-Lab/stats-allowlist" TargetMode="External"/><Relationship Id="rId254" Type="http://schemas.openxmlformats.org/officeDocument/2006/relationships/hyperlink" Target="https://github.com/Morrison-Lab/stats-allowlist/blob/main/claude-allowlist.txt" TargetMode="External"/><Relationship Id="rId311" Type="http://schemas.openxmlformats.org/officeDocument/2006/relationships/hyperlink" Target="https://github.com/Morrison-Lab/stats-allowlist/pull/6" TargetMode="External"/><Relationship Id="rId48" Type="http://schemas.openxmlformats.org/officeDocument/2006/relationships/hyperlink" Target="https://github.com/Morrison-Lab/wai/blob/main/.github/workflows/copilot-setup-steps.yml" TargetMode="External"/><Relationship Id="rId50" Type="http://schemas.openxmlformats.org/officeDocument/2006/relationships/hyperlink" Target="https://github.com/actions/checkout" TargetMode="External"/><Relationship Id="rId185" Type="http://schemas.openxmlformats.org/officeDocument/2006/relationships/hyperlink" Target="https://github.com/anthropics/claude-code/tree/main/plugins" TargetMode="External"/><Relationship Id="rId184" Type="http://schemas.openxmlformats.org/officeDocument/2006/relationships/hyperlink" Target="https://github.com/anthropics/claude-plugins-community" TargetMode="External"/><Relationship Id="rId182" Type="http://schemas.openxmlformats.org/officeDocument/2006/relationships/hyperlink" Target="https://github.com/anthropics/claude-plugins-official" TargetMode="External"/><Relationship Id="rId236" Type="http://schemas.openxmlformats.org/officeDocument/2006/relationships/hyperlink" Target="https://github.com/cortexkit/magic-context" TargetMode="External"/><Relationship Id="rId225" Type="http://schemas.openxmlformats.org/officeDocument/2006/relationships/hyperlink" Target="https://github.com/features/copilot/agents" TargetMode="External"/><Relationship Id="rId240" Type="http://schemas.openxmlformats.org/officeDocument/2006/relationships/hyperlink" Target="https://github.com/gemini-cli-extensions/conductor" TargetMode="External"/><Relationship Id="rId216" Type="http://schemas.openxmlformats.org/officeDocument/2006/relationships/hyperlink" Target="https://github.com/github/github-mcp-server" TargetMode="External"/><Relationship Id="rId231" Type="http://schemas.openxmlformats.org/officeDocument/2006/relationships/hyperlink" Target="https://github.com/google-antigravity/antigravity-sdk-python" TargetMode="External"/><Relationship Id="rId87" Type="http://schemas.openxmlformats.org/officeDocument/2006/relationships/hyperlink" Target="https://github.com/herdrdev/herdr" TargetMode="External"/><Relationship Id="rId195" Type="http://schemas.openxmlformats.org/officeDocument/2006/relationships/hyperlink" Target="https://github.com/obra/superpowers" TargetMode="External"/><Relationship Id="rId201" Type="http://schemas.openxmlformats.org/officeDocument/2006/relationships/hyperlink" Target="https://github.com/openai/codex-plugin-cc" TargetMode="External"/><Relationship Id="rId150" Type="http://schemas.openxmlformats.org/officeDocument/2006/relationships/hyperlink" Target="https://github.com/posit-dev" TargetMode="External"/><Relationship Id="rId162" Type="http://schemas.openxmlformats.org/officeDocument/2006/relationships/hyperlink" Target="https://github.com/posit-dev/ai-lib" TargetMode="External"/><Relationship Id="rId165" Type="http://schemas.openxmlformats.org/officeDocument/2006/relationships/hyperlink" Target="https://github.com/posit-dev/assistant-feedback" TargetMode="External"/><Relationship Id="rId163" Type="http://schemas.openxmlformats.org/officeDocument/2006/relationships/hyperlink" Target="https://github.com/posit-dev/bluffbench2" TargetMode="External"/><Relationship Id="rId155" Type="http://schemas.openxmlformats.org/officeDocument/2006/relationships/hyperlink" Target="https://github.com/posit-dev/btw" TargetMode="External"/><Relationship Id="rId153" Type="http://schemas.openxmlformats.org/officeDocument/2006/relationships/hyperlink" Target="https://github.com/posit-dev/chatlas" TargetMode="External"/><Relationship Id="rId161" Type="http://schemas.openxmlformats.org/officeDocument/2006/relationships/hyperlink" Target="https://github.com/posit-dev/code-index" TargetMode="External"/><Relationship Id="rId160" Type="http://schemas.openxmlformats.org/officeDocument/2006/relationships/hyperlink" Target="https://github.com/posit-dev/commons" TargetMode="External"/><Relationship Id="rId156" Type="http://schemas.openxmlformats.org/officeDocument/2006/relationships/hyperlink" Target="https://github.com/posit-dev/mcp-repl" TargetMode="External"/><Relationship Id="rId152" Type="http://schemas.openxmlformats.org/officeDocument/2006/relationships/hyperlink" Target="https://github.com/posit-dev/mcptools" TargetMode="External"/><Relationship Id="rId166" Type="http://schemas.openxmlformats.org/officeDocument/2006/relationships/hyperlink" Target="https://github.com/posit-dev/nesevals" TargetMode="External"/><Relationship Id="rId169" Type="http://schemas.openxmlformats.org/officeDocument/2006/relationships/hyperlink" Target="https://github.com/posit-dev/positron" TargetMode="External"/><Relationship Id="rId164" Type="http://schemas.openxmlformats.org/officeDocument/2006/relationships/hyperlink" Target="https://github.com/posit-dev/positron-copilot-chat" TargetMode="External"/><Relationship Id="rId151" Type="http://schemas.openxmlformats.org/officeDocument/2006/relationships/hyperlink" Target="https://github.com/posit-dev/querychat" TargetMode="External"/><Relationship Id="rId158" Type="http://schemas.openxmlformats.org/officeDocument/2006/relationships/hyperlink" Target="https://github.com/posit-dev/raghilda" TargetMode="External"/><Relationship Id="rId157" Type="http://schemas.openxmlformats.org/officeDocument/2006/relationships/hyperlink" Target="https://github.com/posit-dev/shiny-assistant" TargetMode="External"/><Relationship Id="rId154" Type="http://schemas.openxmlformats.org/officeDocument/2006/relationships/hyperlink" Target="https://github.com/posit-dev/shinychat" TargetMode="External"/><Relationship Id="rId159" Type="http://schemas.openxmlformats.org/officeDocument/2006/relationships/hyperlink" Target="https://github.com/posit-dev/shinyrealtime" TargetMode="External"/><Relationship Id="rId143" Type="http://schemas.openxmlformats.org/officeDocument/2006/relationships/hyperlink" Target="https://github.com/posit-dev/skills" TargetMode="External"/><Relationship Id="rId176" Type="http://schemas.openxmlformats.org/officeDocument/2006/relationships/hyperlink" Target="https://github.com/sembr/skills" TargetMode="External"/><Relationship Id="rId167" Type="http://schemas.openxmlformats.org/officeDocument/2006/relationships/hyperlink" Target="https://github.com/tidyverse/ellmer" TargetMode="External"/><Relationship Id="rId168" Type="http://schemas.openxmlformats.org/officeDocument/2006/relationships/hyperlink" Target="https://github.com/tidyverse/ragnar" TargetMode="External"/><Relationship Id="rId171" Type="http://schemas.openxmlformats.org/officeDocument/2006/relationships/hyperlink" Target="https://github.com/tidyverse/vitals" TargetMode="External"/><Relationship Id="rId306" Type="http://schemas.openxmlformats.org/officeDocument/2006/relationships/hyperlink" Target="https://github.com/yigitkonur/awesome-herdr" TargetMode="External"/><Relationship Id="rId15" Type="http://schemas.openxmlformats.org/officeDocument/2006/relationships/hyperlink" Target="https://help.openai.com/en/articles/4936850-where-do-i-find-my-openai-api-key" TargetMode="External"/><Relationship Id="rId86" Type="http://schemas.openxmlformats.org/officeDocument/2006/relationships/hyperlink" Target="https://herdr.dev/" TargetMode="External"/><Relationship Id="rId90" Type="http://schemas.openxmlformats.org/officeDocument/2006/relationships/hyperlink" Target="https://herdr.dev/agent-guide.md" TargetMode="External"/><Relationship Id="rId289" Type="http://schemas.openxmlformats.org/officeDocument/2006/relationships/hyperlink" Target="https://herdr.dev/docs/agents/" TargetMode="External"/><Relationship Id="rId291" Type="http://schemas.openxmlformats.org/officeDocument/2006/relationships/hyperlink" Target="https://herdr.dev/docs/concepts/" TargetMode="External"/><Relationship Id="rId293" Type="http://schemas.openxmlformats.org/officeDocument/2006/relationships/hyperlink" Target="https://herdr.dev/docs/connecting-machines/" TargetMode="External"/><Relationship Id="rId298" Type="http://schemas.openxmlformats.org/officeDocument/2006/relationships/hyperlink" Target="https://herdr.dev/docs/install/" TargetMode="External"/><Relationship Id="rId300" Type="http://schemas.openxmlformats.org/officeDocument/2006/relationships/hyperlink" Target="https://herdr.dev/docs/session-state/" TargetMode="External"/><Relationship Id="rId302" Type="http://schemas.openxmlformats.org/officeDocument/2006/relationships/hyperlink" Target="https://herdr.dev/docs/socket-api/" TargetMode="External"/><Relationship Id="rId96" Type="http://schemas.openxmlformats.org/officeDocument/2006/relationships/hyperlink" Target="https://jekyllrb.com/docs/front-matter/" TargetMode="External"/><Relationship Id="rId23" Type="http://schemas.openxmlformats.org/officeDocument/2006/relationships/hyperlink" Target="https://marketplace.visualstudio.com/items?itemName=johnny-zhao.oai-compatible-copilot" TargetMode="External"/><Relationship Id="rId116" Type="http://schemas.openxmlformats.org/officeDocument/2006/relationships/hyperlink" Target="https://modelcontextprotocol.io/" TargetMode="External"/><Relationship Id="rId287" Type="http://schemas.openxmlformats.org/officeDocument/2006/relationships/hyperlink" Target="https://news.ycombinator.com/item?id=48714802" TargetMode="External"/><Relationship Id="rId71" Type="http://schemas.openxmlformats.org/officeDocument/2006/relationships/hyperlink" Target="https://nodejs.org/" TargetMode="External"/><Relationship Id="rId76" Type="http://schemas.openxmlformats.org/officeDocument/2006/relationships/hyperlink" Target="https://ohmyz.sh/" TargetMode="External"/><Relationship Id="rId178" Type="http://schemas.openxmlformats.org/officeDocument/2006/relationships/hyperlink" Target="https://pi.dev" TargetMode="External"/><Relationship Id="rId13" Type="http://schemas.openxmlformats.org/officeDocument/2006/relationships/hyperlink" Target="https://platform.openai.com/api-keys" TargetMode="External"/><Relationship Id="rId14" Type="http://schemas.openxmlformats.org/officeDocument/2006/relationships/hyperlink" Target="https://positron.posit.co/assistant-getting-started.html" TargetMode="External"/><Relationship Id="rId264" Type="http://schemas.openxmlformats.org/officeDocument/2006/relationships/hyperlink" Target="https://raw.githubusercontent.com/Morrison-Lab/stats-allowlist/main/claude-allowlist.txt" TargetMode="External"/><Relationship Id="rId278" Type="http://schemas.openxmlformats.org/officeDocument/2006/relationships/hyperlink" Target="https://raw.githubusercontent.com/anthropics/claude-plugins-official/main/plugins/ralph-loop/README.md" TargetMode="External"/><Relationship Id="rId175" Type="http://schemas.openxmlformats.org/officeDocument/2006/relationships/hyperlink" Target="https://sembr.org/" TargetMode="External"/><Relationship Id="rId136" Type="http://schemas.openxmlformats.org/officeDocument/2006/relationships/hyperlink" Target="https://tessl.io/" TargetMode="External"/><Relationship Id="rId346" Type="http://schemas.openxmlformats.org/officeDocument/2006/relationships/hyperlink" Target="https://tessl.io/pricing" TargetMode="External"/><Relationship Id="rId348" Type="http://schemas.openxmlformats.org/officeDocument/2006/relationships/hyperlink" Target="https://tessl.io/registry" TargetMode="External"/><Relationship Id="rId65" Type="http://schemas.openxmlformats.org/officeDocument/2006/relationships/hyperlink" Target="https://www.anthropic.com/claude-code" TargetMode="External"/><Relationship Id="rId228" Type="http://schemas.openxmlformats.org/officeDocument/2006/relationships/hyperlink" Target="https://www.granola.ai/blog/granola-mcp" TargetMode="External"/><Relationship Id="rId69" Type="http://schemas.openxmlformats.org/officeDocument/2006/relationships/hyperlink" Target="https://www.msys2.org/" TargetMode="External"/><Relationship Id="rId356" Type="http://schemas.openxmlformats.org/officeDocument/2006/relationships/hyperlink" Target="https://www.ycombinator.com/companies/herdr" TargetMode="External"/><Relationship Id="rId172" Type="http://schemas.openxmlformats.org/officeDocument/2006/relationships/hyperlink" Target="local-models.qmd#sec-ai-offline" TargetMode="External"/><Relationship Id="rId146" Type="http://schemas.openxmlformats.org/officeDocument/2006/relationships/hyperlink" Target="pr-workflow-with-agents.qmd" TargetMode="External"/><Relationship Id="rId147" Type="http://schemas.openxmlformats.org/officeDocument/2006/relationships/hyperlink" Target="pr-workflow-with-agents.qmd#sec-ai-claude-code-action-review" TargetMode="External"/><Relationship Id="rId206" Type="http://schemas.openxmlformats.org/officeDocument/2006/relationships/hyperlink" Target="pr-workflow-with-agents.qmd#sec-ai-codex-github-review" TargetMode="External"/><Relationship Id="rId192" Type="http://schemas.openxmlformats.org/officeDocument/2006/relationships/hyperlink" Target="pr-workflow-with-agents.qmd#sec-ai-pr-activity-notifications" TargetMode="External"/><Relationship Id="rId197" Type="http://schemas.openxmlformats.org/officeDocument/2006/relationships/hyperlink" Target="pr-workflow-with-agents.qmd#sec-fully-cle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Configuring and Extending Agents</dc:title>
  <dc:creator/>
  <cp:keywords/>
  <dcterms:created xsi:type="dcterms:W3CDTF">2026-10-12T09:08:11Z</dcterms:created>
  <dcterms:modified xsi:type="dcterms:W3CDTF">2026-10-12T09:08:11Z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