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2026-10-12 00:37:16 (PDT)</w:delText>
        </w:r>
      </w:del>
    </w:p>
    <w:p>
      <w:pPr>
        <w:pStyle w:val="Date"/>
      </w:pPr>
      <w:ins w:id="2" w:author="PR Preview" w:date="2026-01-01T00:00:00Z">
        <w:r>
          <w:t xml:space="preserve">Last modified: 2026-10-12 02:02:35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2026-10-12T09:11:19Z</dcterms:created>
  <dcterms:modified xsi:type="dcterms:W3CDTF">2026-10-12T09:11:19Z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02:02:35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